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04D88A">
      <w:pPr>
        <w:spacing w:after="0" w:line="240" w:lineRule="auto"/>
        <w:jc w:val="center"/>
        <w:rPr>
          <w:del w:id="0" w:author="范华玉" w:date="2026-07-20T13:49:45Z"/>
          <w:rFonts w:ascii="华文中宋" w:hAnsi="华文中宋" w:eastAsia="华文中宋"/>
          <w:sz w:val="24"/>
        </w:rPr>
      </w:pPr>
      <w:del w:id="1" w:author="范华玉" w:date="2026-07-20T13:49:45Z">
        <w:r>
          <w:rPr>
            <w:rFonts w:hint="eastAsia" w:ascii="华文中宋" w:hAnsi="华文中宋" w:eastAsia="华文中宋"/>
            <w:sz w:val="24"/>
          </w:rPr>
          <w:delText>华润啤酒制度信息表</w:delText>
        </w:r>
      </w:del>
    </w:p>
    <w:p w14:paraId="7432E0AC">
      <w:pPr>
        <w:spacing w:after="0" w:line="240" w:lineRule="auto"/>
        <w:rPr>
          <w:del w:id="2" w:author="范华玉" w:date="2026-07-20T13:49:45Z"/>
          <w:sz w:val="21"/>
        </w:rPr>
      </w:pPr>
      <w:del w:id="3" w:author="范华玉" w:date="2026-07-20T13:49:45Z">
        <w:r>
          <w:rPr>
            <w:rFonts w:hint="eastAsia"/>
            <w:sz w:val="21"/>
          </w:rPr>
          <w:delText>制度基本信息</w:delText>
        </w:r>
      </w:del>
    </w:p>
    <w:p w14:paraId="5EE21201">
      <w:pPr>
        <w:pStyle w:val="35"/>
        <w:framePr w:w="0" w:hRule="auto" w:wrap="auto" w:vAnchor="margin" w:hAnchor="text" w:xAlign="left" w:yAlign="inline"/>
        <w:spacing w:line="400" w:lineRule="exact"/>
        <w:rPr>
          <w:del w:id="4" w:author="范华玉" w:date="2026-07-20T13:49:45Z"/>
        </w:rPr>
      </w:pPr>
      <w:del w:id="5" w:author="范华玉" w:date="2026-07-20T13:49:45Z">
        <w:r>
          <w:rPr/>
          <mc:AlternateContent>
            <mc:Choice Requires="wps">
              <w:drawing>
                <wp:anchor distT="0" distB="0" distL="114300" distR="114300" simplePos="0" relativeHeight="251659264" behindDoc="0" locked="0" layoutInCell="1" allowOverlap="1">
                  <wp:simplePos x="0" y="0"/>
                  <wp:positionH relativeFrom="margin">
                    <wp:posOffset>-15875</wp:posOffset>
                  </wp:positionH>
                  <wp:positionV relativeFrom="paragraph">
                    <wp:posOffset>90805</wp:posOffset>
                  </wp:positionV>
                  <wp:extent cx="5312410" cy="0"/>
                  <wp:effectExtent l="0" t="19050" r="40640" b="38100"/>
                  <wp:wrapNone/>
                  <wp:docPr id="8" name="直接连接符 8"/>
                  <wp:cNvGraphicFramePr/>
                  <a:graphic xmlns:a="http://schemas.openxmlformats.org/drawingml/2006/main">
                    <a:graphicData uri="http://schemas.microsoft.com/office/word/2010/wordprocessingShape">
                      <wps:wsp>
                        <wps:cNvCnPr/>
                        <wps:spPr>
                          <a:xfrm flipV="1">
                            <a:off x="0" y="0"/>
                            <a:ext cx="5312720" cy="0"/>
                          </a:xfrm>
                          <a:prstGeom prst="line">
                            <a:avLst/>
                          </a:prstGeom>
                          <a:ln w="57150">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25pt;margin-top:7.15pt;height:0pt;width:418.3pt;mso-position-horizontal-relative:margin;z-index:251659264;mso-width-relative:page;mso-height-relative:page;" filled="f" stroked="t" coordsize="21600,21600" o:gfxdata="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UGyV/2AAAAAgBAAAPAAAAAAAAAAEAIAAAACIAAABkcnMvZG93bnJl&#10;di54bWxQSwECFAAUAAAACACHTuJAzJKP5/0BAADeAwAADgAAAAAAAAABACAAAAAnAQAAZHJzL2Uy&#10;b0RvYy54bWxQSwUGAAAAAAYABgBZAQAAlgUAAAAA&#10;">
                  <v:fill on="f" focussize="0,0"/>
                  <v:stroke weight="4.5pt" color="#767171 [1614]" miterlimit="8" joinstyle="miter"/>
                  <v:imagedata o:title=""/>
                  <o:lock v:ext="edit" aspectratio="f"/>
                </v:line>
              </w:pict>
            </mc:Fallback>
          </mc:AlternateContent>
        </w:r>
      </w:del>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6600"/>
      </w:tblGrid>
      <w:tr w14:paraId="61E16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7" w:author="范华玉" w:date="2026-07-20T13:49:45Z"/>
        </w:trPr>
        <w:tc>
          <w:tcPr>
            <w:tcW w:w="1696" w:type="dxa"/>
            <w:shd w:val="clear" w:color="auto" w:fill="D0CECE" w:themeFill="background2" w:themeFillShade="E6"/>
            <w:vAlign w:val="center"/>
          </w:tcPr>
          <w:p w14:paraId="21D9A361">
            <w:pPr>
              <w:pStyle w:val="15"/>
              <w:spacing w:before="0" w:beforeAutospacing="0" w:after="0" w:afterAutospacing="0"/>
              <w:jc w:val="center"/>
              <w:rPr>
                <w:del w:id="8" w:author="范华玉" w:date="2026-07-20T13:49:45Z"/>
                <w:rFonts w:hAnsi="Times New Roman" w:cs="Times New Roman"/>
                <w:sz w:val="21"/>
                <w:szCs w:val="21"/>
              </w:rPr>
            </w:pPr>
            <w:del w:id="9" w:author="范华玉" w:date="2026-07-20T13:49:45Z">
              <w:r>
                <w:rPr>
                  <w:rFonts w:hint="eastAsia" w:hAnsi="Times New Roman" w:cs="Times New Roman"/>
                  <w:sz w:val="21"/>
                  <w:szCs w:val="21"/>
                </w:rPr>
                <w:delText>制度名称</w:delText>
              </w:r>
            </w:del>
          </w:p>
        </w:tc>
        <w:tc>
          <w:tcPr>
            <w:tcW w:w="6600" w:type="dxa"/>
            <w:vAlign w:val="center"/>
          </w:tcPr>
          <w:p w14:paraId="355D931C">
            <w:pPr>
              <w:pStyle w:val="15"/>
              <w:spacing w:before="0" w:beforeAutospacing="0" w:after="0" w:afterAutospacing="0"/>
              <w:rPr>
                <w:del w:id="10" w:author="范华玉" w:date="2026-07-20T13:49:45Z"/>
                <w:rFonts w:hint="default" w:hAnsi="Times New Roman" w:eastAsia="宋体" w:cs="Times New Roman"/>
                <w:sz w:val="21"/>
                <w:szCs w:val="21"/>
                <w:lang w:val="en-US" w:eastAsia="zh-CN"/>
              </w:rPr>
            </w:pPr>
            <w:del w:id="11" w:author="范华玉" w:date="2026-07-20T13:49:45Z">
              <w:r>
                <w:rPr>
                  <w:rFonts w:hint="eastAsia"/>
                  <w:sz w:val="21"/>
                  <w:szCs w:val="21"/>
                </w:rPr>
                <w:delText>华润啤酒员工职业发展管理办法</w:delText>
              </w:r>
            </w:del>
          </w:p>
        </w:tc>
      </w:tr>
      <w:tr w14:paraId="1ECEE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12" w:author="范华玉" w:date="2026-07-20T13:49:45Z"/>
        </w:trPr>
        <w:tc>
          <w:tcPr>
            <w:tcW w:w="1696" w:type="dxa"/>
            <w:shd w:val="clear" w:color="auto" w:fill="D0CECE" w:themeFill="background2" w:themeFillShade="E6"/>
            <w:vAlign w:val="center"/>
          </w:tcPr>
          <w:p w14:paraId="206AD2BF">
            <w:pPr>
              <w:pStyle w:val="15"/>
              <w:spacing w:before="0" w:beforeAutospacing="0" w:after="0" w:afterAutospacing="0"/>
              <w:jc w:val="center"/>
              <w:rPr>
                <w:del w:id="13" w:author="范华玉" w:date="2026-07-20T13:49:45Z"/>
                <w:rFonts w:hAnsi="Times New Roman" w:cs="Times New Roman"/>
                <w:sz w:val="21"/>
                <w:szCs w:val="21"/>
              </w:rPr>
            </w:pPr>
            <w:del w:id="14" w:author="范华玉" w:date="2026-07-20T13:49:45Z">
              <w:r>
                <w:rPr>
                  <w:rFonts w:hint="eastAsia" w:hAnsi="Times New Roman" w:cs="Times New Roman"/>
                  <w:sz w:val="21"/>
                  <w:szCs w:val="21"/>
                </w:rPr>
                <w:delText>制度级别</w:delText>
              </w:r>
            </w:del>
          </w:p>
        </w:tc>
        <w:tc>
          <w:tcPr>
            <w:tcW w:w="6600" w:type="dxa"/>
            <w:vAlign w:val="center"/>
          </w:tcPr>
          <w:p w14:paraId="3D23BB22">
            <w:pPr>
              <w:pStyle w:val="15"/>
              <w:spacing w:before="0" w:beforeAutospacing="0" w:after="0" w:afterAutospacing="0"/>
              <w:rPr>
                <w:del w:id="15" w:author="范华玉" w:date="2026-07-20T13:49:45Z"/>
                <w:sz w:val="21"/>
                <w:szCs w:val="21"/>
              </w:rPr>
            </w:pPr>
            <w:del w:id="16" w:author="范华玉" w:date="2026-07-20T13:49:45Z">
              <w:r>
                <w:rPr>
                  <w:rFonts w:hint="eastAsia"/>
                  <w:sz w:val="21"/>
                  <w:szCs w:val="21"/>
                </w:rPr>
                <w:delText>管理办法（二级制度）</w:delText>
              </w:r>
            </w:del>
          </w:p>
        </w:tc>
      </w:tr>
      <w:tr w14:paraId="16782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17" w:author="范华玉" w:date="2026-07-20T13:49:45Z"/>
        </w:trPr>
        <w:tc>
          <w:tcPr>
            <w:tcW w:w="1696" w:type="dxa"/>
            <w:shd w:val="clear" w:color="auto" w:fill="D0CECE" w:themeFill="background2" w:themeFillShade="E6"/>
            <w:vAlign w:val="center"/>
          </w:tcPr>
          <w:p w14:paraId="029BFB3A">
            <w:pPr>
              <w:pStyle w:val="15"/>
              <w:spacing w:before="0" w:beforeAutospacing="0" w:after="0" w:afterAutospacing="0"/>
              <w:jc w:val="center"/>
              <w:rPr>
                <w:del w:id="18" w:author="范华玉" w:date="2026-07-20T13:49:45Z"/>
                <w:rFonts w:hint="eastAsia" w:hAnsi="Times New Roman" w:cs="Times New Roman"/>
                <w:sz w:val="21"/>
                <w:szCs w:val="21"/>
              </w:rPr>
            </w:pPr>
            <w:del w:id="19" w:author="范华玉" w:date="2026-07-20T13:49:45Z">
              <w:r>
                <w:rPr>
                  <w:rFonts w:hint="eastAsia" w:hAnsi="Times New Roman" w:cs="Times New Roman"/>
                  <w:sz w:val="21"/>
                  <w:szCs w:val="21"/>
                </w:rPr>
                <w:delText>制度编号</w:delText>
              </w:r>
            </w:del>
          </w:p>
        </w:tc>
        <w:tc>
          <w:tcPr>
            <w:tcW w:w="6600" w:type="dxa"/>
            <w:vAlign w:val="center"/>
          </w:tcPr>
          <w:p w14:paraId="350185D6">
            <w:pPr>
              <w:pStyle w:val="15"/>
              <w:spacing w:before="0" w:beforeAutospacing="0" w:after="0" w:afterAutospacing="0"/>
              <w:jc w:val="left"/>
              <w:rPr>
                <w:del w:id="20" w:author="范华玉" w:date="2026-07-20T13:49:45Z"/>
                <w:rFonts w:hint="eastAsia" w:hAnsi="Times New Roman" w:cs="Times New Roman"/>
                <w:sz w:val="21"/>
                <w:szCs w:val="21"/>
              </w:rPr>
            </w:pPr>
            <w:del w:id="21" w:author="范华玉" w:date="2026-07-20T13:49:45Z">
              <w:r>
                <w:rPr>
                  <w:rFonts w:hint="eastAsia" w:hAnsi="Times New Roman" w:cs="Times New Roman"/>
                  <w:sz w:val="21"/>
                  <w:szCs w:val="21"/>
                  <w:lang w:val="en-US" w:eastAsia="zh-CN"/>
                </w:rPr>
                <w:delText>华啤B03-55-人力26D</w:delText>
              </w:r>
            </w:del>
          </w:p>
        </w:tc>
      </w:tr>
      <w:tr w14:paraId="61F21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22" w:author="范华玉" w:date="2026-07-20T13:49:45Z"/>
        </w:trPr>
        <w:tc>
          <w:tcPr>
            <w:tcW w:w="1696" w:type="dxa"/>
            <w:shd w:val="clear" w:color="auto" w:fill="D0CECE" w:themeFill="background2" w:themeFillShade="E6"/>
            <w:vAlign w:val="center"/>
          </w:tcPr>
          <w:p w14:paraId="1B1E26CF">
            <w:pPr>
              <w:pStyle w:val="15"/>
              <w:spacing w:before="0" w:beforeAutospacing="0" w:after="0" w:afterAutospacing="0"/>
              <w:jc w:val="center"/>
              <w:rPr>
                <w:del w:id="23" w:author="范华玉" w:date="2026-07-20T13:49:45Z"/>
                <w:rFonts w:hAnsi="Times New Roman" w:cs="Times New Roman"/>
                <w:sz w:val="21"/>
                <w:szCs w:val="21"/>
              </w:rPr>
            </w:pPr>
            <w:del w:id="24" w:author="范华玉" w:date="2026-07-20T13:49:45Z">
              <w:r>
                <w:rPr>
                  <w:rFonts w:hint="eastAsia" w:hAnsi="Times New Roman" w:cs="Times New Roman"/>
                  <w:sz w:val="21"/>
                  <w:szCs w:val="21"/>
                </w:rPr>
                <w:delText>制度批准者</w:delText>
              </w:r>
            </w:del>
          </w:p>
        </w:tc>
        <w:tc>
          <w:tcPr>
            <w:tcW w:w="6600" w:type="dxa"/>
            <w:vAlign w:val="center"/>
          </w:tcPr>
          <w:p w14:paraId="6EC3A086">
            <w:pPr>
              <w:pStyle w:val="15"/>
              <w:spacing w:before="0" w:beforeAutospacing="0" w:after="0" w:afterAutospacing="0"/>
              <w:rPr>
                <w:del w:id="25" w:author="范华玉" w:date="2026-07-20T13:49:45Z"/>
                <w:rFonts w:hAnsi="Times New Roman" w:cs="Times New Roman"/>
                <w:sz w:val="21"/>
                <w:szCs w:val="21"/>
              </w:rPr>
            </w:pPr>
            <w:del w:id="26" w:author="范华玉" w:date="2026-07-20T13:49:45Z">
              <w:r>
                <w:rPr>
                  <w:rFonts w:hint="eastAsia" w:hAnsi="Times New Roman" w:cs="Times New Roman"/>
                  <w:sz w:val="21"/>
                  <w:szCs w:val="21"/>
                </w:rPr>
                <w:delText>华润啤酒</w:delText>
              </w:r>
            </w:del>
          </w:p>
        </w:tc>
      </w:tr>
      <w:tr w14:paraId="7A4D8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27" w:author="范华玉" w:date="2026-07-20T13:49:45Z"/>
        </w:trPr>
        <w:tc>
          <w:tcPr>
            <w:tcW w:w="1696" w:type="dxa"/>
            <w:shd w:val="clear" w:color="auto" w:fill="D0CECE" w:themeFill="background2" w:themeFillShade="E6"/>
            <w:vAlign w:val="center"/>
          </w:tcPr>
          <w:p w14:paraId="20BEB810">
            <w:pPr>
              <w:pStyle w:val="15"/>
              <w:spacing w:before="0" w:beforeAutospacing="0" w:after="0" w:afterAutospacing="0"/>
              <w:jc w:val="center"/>
              <w:rPr>
                <w:del w:id="28" w:author="范华玉" w:date="2026-07-20T13:49:45Z"/>
                <w:rFonts w:hAnsi="Times New Roman" w:cs="Times New Roman"/>
                <w:sz w:val="21"/>
                <w:szCs w:val="21"/>
              </w:rPr>
            </w:pPr>
            <w:del w:id="29" w:author="范华玉" w:date="2026-07-20T13:49:45Z">
              <w:r>
                <w:rPr>
                  <w:rFonts w:hint="eastAsia" w:hAnsi="Times New Roman" w:cs="Times New Roman"/>
                  <w:sz w:val="21"/>
                  <w:szCs w:val="21"/>
                </w:rPr>
                <w:delText>制度</w:delText>
              </w:r>
            </w:del>
            <w:del w:id="30" w:author="范华玉" w:date="2026-07-20T13:49:45Z">
              <w:r>
                <w:rPr>
                  <w:rFonts w:hint="eastAsia" w:hAnsi="Times New Roman" w:cs="Times New Roman"/>
                  <w:sz w:val="21"/>
                  <w:szCs w:val="21"/>
                  <w:lang w:eastAsia="zh-CN"/>
                </w:rPr>
                <w:delText>制定</w:delText>
              </w:r>
            </w:del>
            <w:del w:id="31" w:author="范华玉" w:date="2026-07-20T13:49:45Z">
              <w:r>
                <w:rPr>
                  <w:rFonts w:hint="eastAsia" w:hAnsi="Times New Roman" w:cs="Times New Roman"/>
                  <w:sz w:val="21"/>
                  <w:szCs w:val="21"/>
                </w:rPr>
                <w:delText>者</w:delText>
              </w:r>
            </w:del>
          </w:p>
        </w:tc>
        <w:tc>
          <w:tcPr>
            <w:tcW w:w="6600" w:type="dxa"/>
            <w:vAlign w:val="center"/>
          </w:tcPr>
          <w:p w14:paraId="4FA7FACE">
            <w:pPr>
              <w:pStyle w:val="15"/>
              <w:spacing w:before="0" w:beforeAutospacing="0" w:after="0" w:afterAutospacing="0"/>
              <w:rPr>
                <w:del w:id="32" w:author="范华玉" w:date="2026-07-20T13:49:45Z"/>
                <w:rFonts w:hAnsi="Times New Roman" w:cs="Times New Roman"/>
                <w:sz w:val="21"/>
                <w:szCs w:val="21"/>
              </w:rPr>
            </w:pPr>
            <w:del w:id="33" w:author="范华玉" w:date="2026-07-20T13:49:45Z">
              <w:r>
                <w:rPr>
                  <w:rFonts w:hint="eastAsia" w:hAnsi="Times New Roman" w:cs="Times New Roman"/>
                  <w:sz w:val="21"/>
                  <w:szCs w:val="21"/>
                </w:rPr>
                <w:delText>华润啤酒人力资源部</w:delText>
              </w:r>
            </w:del>
          </w:p>
        </w:tc>
      </w:tr>
    </w:tbl>
    <w:p w14:paraId="0AF92A18">
      <w:pPr>
        <w:pStyle w:val="35"/>
        <w:framePr w:w="0" w:hRule="auto" w:wrap="auto" w:vAnchor="margin" w:hAnchor="text" w:xAlign="left" w:yAlign="inline"/>
        <w:spacing w:line="360" w:lineRule="auto"/>
        <w:rPr>
          <w:del w:id="34" w:author="范华玉" w:date="2026-07-20T13:49:45Z"/>
          <w:sz w:val="21"/>
        </w:rPr>
      </w:pPr>
    </w:p>
    <w:p w14:paraId="13D08BCD">
      <w:pPr>
        <w:spacing w:after="0" w:line="240" w:lineRule="auto"/>
        <w:rPr>
          <w:del w:id="35" w:author="范华玉" w:date="2026-07-20T13:49:45Z"/>
          <w:sz w:val="21"/>
        </w:rPr>
      </w:pPr>
      <w:del w:id="36" w:author="范华玉" w:date="2026-07-20T13:49:45Z">
        <w:r>
          <w:rPr>
            <w:rFonts w:hint="eastAsia"/>
            <w:sz w:val="21"/>
          </w:rPr>
          <w:delText>制度版本记录</w:delText>
        </w:r>
      </w:del>
    </w:p>
    <w:p w14:paraId="428FE9F9">
      <w:pPr>
        <w:pStyle w:val="35"/>
        <w:framePr w:w="0" w:hRule="auto" w:wrap="auto" w:vAnchor="margin" w:hAnchor="text" w:xAlign="left" w:yAlign="inline"/>
        <w:spacing w:line="400" w:lineRule="exact"/>
        <w:rPr>
          <w:del w:id="37" w:author="范华玉" w:date="2026-07-20T13:49:45Z"/>
        </w:rPr>
      </w:pPr>
      <w:del w:id="38" w:author="范华玉" w:date="2026-07-20T13:49:45Z">
        <w:r>
          <w:rPr/>
          <mc:AlternateContent>
            <mc:Choice Requires="wps">
              <w:drawing>
                <wp:anchor distT="0" distB="0" distL="114300" distR="114300" simplePos="0" relativeHeight="251660288" behindDoc="0" locked="0" layoutInCell="1" allowOverlap="1">
                  <wp:simplePos x="0" y="0"/>
                  <wp:positionH relativeFrom="margin">
                    <wp:posOffset>-15875</wp:posOffset>
                  </wp:positionH>
                  <wp:positionV relativeFrom="paragraph">
                    <wp:posOffset>90805</wp:posOffset>
                  </wp:positionV>
                  <wp:extent cx="5312410" cy="0"/>
                  <wp:effectExtent l="0" t="19050" r="40640" b="38100"/>
                  <wp:wrapNone/>
                  <wp:docPr id="9" name="直接连接符 9"/>
                  <wp:cNvGraphicFramePr/>
                  <a:graphic xmlns:a="http://schemas.openxmlformats.org/drawingml/2006/main">
                    <a:graphicData uri="http://schemas.microsoft.com/office/word/2010/wordprocessingShape">
                      <wps:wsp>
                        <wps:cNvCnPr/>
                        <wps:spPr>
                          <a:xfrm flipV="1">
                            <a:off x="0" y="0"/>
                            <a:ext cx="5312720" cy="0"/>
                          </a:xfrm>
                          <a:prstGeom prst="line">
                            <a:avLst/>
                          </a:prstGeom>
                          <a:ln w="57150">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25pt;margin-top:7.15pt;height:0pt;width:418.3pt;mso-position-horizontal-relative:margin;z-index:251660288;mso-width-relative:page;mso-height-relative:page;" filled="f" stroked="t" coordsize="21600,21600" o:gfxdata="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lBslf9gAAAAIAQAADwAAAAAAAAABACAAAAAiAAAAZHJzL2Rvd25y&#10;ZXYueG1sUEsBAhQAFAAAAAgAh07iQFAyEd/+AQAA3gMAAA4AAAAAAAAAAQAgAAAAJwEAAGRycy9l&#10;Mm9Eb2MueG1sUEsFBgAAAAAGAAYAWQEAAJcFAAAAAA==&#10;">
                  <v:fill on="f" focussize="0,0"/>
                  <v:stroke weight="4.5pt" color="#767171 [1614]" miterlimit="8" joinstyle="miter"/>
                  <v:imagedata o:title=""/>
                  <o:lock v:ext="edit" aspectratio="f"/>
                </v:line>
              </w:pict>
            </mc:Fallback>
          </mc:AlternateContent>
        </w:r>
      </w:del>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1276"/>
        <w:gridCol w:w="4913"/>
      </w:tblGrid>
      <w:tr w14:paraId="290FF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40" w:author="范华玉" w:date="2026-07-20T13:49:45Z"/>
        </w:trPr>
        <w:tc>
          <w:tcPr>
            <w:tcW w:w="1980" w:type="dxa"/>
            <w:shd w:val="clear" w:color="auto" w:fill="D0CECE" w:themeFill="background2" w:themeFillShade="E6"/>
            <w:vAlign w:val="center"/>
          </w:tcPr>
          <w:p w14:paraId="260FDFA2">
            <w:pPr>
              <w:pStyle w:val="15"/>
              <w:spacing w:before="0" w:beforeAutospacing="0" w:after="0" w:afterAutospacing="0"/>
              <w:jc w:val="center"/>
              <w:rPr>
                <w:del w:id="41" w:author="范华玉" w:date="2026-07-20T13:49:45Z"/>
                <w:rFonts w:hAnsi="Times New Roman" w:cs="Times New Roman"/>
                <w:sz w:val="21"/>
                <w:szCs w:val="20"/>
              </w:rPr>
            </w:pPr>
            <w:del w:id="42" w:author="范华玉" w:date="2026-07-20T13:49:45Z">
              <w:r>
                <w:rPr>
                  <w:rFonts w:hint="eastAsia" w:hAnsi="Times New Roman" w:cs="Times New Roman"/>
                  <w:sz w:val="21"/>
                  <w:szCs w:val="20"/>
                </w:rPr>
                <w:delText>生效日期</w:delText>
              </w:r>
            </w:del>
          </w:p>
        </w:tc>
        <w:tc>
          <w:tcPr>
            <w:tcW w:w="1276" w:type="dxa"/>
            <w:shd w:val="clear" w:color="auto" w:fill="D0CECE" w:themeFill="background2" w:themeFillShade="E6"/>
            <w:vAlign w:val="center"/>
          </w:tcPr>
          <w:p w14:paraId="4A030C16">
            <w:pPr>
              <w:pStyle w:val="15"/>
              <w:spacing w:before="0" w:beforeAutospacing="0" w:after="0" w:afterAutospacing="0"/>
              <w:jc w:val="center"/>
              <w:rPr>
                <w:del w:id="43" w:author="范华玉" w:date="2026-07-20T13:49:45Z"/>
                <w:rFonts w:hAnsi="Times New Roman" w:cs="Times New Roman"/>
                <w:sz w:val="21"/>
                <w:szCs w:val="20"/>
              </w:rPr>
            </w:pPr>
            <w:del w:id="44" w:author="范华玉" w:date="2026-07-20T13:49:45Z">
              <w:r>
                <w:rPr>
                  <w:rFonts w:hint="eastAsia" w:hAnsi="Times New Roman" w:cs="Times New Roman"/>
                  <w:sz w:val="21"/>
                  <w:szCs w:val="20"/>
                </w:rPr>
                <w:delText>制度起草人</w:delText>
              </w:r>
            </w:del>
          </w:p>
        </w:tc>
        <w:tc>
          <w:tcPr>
            <w:tcW w:w="4913" w:type="dxa"/>
            <w:shd w:val="clear" w:color="auto" w:fill="D0CECE" w:themeFill="background2" w:themeFillShade="E6"/>
            <w:vAlign w:val="center"/>
          </w:tcPr>
          <w:p w14:paraId="71F397B5">
            <w:pPr>
              <w:pStyle w:val="15"/>
              <w:spacing w:before="0" w:beforeAutospacing="0" w:after="0" w:afterAutospacing="0"/>
              <w:jc w:val="center"/>
              <w:rPr>
                <w:del w:id="45" w:author="范华玉" w:date="2026-07-20T13:49:45Z"/>
                <w:rFonts w:hAnsi="Times New Roman" w:cs="Times New Roman"/>
                <w:sz w:val="21"/>
                <w:szCs w:val="20"/>
              </w:rPr>
            </w:pPr>
            <w:del w:id="46" w:author="范华玉" w:date="2026-07-20T13:49:45Z">
              <w:r>
                <w:rPr>
                  <w:rFonts w:hint="eastAsia" w:hAnsi="Times New Roman" w:cs="Times New Roman"/>
                  <w:sz w:val="21"/>
                  <w:szCs w:val="20"/>
                </w:rPr>
                <w:delText>变更说明</w:delText>
              </w:r>
            </w:del>
          </w:p>
        </w:tc>
      </w:tr>
      <w:tr w14:paraId="1E268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47" w:author="范华玉" w:date="2026-07-20T13:49:45Z"/>
        </w:trPr>
        <w:tc>
          <w:tcPr>
            <w:tcW w:w="1980" w:type="dxa"/>
            <w:vAlign w:val="center"/>
          </w:tcPr>
          <w:p w14:paraId="641B8655">
            <w:pPr>
              <w:pStyle w:val="15"/>
              <w:spacing w:before="0" w:beforeAutospacing="0" w:after="0" w:afterAutospacing="0"/>
              <w:jc w:val="center"/>
              <w:rPr>
                <w:del w:id="48" w:author="范华玉" w:date="2026-07-20T13:49:45Z"/>
                <w:rFonts w:hAnsi="Times New Roman" w:cs="Times New Roman"/>
                <w:sz w:val="21"/>
                <w:szCs w:val="20"/>
                <w:highlight w:val="none"/>
              </w:rPr>
            </w:pPr>
            <w:del w:id="49" w:author="范华玉" w:date="2026-07-20T13:49:45Z">
              <w:r>
                <w:rPr>
                  <w:rFonts w:hint="eastAsia" w:hAnsi="Times New Roman" w:cs="Times New Roman"/>
                  <w:sz w:val="21"/>
                  <w:szCs w:val="20"/>
                  <w:highlight w:val="none"/>
                  <w:lang w:val="en-US" w:eastAsia="zh-CN"/>
                </w:rPr>
                <w:delText>2019</w:delText>
              </w:r>
            </w:del>
            <w:del w:id="50" w:author="范华玉" w:date="2026-07-20T13:49:45Z">
              <w:r>
                <w:rPr>
                  <w:rFonts w:hint="eastAsia" w:hAnsi="Times New Roman" w:cs="Times New Roman"/>
                  <w:sz w:val="21"/>
                  <w:szCs w:val="20"/>
                  <w:highlight w:val="none"/>
                </w:rPr>
                <w:delText>年</w:delText>
              </w:r>
            </w:del>
            <w:del w:id="51" w:author="范华玉" w:date="2026-07-20T13:49:45Z">
              <w:r>
                <w:rPr>
                  <w:rFonts w:hint="eastAsia" w:hAnsi="Times New Roman" w:cs="Times New Roman"/>
                  <w:sz w:val="21"/>
                  <w:szCs w:val="20"/>
                  <w:highlight w:val="none"/>
                  <w:lang w:val="en-US" w:eastAsia="zh-CN"/>
                </w:rPr>
                <w:delText>8</w:delText>
              </w:r>
            </w:del>
            <w:del w:id="52" w:author="范华玉" w:date="2026-07-20T13:49:45Z">
              <w:r>
                <w:rPr>
                  <w:rFonts w:hint="eastAsia" w:hAnsi="Times New Roman" w:cs="Times New Roman"/>
                  <w:sz w:val="21"/>
                  <w:szCs w:val="20"/>
                  <w:highlight w:val="none"/>
                </w:rPr>
                <w:delText>月</w:delText>
              </w:r>
            </w:del>
            <w:del w:id="53" w:author="范华玉" w:date="2026-07-20T13:49:45Z">
              <w:r>
                <w:rPr>
                  <w:rFonts w:hint="eastAsia" w:hAnsi="Times New Roman" w:cs="Times New Roman"/>
                  <w:sz w:val="21"/>
                  <w:szCs w:val="20"/>
                  <w:highlight w:val="none"/>
                  <w:lang w:val="en-US" w:eastAsia="zh-CN"/>
                </w:rPr>
                <w:delText>7</w:delText>
              </w:r>
            </w:del>
            <w:del w:id="54" w:author="范华玉" w:date="2026-07-20T13:49:45Z">
              <w:r>
                <w:rPr>
                  <w:rFonts w:hint="eastAsia" w:hAnsi="Times New Roman" w:cs="Times New Roman"/>
                  <w:sz w:val="21"/>
                  <w:szCs w:val="20"/>
                  <w:highlight w:val="none"/>
                </w:rPr>
                <w:delText>日</w:delText>
              </w:r>
            </w:del>
          </w:p>
        </w:tc>
        <w:tc>
          <w:tcPr>
            <w:tcW w:w="1276" w:type="dxa"/>
            <w:vAlign w:val="center"/>
          </w:tcPr>
          <w:p w14:paraId="0EFD67B6">
            <w:pPr>
              <w:pStyle w:val="15"/>
              <w:spacing w:before="0" w:beforeAutospacing="0" w:after="0" w:afterAutospacing="0"/>
              <w:jc w:val="center"/>
              <w:rPr>
                <w:del w:id="55" w:author="范华玉" w:date="2026-07-20T13:49:45Z"/>
                <w:rFonts w:hAnsi="Times New Roman" w:cs="Times New Roman"/>
                <w:sz w:val="21"/>
                <w:szCs w:val="20"/>
                <w:highlight w:val="none"/>
              </w:rPr>
            </w:pPr>
            <w:del w:id="56" w:author="范华玉" w:date="2026-07-20T13:49:45Z">
              <w:r>
                <w:rPr>
                  <w:rFonts w:hint="eastAsia" w:hAnsi="Times New Roman" w:cs="Times New Roman"/>
                  <w:sz w:val="21"/>
                  <w:szCs w:val="20"/>
                  <w:highlight w:val="none"/>
                  <w:lang w:eastAsia="zh-CN"/>
                </w:rPr>
                <w:delText>王欢</w:delText>
              </w:r>
            </w:del>
          </w:p>
        </w:tc>
        <w:tc>
          <w:tcPr>
            <w:tcW w:w="4913" w:type="dxa"/>
            <w:vAlign w:val="center"/>
          </w:tcPr>
          <w:p w14:paraId="2A807C1F">
            <w:pPr>
              <w:pStyle w:val="15"/>
              <w:spacing w:before="0" w:beforeAutospacing="0" w:after="0" w:afterAutospacing="0"/>
              <w:rPr>
                <w:del w:id="57" w:author="范华玉" w:date="2026-07-20T13:49:45Z"/>
                <w:rFonts w:hAnsi="Times New Roman" w:cs="Times New Roman"/>
                <w:sz w:val="21"/>
                <w:szCs w:val="20"/>
                <w:highlight w:val="none"/>
              </w:rPr>
            </w:pPr>
            <w:del w:id="58" w:author="范华玉" w:date="2026-07-20T13:49:45Z">
              <w:r>
                <w:rPr>
                  <w:rFonts w:hint="eastAsia"/>
                  <w:sz w:val="21"/>
                  <w:highlight w:val="none"/>
                </w:rPr>
                <w:delText>首次制定</w:delText>
              </w:r>
            </w:del>
          </w:p>
        </w:tc>
      </w:tr>
      <w:tr w14:paraId="44D6C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59" w:author="范华玉" w:date="2026-07-20T13:49:45Z"/>
        </w:trPr>
        <w:tc>
          <w:tcPr>
            <w:tcW w:w="1980" w:type="dxa"/>
            <w:vAlign w:val="center"/>
          </w:tcPr>
          <w:p w14:paraId="46ADA1E3">
            <w:pPr>
              <w:pStyle w:val="15"/>
              <w:spacing w:before="0" w:beforeAutospacing="0" w:after="0" w:afterAutospacing="0"/>
              <w:jc w:val="center"/>
              <w:rPr>
                <w:del w:id="60" w:author="范华玉" w:date="2026-07-20T13:49:45Z"/>
                <w:rFonts w:hAnsi="Times New Roman" w:cs="Times New Roman"/>
                <w:sz w:val="21"/>
                <w:szCs w:val="20"/>
                <w:highlight w:val="none"/>
              </w:rPr>
            </w:pPr>
            <w:del w:id="61" w:author="范华玉" w:date="2026-07-20T13:49:45Z">
              <w:r>
                <w:rPr>
                  <w:rFonts w:hint="eastAsia" w:hAnsi="Times New Roman" w:cs="Times New Roman"/>
                  <w:sz w:val="21"/>
                  <w:szCs w:val="20"/>
                  <w:highlight w:val="none"/>
                  <w:lang w:val="en-US" w:eastAsia="zh-CN"/>
                </w:rPr>
                <w:delText>2021</w:delText>
              </w:r>
            </w:del>
            <w:del w:id="62" w:author="范华玉" w:date="2026-07-20T13:49:45Z">
              <w:r>
                <w:rPr>
                  <w:rFonts w:hint="eastAsia" w:hAnsi="Times New Roman" w:cs="Times New Roman"/>
                  <w:sz w:val="21"/>
                  <w:szCs w:val="20"/>
                  <w:highlight w:val="none"/>
                </w:rPr>
                <w:delText>年</w:delText>
              </w:r>
            </w:del>
            <w:del w:id="63" w:author="范华玉" w:date="2026-07-20T13:49:45Z">
              <w:r>
                <w:rPr>
                  <w:rFonts w:hint="eastAsia" w:hAnsi="Times New Roman" w:cs="Times New Roman"/>
                  <w:sz w:val="21"/>
                  <w:szCs w:val="20"/>
                  <w:highlight w:val="none"/>
                  <w:lang w:val="en-US" w:eastAsia="zh-CN"/>
                </w:rPr>
                <w:delText>8</w:delText>
              </w:r>
            </w:del>
            <w:del w:id="64" w:author="范华玉" w:date="2026-07-20T13:49:45Z">
              <w:r>
                <w:rPr>
                  <w:rFonts w:hint="eastAsia" w:hAnsi="Times New Roman" w:cs="Times New Roman"/>
                  <w:sz w:val="21"/>
                  <w:szCs w:val="20"/>
                  <w:highlight w:val="none"/>
                </w:rPr>
                <w:delText>月</w:delText>
              </w:r>
            </w:del>
            <w:del w:id="65" w:author="范华玉" w:date="2026-07-20T13:49:45Z">
              <w:r>
                <w:rPr>
                  <w:rFonts w:hint="eastAsia" w:hAnsi="Times New Roman" w:cs="Times New Roman"/>
                  <w:sz w:val="21"/>
                  <w:szCs w:val="20"/>
                  <w:highlight w:val="none"/>
                  <w:lang w:val="en-US" w:eastAsia="zh-CN"/>
                </w:rPr>
                <w:delText>2</w:delText>
              </w:r>
            </w:del>
            <w:del w:id="66" w:author="范华玉" w:date="2026-07-20T13:49:45Z">
              <w:r>
                <w:rPr>
                  <w:rFonts w:hint="eastAsia" w:hAnsi="Times New Roman" w:cs="Times New Roman"/>
                  <w:sz w:val="21"/>
                  <w:szCs w:val="20"/>
                  <w:highlight w:val="none"/>
                </w:rPr>
                <w:delText>日</w:delText>
              </w:r>
            </w:del>
          </w:p>
        </w:tc>
        <w:tc>
          <w:tcPr>
            <w:tcW w:w="1276" w:type="dxa"/>
            <w:vAlign w:val="center"/>
          </w:tcPr>
          <w:p w14:paraId="0E28523E">
            <w:pPr>
              <w:pStyle w:val="15"/>
              <w:spacing w:before="0" w:beforeAutospacing="0" w:after="0" w:afterAutospacing="0"/>
              <w:jc w:val="center"/>
              <w:rPr>
                <w:del w:id="67" w:author="范华玉" w:date="2026-07-20T13:49:45Z"/>
                <w:rFonts w:hAnsi="Times New Roman" w:cs="Times New Roman"/>
                <w:sz w:val="21"/>
                <w:szCs w:val="20"/>
                <w:highlight w:val="none"/>
              </w:rPr>
            </w:pPr>
            <w:del w:id="68" w:author="范华玉" w:date="2026-07-20T13:49:45Z">
              <w:r>
                <w:rPr>
                  <w:rFonts w:hint="eastAsia"/>
                  <w:sz w:val="21"/>
                  <w:szCs w:val="21"/>
                  <w:highlight w:val="none"/>
                  <w:lang w:eastAsia="zh-CN"/>
                </w:rPr>
                <w:delText>王欢</w:delText>
              </w:r>
            </w:del>
          </w:p>
        </w:tc>
        <w:tc>
          <w:tcPr>
            <w:tcW w:w="4913" w:type="dxa"/>
            <w:vAlign w:val="center"/>
          </w:tcPr>
          <w:p w14:paraId="3BE7C0A8">
            <w:pPr>
              <w:pStyle w:val="15"/>
              <w:spacing w:before="0" w:beforeAutospacing="0" w:after="0" w:afterAutospacing="0"/>
              <w:rPr>
                <w:del w:id="69" w:author="范华玉" w:date="2026-07-20T13:49:45Z"/>
                <w:rFonts w:hAnsi="Times New Roman" w:cs="Times New Roman"/>
                <w:sz w:val="21"/>
                <w:szCs w:val="20"/>
                <w:highlight w:val="none"/>
              </w:rPr>
            </w:pPr>
            <w:del w:id="70" w:author="范华玉" w:date="2026-07-20T13:49:45Z">
              <w:r>
                <w:rPr>
                  <w:rFonts w:hint="eastAsia"/>
                  <w:sz w:val="21"/>
                  <w:highlight w:val="none"/>
                </w:rPr>
                <w:delText>第</w:delText>
              </w:r>
            </w:del>
            <w:del w:id="71" w:author="范华玉" w:date="2026-07-20T13:49:45Z">
              <w:r>
                <w:rPr>
                  <w:rFonts w:hint="eastAsia"/>
                  <w:sz w:val="21"/>
                  <w:highlight w:val="none"/>
                  <w:lang w:val="en-US" w:eastAsia="zh-CN"/>
                </w:rPr>
                <w:delText>1</w:delText>
              </w:r>
            </w:del>
            <w:del w:id="72" w:author="范华玉" w:date="2026-07-20T13:49:45Z">
              <w:r>
                <w:rPr>
                  <w:rFonts w:hint="eastAsia"/>
                  <w:sz w:val="21"/>
                  <w:highlight w:val="none"/>
                </w:rPr>
                <w:delText>次修订，</w:delText>
              </w:r>
            </w:del>
            <w:del w:id="73" w:author="范华玉" w:date="2026-07-20T13:49:45Z">
              <w:r>
                <w:rPr>
                  <w:rFonts w:hint="eastAsia"/>
                  <w:sz w:val="21"/>
                  <w:highlight w:val="none"/>
                  <w:lang w:eastAsia="zh-CN"/>
                </w:rPr>
                <w:delText>对</w:delText>
              </w:r>
            </w:del>
            <w:del w:id="74" w:author="范华玉" w:date="2026-07-20T13:49:45Z">
              <w:r>
                <w:rPr>
                  <w:rFonts w:hint="eastAsia"/>
                  <w:sz w:val="21"/>
                  <w:szCs w:val="21"/>
                  <w:highlight w:val="none"/>
                  <w:lang w:eastAsia="zh-CN"/>
                </w:rPr>
                <w:delText>职业发展通道划分、职数管理、任职资格标准、职级评定规则等内容进行修订</w:delText>
              </w:r>
            </w:del>
          </w:p>
        </w:tc>
      </w:tr>
      <w:tr w14:paraId="5DF5B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75" w:author="范华玉" w:date="2026-07-20T13:49:45Z"/>
        </w:trPr>
        <w:tc>
          <w:tcPr>
            <w:tcW w:w="1980" w:type="dxa"/>
            <w:vAlign w:val="center"/>
          </w:tcPr>
          <w:p w14:paraId="005B72B0">
            <w:pPr>
              <w:pStyle w:val="15"/>
              <w:spacing w:before="0" w:beforeAutospacing="0" w:after="0" w:afterAutospacing="0"/>
              <w:jc w:val="center"/>
              <w:rPr>
                <w:del w:id="76" w:author="范华玉" w:date="2026-07-20T13:49:45Z"/>
                <w:rFonts w:hint="eastAsia" w:hAnsi="Times New Roman" w:cs="Times New Roman"/>
                <w:sz w:val="21"/>
                <w:szCs w:val="20"/>
                <w:highlight w:val="none"/>
              </w:rPr>
            </w:pPr>
            <w:del w:id="77" w:author="范华玉" w:date="2026-07-20T13:49:45Z">
              <w:r>
                <w:rPr>
                  <w:rFonts w:hint="eastAsia" w:hAnsi="Times New Roman" w:cs="Times New Roman"/>
                  <w:sz w:val="21"/>
                  <w:szCs w:val="20"/>
                  <w:highlight w:val="none"/>
                  <w:lang w:val="en-US" w:eastAsia="zh-CN"/>
                </w:rPr>
                <w:delText>2023</w:delText>
              </w:r>
            </w:del>
            <w:del w:id="78" w:author="范华玉" w:date="2026-07-20T13:49:45Z">
              <w:r>
                <w:rPr>
                  <w:rFonts w:hint="eastAsia" w:hAnsi="Times New Roman" w:cs="Times New Roman"/>
                  <w:sz w:val="21"/>
                  <w:szCs w:val="20"/>
                  <w:highlight w:val="none"/>
                </w:rPr>
                <w:delText>年</w:delText>
              </w:r>
            </w:del>
            <w:del w:id="79" w:author="范华玉" w:date="2026-07-20T13:49:45Z">
              <w:r>
                <w:rPr>
                  <w:rFonts w:hint="eastAsia" w:hAnsi="Times New Roman" w:cs="Times New Roman"/>
                  <w:sz w:val="21"/>
                  <w:szCs w:val="20"/>
                  <w:highlight w:val="none"/>
                  <w:lang w:val="en-US" w:eastAsia="zh-CN"/>
                </w:rPr>
                <w:delText>1</w:delText>
              </w:r>
            </w:del>
            <w:del w:id="80" w:author="范华玉" w:date="2026-07-20T13:49:45Z">
              <w:r>
                <w:rPr>
                  <w:rFonts w:hint="eastAsia" w:hAnsi="Times New Roman" w:cs="Times New Roman"/>
                  <w:sz w:val="21"/>
                  <w:szCs w:val="20"/>
                  <w:highlight w:val="none"/>
                </w:rPr>
                <w:delText>月</w:delText>
              </w:r>
            </w:del>
            <w:del w:id="81" w:author="范华玉" w:date="2026-07-20T13:49:45Z">
              <w:r>
                <w:rPr>
                  <w:rFonts w:hint="eastAsia" w:hAnsi="Times New Roman" w:cs="Times New Roman"/>
                  <w:sz w:val="21"/>
                  <w:szCs w:val="20"/>
                  <w:highlight w:val="none"/>
                  <w:lang w:val="en-US" w:eastAsia="zh-CN"/>
                </w:rPr>
                <w:delText>29</w:delText>
              </w:r>
            </w:del>
            <w:del w:id="82" w:author="范华玉" w:date="2026-07-20T13:49:45Z">
              <w:r>
                <w:rPr>
                  <w:rFonts w:hint="eastAsia" w:hAnsi="Times New Roman" w:cs="Times New Roman"/>
                  <w:sz w:val="21"/>
                  <w:szCs w:val="20"/>
                  <w:highlight w:val="none"/>
                </w:rPr>
                <w:delText>日</w:delText>
              </w:r>
            </w:del>
          </w:p>
        </w:tc>
        <w:tc>
          <w:tcPr>
            <w:tcW w:w="1276" w:type="dxa"/>
            <w:vAlign w:val="center"/>
          </w:tcPr>
          <w:p w14:paraId="4F4B862E">
            <w:pPr>
              <w:pStyle w:val="15"/>
              <w:spacing w:before="0" w:beforeAutospacing="0" w:after="0" w:afterAutospacing="0"/>
              <w:jc w:val="center"/>
              <w:rPr>
                <w:del w:id="83" w:author="范华玉" w:date="2026-07-20T13:49:45Z"/>
                <w:rFonts w:hint="default" w:eastAsia="宋体"/>
                <w:sz w:val="21"/>
                <w:szCs w:val="21"/>
                <w:highlight w:val="none"/>
                <w:lang w:val="en-US" w:eastAsia="zh-CN"/>
              </w:rPr>
            </w:pPr>
            <w:del w:id="84" w:author="范华玉" w:date="2026-07-20T13:49:45Z">
              <w:r>
                <w:rPr>
                  <w:rFonts w:hint="eastAsia"/>
                  <w:sz w:val="21"/>
                  <w:szCs w:val="21"/>
                  <w:highlight w:val="none"/>
                  <w:lang w:val="en-US" w:eastAsia="zh-CN"/>
                </w:rPr>
                <w:delText>王欢</w:delText>
              </w:r>
            </w:del>
          </w:p>
        </w:tc>
        <w:tc>
          <w:tcPr>
            <w:tcW w:w="4913" w:type="dxa"/>
            <w:vAlign w:val="center"/>
          </w:tcPr>
          <w:p w14:paraId="1F676E0D">
            <w:pPr>
              <w:pStyle w:val="15"/>
              <w:spacing w:before="0" w:beforeAutospacing="0" w:after="0" w:afterAutospacing="0"/>
              <w:rPr>
                <w:del w:id="85" w:author="范华玉" w:date="2026-07-20T13:49:45Z"/>
                <w:rFonts w:hint="eastAsia"/>
                <w:sz w:val="21"/>
                <w:highlight w:val="none"/>
              </w:rPr>
            </w:pPr>
            <w:del w:id="86" w:author="范华玉" w:date="2026-07-20T13:49:45Z">
              <w:r>
                <w:rPr>
                  <w:rFonts w:hint="eastAsia"/>
                  <w:sz w:val="21"/>
                  <w:highlight w:val="none"/>
                </w:rPr>
                <w:delText>第</w:delText>
              </w:r>
            </w:del>
            <w:del w:id="87" w:author="范华玉" w:date="2026-07-20T13:49:45Z">
              <w:r>
                <w:rPr>
                  <w:rFonts w:hint="eastAsia"/>
                  <w:sz w:val="21"/>
                  <w:highlight w:val="none"/>
                  <w:lang w:val="en-US" w:eastAsia="zh-CN"/>
                </w:rPr>
                <w:delText>2</w:delText>
              </w:r>
            </w:del>
            <w:del w:id="88" w:author="范华玉" w:date="2026-07-20T13:49:45Z">
              <w:r>
                <w:rPr>
                  <w:rFonts w:hint="eastAsia"/>
                  <w:sz w:val="21"/>
                  <w:highlight w:val="none"/>
                </w:rPr>
                <w:delText>次修订，</w:delText>
              </w:r>
            </w:del>
            <w:del w:id="89" w:author="范华玉" w:date="2026-07-20T13:49:45Z">
              <w:r>
                <w:rPr>
                  <w:rFonts w:hint="eastAsia"/>
                  <w:sz w:val="21"/>
                  <w:highlight w:val="none"/>
                  <w:lang w:eastAsia="zh-CN"/>
                </w:rPr>
                <w:delText>对</w:delText>
              </w:r>
            </w:del>
            <w:del w:id="90" w:author="范华玉" w:date="2026-07-20T13:49:45Z">
              <w:r>
                <w:rPr>
                  <w:rFonts w:hint="eastAsia"/>
                  <w:sz w:val="21"/>
                  <w:szCs w:val="21"/>
                  <w:highlight w:val="none"/>
                  <w:lang w:eastAsia="zh-CN"/>
                </w:rPr>
                <w:delText>职业发展通道划分、职级结构、专业委员会设置、专业总监管理等内容进行修订</w:delText>
              </w:r>
            </w:del>
          </w:p>
        </w:tc>
      </w:tr>
      <w:tr w14:paraId="6330C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91" w:author="范华玉" w:date="2026-07-20T13:49:45Z"/>
        </w:trPr>
        <w:tc>
          <w:tcPr>
            <w:tcW w:w="1980" w:type="dxa"/>
            <w:vAlign w:val="center"/>
          </w:tcPr>
          <w:p w14:paraId="469A793C">
            <w:pPr>
              <w:pStyle w:val="15"/>
              <w:spacing w:before="0" w:beforeAutospacing="0" w:after="0" w:afterAutospacing="0"/>
              <w:jc w:val="center"/>
              <w:rPr>
                <w:del w:id="92" w:author="范华玉" w:date="2026-07-20T13:49:45Z"/>
                <w:rFonts w:hint="eastAsia" w:hAnsi="Times New Roman" w:cs="Times New Roman"/>
                <w:color w:val="auto"/>
                <w:sz w:val="21"/>
                <w:szCs w:val="20"/>
              </w:rPr>
            </w:pPr>
            <w:del w:id="93" w:author="范华玉" w:date="2026-07-20T13:49:45Z">
              <w:r>
                <w:rPr>
                  <w:rFonts w:hint="eastAsia" w:hAnsi="Times New Roman" w:cs="Times New Roman"/>
                  <w:color w:val="auto"/>
                  <w:sz w:val="21"/>
                  <w:szCs w:val="20"/>
                  <w:highlight w:val="none"/>
                </w:rPr>
                <w:delText>2</w:delText>
              </w:r>
            </w:del>
            <w:del w:id="94" w:author="范华玉" w:date="2026-07-20T13:49:45Z">
              <w:r>
                <w:rPr>
                  <w:rFonts w:hAnsi="Times New Roman" w:cs="Times New Roman"/>
                  <w:color w:val="auto"/>
                  <w:sz w:val="21"/>
                  <w:szCs w:val="20"/>
                  <w:highlight w:val="none"/>
                </w:rPr>
                <w:delText>02</w:delText>
              </w:r>
            </w:del>
            <w:del w:id="95" w:author="范华玉" w:date="2026-07-20T13:49:45Z">
              <w:r>
                <w:rPr>
                  <w:rFonts w:hint="eastAsia" w:hAnsi="Times New Roman" w:cs="Times New Roman"/>
                  <w:color w:val="auto"/>
                  <w:sz w:val="21"/>
                  <w:szCs w:val="20"/>
                  <w:highlight w:val="none"/>
                  <w:lang w:val="en-US" w:eastAsia="zh-CN"/>
                </w:rPr>
                <w:delText>6</w:delText>
              </w:r>
            </w:del>
            <w:del w:id="96" w:author="范华玉" w:date="2026-07-20T13:49:45Z">
              <w:r>
                <w:rPr>
                  <w:rFonts w:hint="eastAsia" w:hAnsi="Times New Roman" w:cs="Times New Roman"/>
                  <w:color w:val="auto"/>
                  <w:sz w:val="21"/>
                  <w:szCs w:val="20"/>
                  <w:highlight w:val="none"/>
                </w:rPr>
                <w:delText>年</w:delText>
              </w:r>
            </w:del>
            <w:del w:id="97" w:author="范华玉" w:date="2026-07-20T13:49:45Z">
              <w:r>
                <w:rPr>
                  <w:rFonts w:hint="eastAsia" w:hAnsi="Times New Roman" w:cs="Times New Roman"/>
                  <w:color w:val="auto"/>
                  <w:sz w:val="21"/>
                  <w:szCs w:val="20"/>
                  <w:highlight w:val="none"/>
                  <w:lang w:val="en-US" w:eastAsia="zh-CN"/>
                </w:rPr>
                <w:delText>7</w:delText>
              </w:r>
            </w:del>
            <w:del w:id="98" w:author="范华玉" w:date="2026-07-20T13:49:45Z">
              <w:r>
                <w:rPr>
                  <w:rFonts w:hint="eastAsia" w:hAnsi="Times New Roman" w:cs="Times New Roman"/>
                  <w:color w:val="auto"/>
                  <w:sz w:val="21"/>
                  <w:szCs w:val="20"/>
                  <w:highlight w:val="none"/>
                </w:rPr>
                <w:delText>月</w:delText>
              </w:r>
            </w:del>
            <w:del w:id="99" w:author="范华玉" w:date="2026-07-20T13:49:45Z">
              <w:r>
                <w:rPr>
                  <w:rFonts w:hint="eastAsia" w:hAnsi="Times New Roman" w:cs="Times New Roman"/>
                  <w:color w:val="auto"/>
                  <w:sz w:val="21"/>
                  <w:szCs w:val="20"/>
                  <w:highlight w:val="none"/>
                  <w:lang w:val="en-US" w:eastAsia="zh-CN"/>
                </w:rPr>
                <w:delText>15</w:delText>
              </w:r>
            </w:del>
            <w:del w:id="100" w:author="范华玉" w:date="2026-07-20T13:49:45Z">
              <w:r>
                <w:rPr>
                  <w:rFonts w:hint="eastAsia" w:hAnsi="Times New Roman" w:cs="Times New Roman"/>
                  <w:color w:val="auto"/>
                  <w:sz w:val="21"/>
                  <w:szCs w:val="20"/>
                  <w:highlight w:val="none"/>
                </w:rPr>
                <w:delText>日</w:delText>
              </w:r>
            </w:del>
          </w:p>
        </w:tc>
        <w:tc>
          <w:tcPr>
            <w:tcW w:w="1276" w:type="dxa"/>
            <w:vAlign w:val="center"/>
          </w:tcPr>
          <w:p w14:paraId="2F29CAB0">
            <w:pPr>
              <w:pStyle w:val="15"/>
              <w:spacing w:before="0" w:beforeAutospacing="0" w:after="0" w:afterAutospacing="0"/>
              <w:jc w:val="center"/>
              <w:rPr>
                <w:del w:id="101" w:author="范华玉" w:date="2026-07-20T13:49:45Z"/>
                <w:rFonts w:hint="default" w:eastAsia="宋体"/>
                <w:color w:val="auto"/>
                <w:sz w:val="21"/>
                <w:szCs w:val="21"/>
                <w:lang w:val="en-US" w:eastAsia="zh-CN"/>
              </w:rPr>
            </w:pPr>
            <w:del w:id="102" w:author="范华玉" w:date="2026-07-20T13:49:45Z">
              <w:r>
                <w:rPr>
                  <w:rFonts w:hint="eastAsia"/>
                  <w:color w:val="auto"/>
                  <w:sz w:val="21"/>
                  <w:szCs w:val="21"/>
                  <w:lang w:val="en-US" w:eastAsia="zh-CN"/>
                </w:rPr>
                <w:delText>华佯佯</w:delText>
              </w:r>
            </w:del>
          </w:p>
        </w:tc>
        <w:tc>
          <w:tcPr>
            <w:tcW w:w="4913" w:type="dxa"/>
            <w:vAlign w:val="center"/>
          </w:tcPr>
          <w:p w14:paraId="7AEA5FDD">
            <w:pPr>
              <w:pStyle w:val="15"/>
              <w:spacing w:before="0" w:beforeAutospacing="0" w:after="0" w:afterAutospacing="0"/>
              <w:rPr>
                <w:del w:id="103" w:author="范华玉" w:date="2026-07-20T13:49:45Z"/>
                <w:rFonts w:hint="default" w:eastAsia="宋体"/>
                <w:color w:val="auto"/>
                <w:sz w:val="21"/>
                <w:lang w:val="en-US" w:eastAsia="zh-CN"/>
              </w:rPr>
            </w:pPr>
            <w:del w:id="104" w:author="范华玉" w:date="2026-07-20T13:49:45Z">
              <w:r>
                <w:rPr>
                  <w:rFonts w:hint="eastAsia"/>
                  <w:color w:val="auto"/>
                  <w:sz w:val="21"/>
                </w:rPr>
                <w:delText>第3次修订，</w:delText>
              </w:r>
            </w:del>
            <w:del w:id="105" w:author="范华玉" w:date="2026-07-20T13:49:45Z">
              <w:r>
                <w:rPr>
                  <w:rFonts w:hint="eastAsia"/>
                  <w:color w:val="auto"/>
                  <w:sz w:val="21"/>
                  <w:highlight w:val="none"/>
                  <w:lang w:val="en-US" w:eastAsia="zh-CN"/>
                </w:rPr>
                <w:delText>新增总职点动态管控、知识评价方式、临时性复评机制等内容；对职业发展通道划分、任职资格标准、职级评定类型/规则、专业委员会设置、评定权限等内容进行修订；取消/调整部分序列；取消暂定级/任期复评和年限复评、专业总监等内容</w:delText>
              </w:r>
            </w:del>
          </w:p>
        </w:tc>
      </w:tr>
    </w:tbl>
    <w:p w14:paraId="00FC767B">
      <w:pPr>
        <w:pStyle w:val="35"/>
        <w:framePr w:w="0" w:hRule="auto" w:wrap="auto" w:vAnchor="margin" w:hAnchor="text" w:xAlign="left" w:yAlign="inline"/>
        <w:spacing w:line="360" w:lineRule="auto"/>
        <w:rPr>
          <w:del w:id="106" w:author="范华玉" w:date="2026-07-20T13:49:45Z"/>
          <w:sz w:val="21"/>
        </w:rPr>
      </w:pPr>
    </w:p>
    <w:p w14:paraId="2ABD6FBB">
      <w:pPr>
        <w:spacing w:after="0" w:line="240" w:lineRule="auto"/>
        <w:rPr>
          <w:del w:id="107" w:author="范华玉" w:date="2026-07-20T13:49:45Z"/>
          <w:sz w:val="21"/>
        </w:rPr>
      </w:pPr>
      <w:del w:id="108" w:author="范华玉" w:date="2026-07-20T13:49:45Z">
        <w:r>
          <w:rPr>
            <w:rFonts w:hint="eastAsia"/>
            <w:sz w:val="21"/>
          </w:rPr>
          <w:delText>制度说明</w:delText>
        </w:r>
      </w:del>
    </w:p>
    <w:p w14:paraId="407424B0">
      <w:pPr>
        <w:pStyle w:val="35"/>
        <w:framePr w:w="0" w:hRule="auto" w:wrap="auto" w:vAnchor="margin" w:hAnchor="text" w:xAlign="left" w:yAlign="inline"/>
        <w:spacing w:line="400" w:lineRule="exact"/>
        <w:rPr>
          <w:del w:id="109" w:author="范华玉" w:date="2026-07-20T13:49:45Z"/>
        </w:rPr>
      </w:pPr>
      <w:del w:id="110" w:author="范华玉" w:date="2026-07-20T13:49:45Z">
        <w:r>
          <w:rPr/>
          <mc:AlternateContent>
            <mc:Choice Requires="wps">
              <w:drawing>
                <wp:anchor distT="0" distB="0" distL="114300" distR="114300" simplePos="0" relativeHeight="251661312" behindDoc="0" locked="0" layoutInCell="1" allowOverlap="1">
                  <wp:simplePos x="0" y="0"/>
                  <wp:positionH relativeFrom="margin">
                    <wp:posOffset>-15875</wp:posOffset>
                  </wp:positionH>
                  <wp:positionV relativeFrom="paragraph">
                    <wp:posOffset>90805</wp:posOffset>
                  </wp:positionV>
                  <wp:extent cx="5312410" cy="0"/>
                  <wp:effectExtent l="0" t="19050" r="40640" b="38100"/>
                  <wp:wrapNone/>
                  <wp:docPr id="11" name="直接连接符 11"/>
                  <wp:cNvGraphicFramePr/>
                  <a:graphic xmlns:a="http://schemas.openxmlformats.org/drawingml/2006/main">
                    <a:graphicData uri="http://schemas.microsoft.com/office/word/2010/wordprocessingShape">
                      <wps:wsp>
                        <wps:cNvCnPr/>
                        <wps:spPr>
                          <a:xfrm flipV="1">
                            <a:off x="0" y="0"/>
                            <a:ext cx="5312720" cy="0"/>
                          </a:xfrm>
                          <a:prstGeom prst="line">
                            <a:avLst/>
                          </a:prstGeom>
                          <a:ln w="57150">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25pt;margin-top:7.15pt;height:0pt;width:418.3pt;mso-position-horizontal-relative:margin;z-index:251661312;mso-width-relative:page;mso-height-relative:page;" filled="f" stroked="t" coordsize="21600,21600" o:gfxdata="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lBslf9gAAAAIAQAADwAAAAAAAAABACAAAAAiAAAAZHJzL2Rvd25y&#10;ZXYueG1sUEsBAhQAFAAAAAgAh07iQFKTOtP+AQAA4AMAAA4AAAAAAAAAAQAgAAAAJwEAAGRycy9l&#10;Mm9Eb2MueG1sUEsFBgAAAAAGAAYAWQEAAJcFAAAAAA==&#10;">
                  <v:fill on="f" focussize="0,0"/>
                  <v:stroke weight="4.5pt" color="#767171 [1614]" miterlimit="8" joinstyle="miter"/>
                  <v:imagedata o:title=""/>
                  <o:lock v:ext="edit" aspectratio="f"/>
                </v:line>
              </w:pict>
            </mc:Fallback>
          </mc:AlternateContent>
        </w:r>
      </w:del>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6600"/>
      </w:tblGrid>
      <w:tr w14:paraId="7BB33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112" w:author="范华玉" w:date="2026-07-20T13:49:45Z"/>
        </w:trPr>
        <w:tc>
          <w:tcPr>
            <w:tcW w:w="1696" w:type="dxa"/>
            <w:shd w:val="clear" w:color="auto" w:fill="D0CECE" w:themeFill="background2" w:themeFillShade="E6"/>
            <w:vAlign w:val="center"/>
          </w:tcPr>
          <w:p w14:paraId="1544035A">
            <w:pPr>
              <w:pStyle w:val="15"/>
              <w:spacing w:before="0" w:beforeAutospacing="0" w:after="0" w:afterAutospacing="0"/>
              <w:jc w:val="center"/>
              <w:rPr>
                <w:del w:id="113" w:author="范华玉" w:date="2026-07-20T13:49:45Z"/>
                <w:rFonts w:hAnsi="Times New Roman" w:cs="Times New Roman"/>
                <w:sz w:val="21"/>
                <w:szCs w:val="20"/>
              </w:rPr>
            </w:pPr>
            <w:del w:id="114" w:author="范华玉" w:date="2026-07-20T13:49:45Z">
              <w:r>
                <w:rPr>
                  <w:rFonts w:hint="eastAsia" w:hAnsi="Times New Roman" w:cs="Times New Roman"/>
                  <w:sz w:val="21"/>
                  <w:szCs w:val="20"/>
                </w:rPr>
                <w:delText>目的</w:delText>
              </w:r>
            </w:del>
          </w:p>
        </w:tc>
        <w:tc>
          <w:tcPr>
            <w:tcW w:w="6600" w:type="dxa"/>
            <w:vAlign w:val="center"/>
          </w:tcPr>
          <w:p w14:paraId="6D4142F9">
            <w:pPr>
              <w:pStyle w:val="15"/>
              <w:spacing w:before="0" w:beforeAutospacing="0" w:after="0" w:afterAutospacing="0"/>
              <w:rPr>
                <w:del w:id="115" w:author="范华玉" w:date="2026-07-20T13:49:45Z"/>
                <w:rFonts w:hAnsi="Times New Roman" w:cs="Times New Roman"/>
                <w:sz w:val="21"/>
                <w:szCs w:val="21"/>
              </w:rPr>
            </w:pPr>
            <w:del w:id="116" w:author="范华玉" w:date="2026-07-20T13:49:45Z">
              <w:r>
                <w:rPr>
                  <w:rFonts w:hint="eastAsia"/>
                  <w:sz w:val="21"/>
                  <w:szCs w:val="21"/>
                </w:rPr>
                <w:delText>规范</w:delText>
              </w:r>
            </w:del>
            <w:del w:id="117" w:author="范华玉" w:date="2026-07-20T13:49:45Z">
              <w:r>
                <w:rPr>
                  <w:rFonts w:hint="eastAsia"/>
                  <w:sz w:val="21"/>
                  <w:szCs w:val="21"/>
                  <w:lang w:val="en-US" w:eastAsia="zh-CN"/>
                </w:rPr>
                <w:delText>华润啤酒员工职业发展体系，搭建通道，提升员工专业能力</w:delText>
              </w:r>
            </w:del>
            <w:del w:id="118" w:author="范华玉" w:date="2026-07-20T13:49:45Z">
              <w:r>
                <w:rPr>
                  <w:rFonts w:hint="eastAsia"/>
                  <w:sz w:val="21"/>
                  <w:szCs w:val="21"/>
                </w:rPr>
                <w:delText>。</w:delText>
              </w:r>
            </w:del>
          </w:p>
        </w:tc>
      </w:tr>
      <w:tr w14:paraId="1B22B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119" w:author="范华玉" w:date="2026-07-20T13:49:45Z"/>
        </w:trPr>
        <w:tc>
          <w:tcPr>
            <w:tcW w:w="1696" w:type="dxa"/>
            <w:shd w:val="clear" w:color="auto" w:fill="D0CECE" w:themeFill="background2" w:themeFillShade="E6"/>
            <w:vAlign w:val="center"/>
          </w:tcPr>
          <w:p w14:paraId="260DC0B2">
            <w:pPr>
              <w:pStyle w:val="15"/>
              <w:spacing w:before="0" w:beforeAutospacing="0" w:after="0" w:afterAutospacing="0"/>
              <w:jc w:val="center"/>
              <w:rPr>
                <w:del w:id="120" w:author="范华玉" w:date="2026-07-20T13:49:45Z"/>
                <w:rFonts w:hAnsi="Times New Roman" w:cs="Times New Roman"/>
                <w:sz w:val="21"/>
                <w:szCs w:val="20"/>
              </w:rPr>
            </w:pPr>
            <w:del w:id="121" w:author="范华玉" w:date="2026-07-20T13:49:45Z">
              <w:r>
                <w:rPr>
                  <w:rFonts w:hint="eastAsia" w:hAnsi="Times New Roman" w:cs="Times New Roman"/>
                  <w:sz w:val="21"/>
                  <w:szCs w:val="20"/>
                </w:rPr>
                <w:delText>适用范围</w:delText>
              </w:r>
            </w:del>
          </w:p>
        </w:tc>
        <w:tc>
          <w:tcPr>
            <w:tcW w:w="6600" w:type="dxa"/>
            <w:vAlign w:val="center"/>
          </w:tcPr>
          <w:p w14:paraId="78A633EB">
            <w:pPr>
              <w:pStyle w:val="15"/>
              <w:spacing w:before="0" w:beforeAutospacing="0" w:after="0" w:afterAutospacing="0"/>
              <w:rPr>
                <w:del w:id="122" w:author="范华玉" w:date="2026-07-20T13:49:45Z"/>
                <w:rFonts w:hAnsi="Times New Roman" w:cs="Times New Roman"/>
                <w:sz w:val="21"/>
                <w:szCs w:val="21"/>
              </w:rPr>
            </w:pPr>
            <w:del w:id="123" w:author="范华玉" w:date="2026-07-20T13:49:45Z">
              <w:r>
                <w:rPr>
                  <w:rFonts w:hint="eastAsia"/>
                  <w:sz w:val="21"/>
                  <w:szCs w:val="21"/>
                  <w:lang w:val="en-US" w:eastAsia="zh-CN"/>
                </w:rPr>
                <w:delText>适用于华润啤酒（控股）有限公司及其下属各级子公司、分公司、控股项目公司</w:delText>
              </w:r>
            </w:del>
          </w:p>
        </w:tc>
      </w:tr>
      <w:tr w14:paraId="5272C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124" w:author="范华玉" w:date="2026-07-20T13:49:45Z"/>
        </w:trPr>
        <w:tc>
          <w:tcPr>
            <w:tcW w:w="1696" w:type="dxa"/>
            <w:shd w:val="clear" w:color="auto" w:fill="D0CECE" w:themeFill="background2" w:themeFillShade="E6"/>
            <w:vAlign w:val="center"/>
          </w:tcPr>
          <w:p w14:paraId="1D77906D">
            <w:pPr>
              <w:pStyle w:val="15"/>
              <w:spacing w:before="0" w:beforeAutospacing="0" w:after="0" w:afterAutospacing="0"/>
              <w:jc w:val="center"/>
              <w:rPr>
                <w:del w:id="125" w:author="范华玉" w:date="2026-07-20T13:49:45Z"/>
                <w:rFonts w:hAnsi="Times New Roman" w:cs="Times New Roman"/>
                <w:sz w:val="21"/>
                <w:szCs w:val="20"/>
              </w:rPr>
            </w:pPr>
            <w:del w:id="126" w:author="范华玉" w:date="2026-07-20T13:49:45Z">
              <w:r>
                <w:rPr>
                  <w:rFonts w:hint="eastAsia" w:hAnsi="Times New Roman" w:cs="Times New Roman"/>
                  <w:sz w:val="21"/>
                  <w:szCs w:val="20"/>
                </w:rPr>
                <w:delText>主要关联制度</w:delText>
              </w:r>
            </w:del>
          </w:p>
          <w:p w14:paraId="0EEC7194">
            <w:pPr>
              <w:pStyle w:val="15"/>
              <w:spacing w:before="0" w:beforeAutospacing="0" w:after="0" w:afterAutospacing="0"/>
              <w:jc w:val="center"/>
              <w:rPr>
                <w:del w:id="127" w:author="范华玉" w:date="2026-07-20T13:49:45Z"/>
                <w:rFonts w:hAnsi="Times New Roman" w:cs="Times New Roman"/>
                <w:sz w:val="21"/>
                <w:szCs w:val="20"/>
              </w:rPr>
            </w:pPr>
            <w:del w:id="128" w:author="范华玉" w:date="2026-07-20T13:49:45Z">
              <w:r>
                <w:rPr>
                  <w:rFonts w:hint="eastAsia" w:hAnsi="Times New Roman" w:cs="Times New Roman"/>
                  <w:sz w:val="21"/>
                  <w:szCs w:val="20"/>
                </w:rPr>
                <w:delText>（指一级、二级制度）</w:delText>
              </w:r>
            </w:del>
          </w:p>
        </w:tc>
        <w:tc>
          <w:tcPr>
            <w:tcW w:w="6600" w:type="dxa"/>
            <w:vAlign w:val="center"/>
          </w:tcPr>
          <w:p w14:paraId="4B854347">
            <w:pPr>
              <w:keepNext w:val="0"/>
              <w:keepLines w:val="0"/>
              <w:widowControl/>
              <w:suppressLineNumbers w:val="0"/>
              <w:jc w:val="left"/>
              <w:rPr>
                <w:del w:id="129" w:author="范华玉" w:date="2026-07-20T13:49:45Z"/>
                <w:rFonts w:hint="eastAsia" w:eastAsia="宋体"/>
                <w:sz w:val="21"/>
                <w:szCs w:val="21"/>
                <w:lang w:val="en-US" w:eastAsia="zh-CN"/>
              </w:rPr>
            </w:pPr>
            <w:del w:id="130" w:author="范华玉" w:date="2026-07-20T13:49:45Z">
              <w:r>
                <w:rPr>
                  <w:rFonts w:hint="eastAsia" w:hAnsi="Times New Roman" w:cs="Times New Roman"/>
                  <w:sz w:val="21"/>
                  <w:szCs w:val="21"/>
                </w:rPr>
                <w:delText>《华润啤酒直管干部管理规定》</w:delText>
              </w:r>
            </w:del>
            <w:del w:id="131" w:author="范华玉" w:date="2026-07-20T13:49:45Z">
              <w:r>
                <w:rPr>
                  <w:rFonts w:hint="eastAsia" w:hAnsi="Times New Roman" w:cs="Times New Roman"/>
                  <w:sz w:val="21"/>
                  <w:szCs w:val="21"/>
                  <w:highlight w:val="none"/>
                </w:rPr>
                <w:delText>、</w:delText>
              </w:r>
            </w:del>
            <w:del w:id="132" w:author="范华玉" w:date="2026-07-20T13:49:45Z">
              <w:r>
                <w:rPr>
                  <w:rFonts w:hint="eastAsia" w:hAnsi="Times New Roman" w:cs="Times New Roman"/>
                  <w:color w:val="auto"/>
                  <w:sz w:val="21"/>
                  <w:szCs w:val="21"/>
                  <w:highlight w:val="none"/>
                  <w:lang w:eastAsia="zh-CN"/>
                </w:rPr>
                <w:delText>《华润啤酒经理级员工管理办法》</w:delText>
              </w:r>
            </w:del>
            <w:del w:id="133" w:author="范华玉" w:date="2026-07-20T13:49:45Z">
              <w:r>
                <w:rPr>
                  <w:rFonts w:hint="eastAsia" w:hAnsi="Times New Roman" w:cs="Times New Roman"/>
                  <w:sz w:val="21"/>
                  <w:szCs w:val="21"/>
                  <w:highlight w:val="none"/>
                  <w:lang w:eastAsia="zh-CN"/>
                </w:rPr>
                <w:delText>、</w:delText>
              </w:r>
            </w:del>
            <w:del w:id="134" w:author="范华玉" w:date="2026-07-20T13:49:45Z">
              <w:r>
                <w:rPr>
                  <w:rFonts w:hint="eastAsia" w:hAnsi="Times New Roman" w:cs="Times New Roman"/>
                  <w:color w:val="auto"/>
                  <w:sz w:val="21"/>
                  <w:szCs w:val="21"/>
                  <w:highlight w:val="none"/>
                </w:rPr>
                <w:delText>《华润啤酒</w:delText>
              </w:r>
            </w:del>
            <w:del w:id="135" w:author="范华玉" w:date="2026-07-20T13:49:45Z">
              <w:r>
                <w:rPr>
                  <w:rFonts w:hint="eastAsia" w:hAnsi="Times New Roman" w:cs="Times New Roman"/>
                  <w:color w:val="auto"/>
                  <w:sz w:val="21"/>
                  <w:szCs w:val="21"/>
                  <w:highlight w:val="none"/>
                  <w:lang w:val="en-US" w:eastAsia="zh-CN"/>
                </w:rPr>
                <w:delText>资深管理人员管理办法</w:delText>
              </w:r>
            </w:del>
            <w:del w:id="136" w:author="范华玉" w:date="2026-07-20T13:49:45Z">
              <w:r>
                <w:rPr>
                  <w:rFonts w:hint="eastAsia" w:hAnsi="Times New Roman" w:cs="Times New Roman"/>
                  <w:color w:val="auto"/>
                  <w:sz w:val="21"/>
                  <w:szCs w:val="21"/>
                  <w:highlight w:val="none"/>
                </w:rPr>
                <w:delText>》</w:delText>
              </w:r>
            </w:del>
            <w:del w:id="137" w:author="范华玉" w:date="2026-07-20T13:49:45Z">
              <w:r>
                <w:rPr>
                  <w:rFonts w:hint="eastAsia" w:hAnsi="Times New Roman" w:cs="Times New Roman"/>
                  <w:color w:val="auto"/>
                  <w:sz w:val="21"/>
                  <w:szCs w:val="21"/>
                  <w:lang w:eastAsia="zh-CN"/>
                </w:rPr>
                <w:delText>、《员工发展（ED）模块体系文件》</w:delText>
              </w:r>
            </w:del>
          </w:p>
        </w:tc>
      </w:tr>
    </w:tbl>
    <w:p w14:paraId="181DD601">
      <w:pPr>
        <w:rPr>
          <w:del w:id="138" w:author="范华玉" w:date="2026-07-20T13:49:45Z"/>
          <w:rFonts w:ascii="华文中宋" w:hAnsi="华文中宋" w:eastAsia="华文中宋"/>
          <w:bCs/>
          <w:sz w:val="44"/>
          <w:szCs w:val="44"/>
        </w:rPr>
      </w:pPr>
      <w:del w:id="139" w:author="范华玉" w:date="2026-07-20T13:49:45Z">
        <w:r>
          <w:rPr>
            <w:rFonts w:ascii="华文中宋" w:hAnsi="华文中宋" w:eastAsia="华文中宋"/>
            <w:bCs/>
            <w:sz w:val="44"/>
            <w:szCs w:val="44"/>
          </w:rPr>
          <w:br w:type="page"/>
        </w:r>
      </w:del>
    </w:p>
    <w:customXmlDelRangeStart w:id="140" w:author="范华玉" w:date="2026-07-20T13:49:45Z"/>
    <w:sdt>
      <w:sdtPr>
        <w:rPr>
          <w:rFonts w:ascii="Georgia" w:hAnsi="Georgia" w:eastAsia="宋体" w:cstheme="minorBidi"/>
          <w:color w:val="auto"/>
          <w:sz w:val="22"/>
          <w:szCs w:val="22"/>
          <w:lang w:val="zh-CN"/>
        </w:rPr>
        <w:id w:val="720252795"/>
        <w:docPartObj>
          <w:docPartGallery w:val="Table of Contents"/>
          <w:docPartUnique/>
        </w:docPartObj>
      </w:sdtPr>
      <w:sdtEndPr>
        <w:rPr>
          <w:rStyle w:val="24"/>
          <w:rFonts w:hint="eastAsia" w:ascii="仿宋_GB2312" w:hAnsi="黑体" w:eastAsia="仿宋_GB2312" w:cstheme="minorBidi"/>
          <w:b w:val="0"/>
          <w:bCs w:val="0"/>
          <w:color w:val="auto"/>
          <w:kern w:val="2"/>
          <w:sz w:val="32"/>
          <w:szCs w:val="32"/>
          <w:lang w:val="zh-CN" w:eastAsia="zh-CN" w:bidi="ar-SA"/>
        </w:rPr>
      </w:sdtEndPr>
      <w:sdtContent>
        <w:customXmlDelRangeEnd w:id="140"/>
        <w:p w14:paraId="4225C9FE">
          <w:pPr>
            <w:pStyle w:val="53"/>
            <w:jc w:val="center"/>
            <w:rPr>
              <w:del w:id="142" w:author="范华玉" w:date="2026-07-20T13:49:45Z"/>
              <w:rStyle w:val="24"/>
              <w:rFonts w:hint="eastAsia" w:ascii="仿宋_GB2312" w:hAnsi="黑体" w:eastAsia="仿宋_GB2312" w:cstheme="minorBidi"/>
              <w:b w:val="0"/>
              <w:bCs w:val="0"/>
              <w:color w:val="auto"/>
              <w:kern w:val="2"/>
              <w:sz w:val="32"/>
              <w:szCs w:val="32"/>
              <w:u w:val="none"/>
              <w:lang w:val="en-US" w:eastAsia="zh-CN" w:bidi="ar-SA"/>
            </w:rPr>
          </w:pPr>
          <w:del w:id="144" w:author="范华玉" w:date="2026-07-20T13:49:45Z">
            <w:r>
              <w:rPr>
                <w:rStyle w:val="24"/>
                <w:rFonts w:hint="eastAsia" w:ascii="仿宋_GB2312" w:hAnsi="黑体" w:eastAsia="仿宋_GB2312" w:cstheme="minorBidi"/>
                <w:b w:val="0"/>
                <w:bCs w:val="0"/>
                <w:color w:val="auto"/>
                <w:kern w:val="2"/>
                <w:sz w:val="32"/>
                <w:szCs w:val="32"/>
                <w:u w:val="none"/>
                <w:lang w:val="zh-CN" w:eastAsia="zh-CN" w:bidi="ar-SA"/>
              </w:rPr>
              <w:delText>目录</w:delText>
            </w:r>
          </w:del>
        </w:p>
        <w:p w14:paraId="7DB6B5F8">
          <w:pPr>
            <w:pStyle w:val="12"/>
            <w:tabs>
              <w:tab w:val="right" w:leader="dot" w:pos="8306"/>
              <w:tab w:val="clear" w:pos="9242"/>
            </w:tabs>
            <w:rPr>
              <w:del w:id="145" w:author="范华玉" w:date="2026-07-20T13:49:45Z"/>
              <w:rStyle w:val="24"/>
              <w:rFonts w:hint="eastAsia" w:ascii="仿宋_GB2312" w:hAnsi="黑体" w:eastAsia="仿宋_GB2312" w:cstheme="minorBidi"/>
              <w:b w:val="0"/>
              <w:bCs w:val="0"/>
              <w:color w:val="auto"/>
              <w:kern w:val="2"/>
              <w:sz w:val="32"/>
              <w:szCs w:val="32"/>
              <w:lang w:val="zh-CN" w:eastAsia="zh-CN" w:bidi="ar-SA"/>
            </w:rPr>
          </w:pPr>
          <w:del w:id="146"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begin"/>
            </w:r>
          </w:del>
          <w:del w:id="147" w:author="范华玉" w:date="2026-07-20T13:49:45Z">
            <w:r>
              <w:rPr>
                <w:rStyle w:val="24"/>
                <w:rFonts w:hint="eastAsia" w:ascii="仿宋_GB2312" w:hAnsi="黑体" w:eastAsia="仿宋_GB2312" w:cstheme="minorBidi"/>
                <w:b w:val="0"/>
                <w:bCs w:val="0"/>
                <w:color w:val="auto"/>
                <w:kern w:val="2"/>
                <w:sz w:val="32"/>
                <w:szCs w:val="32"/>
                <w:lang w:val="zh-CN" w:eastAsia="zh-CN" w:bidi="ar-SA"/>
              </w:rPr>
              <w:delInstrText xml:space="preserve"> TOC \o "1-3" \h \z \u </w:delInstrText>
            </w:r>
          </w:del>
          <w:del w:id="148"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separate"/>
            </w:r>
          </w:del>
          <w:del w:id="149"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begin"/>
            </w:r>
          </w:del>
          <w:del w:id="150" w:author="范华玉" w:date="2026-07-20T13:49:45Z">
            <w:r>
              <w:rPr>
                <w:rStyle w:val="24"/>
                <w:rFonts w:hint="eastAsia" w:ascii="仿宋_GB2312" w:hAnsi="黑体" w:eastAsia="仿宋_GB2312" w:cstheme="minorBidi"/>
                <w:b w:val="0"/>
                <w:bCs w:val="0"/>
                <w:color w:val="auto"/>
                <w:kern w:val="2"/>
                <w:sz w:val="32"/>
                <w:szCs w:val="32"/>
                <w:lang w:val="zh-CN" w:eastAsia="zh-CN" w:bidi="ar-SA"/>
              </w:rPr>
              <w:delInstrText xml:space="preserve"> HYPERLINK \l _Toc29651 </w:delInstrText>
            </w:r>
          </w:del>
          <w:del w:id="151"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separate"/>
            </w:r>
          </w:del>
          <w:del w:id="152" w:author="范华玉" w:date="2026-07-20T13:49:45Z">
            <w:r>
              <w:rPr>
                <w:rStyle w:val="24"/>
                <w:rFonts w:hint="eastAsia" w:ascii="仿宋_GB2312" w:hAnsi="黑体" w:eastAsia="仿宋_GB2312" w:cstheme="minorBidi"/>
                <w:b w:val="0"/>
                <w:bCs w:val="0"/>
                <w:color w:val="auto"/>
                <w:kern w:val="2"/>
                <w:sz w:val="32"/>
                <w:szCs w:val="32"/>
                <w:lang w:val="zh-CN" w:eastAsia="zh-CN" w:bidi="ar-SA"/>
              </w:rPr>
              <w:delText>第一章 总则</w:delText>
            </w:r>
          </w:del>
          <w:del w:id="153" w:author="范华玉" w:date="2026-07-20T13:49:45Z">
            <w:r>
              <w:rPr>
                <w:rStyle w:val="24"/>
                <w:rFonts w:hint="eastAsia" w:ascii="仿宋_GB2312" w:hAnsi="黑体" w:eastAsia="仿宋_GB2312" w:cstheme="minorBidi"/>
                <w:b w:val="0"/>
                <w:bCs w:val="0"/>
                <w:color w:val="auto"/>
                <w:kern w:val="2"/>
                <w:sz w:val="32"/>
                <w:szCs w:val="32"/>
                <w:lang w:val="zh-CN" w:eastAsia="zh-CN" w:bidi="ar-SA"/>
              </w:rPr>
              <w:tab/>
            </w:r>
          </w:del>
          <w:del w:id="154"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begin"/>
            </w:r>
          </w:del>
          <w:del w:id="155" w:author="范华玉" w:date="2026-07-20T13:49:45Z">
            <w:r>
              <w:rPr>
                <w:rStyle w:val="24"/>
                <w:rFonts w:hint="eastAsia" w:ascii="仿宋_GB2312" w:hAnsi="黑体" w:eastAsia="仿宋_GB2312" w:cstheme="minorBidi"/>
                <w:b w:val="0"/>
                <w:bCs w:val="0"/>
                <w:color w:val="auto"/>
                <w:kern w:val="2"/>
                <w:sz w:val="32"/>
                <w:szCs w:val="32"/>
                <w:lang w:val="zh-CN" w:eastAsia="zh-CN" w:bidi="ar-SA"/>
              </w:rPr>
              <w:delInstrText xml:space="preserve"> PAGEREF _Toc29651 \h </w:delInstrText>
            </w:r>
          </w:del>
          <w:del w:id="156"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separate"/>
            </w:r>
          </w:del>
          <w:del w:id="157" w:author="范华玉" w:date="2026-07-20T13:49:45Z">
            <w:r>
              <w:rPr>
                <w:rStyle w:val="24"/>
                <w:rFonts w:hint="eastAsia" w:ascii="仿宋_GB2312" w:hAnsi="黑体" w:eastAsia="仿宋_GB2312" w:cstheme="minorBidi"/>
                <w:b w:val="0"/>
                <w:bCs w:val="0"/>
                <w:color w:val="auto"/>
                <w:kern w:val="2"/>
                <w:sz w:val="32"/>
                <w:szCs w:val="32"/>
                <w:lang w:val="zh-CN" w:eastAsia="zh-CN" w:bidi="ar-SA"/>
              </w:rPr>
              <w:delText>1</w:delText>
            </w:r>
          </w:del>
          <w:del w:id="158"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end"/>
            </w:r>
          </w:del>
          <w:del w:id="159"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end"/>
            </w:r>
          </w:del>
        </w:p>
        <w:p w14:paraId="6C5C1550">
          <w:pPr>
            <w:pStyle w:val="12"/>
            <w:tabs>
              <w:tab w:val="right" w:leader="dot" w:pos="8306"/>
              <w:tab w:val="clear" w:pos="9242"/>
            </w:tabs>
            <w:rPr>
              <w:del w:id="160" w:author="范华玉" w:date="2026-07-20T13:49:45Z"/>
              <w:rStyle w:val="24"/>
              <w:rFonts w:hint="eastAsia" w:ascii="仿宋_GB2312" w:hAnsi="黑体" w:eastAsia="仿宋_GB2312" w:cstheme="minorBidi"/>
              <w:b w:val="0"/>
              <w:bCs w:val="0"/>
              <w:color w:val="auto"/>
              <w:kern w:val="2"/>
              <w:sz w:val="32"/>
              <w:szCs w:val="32"/>
              <w:lang w:val="zh-CN" w:eastAsia="zh-CN" w:bidi="ar-SA"/>
            </w:rPr>
          </w:pPr>
          <w:del w:id="161"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begin"/>
            </w:r>
          </w:del>
          <w:del w:id="162" w:author="范华玉" w:date="2026-07-20T13:49:45Z">
            <w:r>
              <w:rPr>
                <w:rStyle w:val="24"/>
                <w:rFonts w:hint="eastAsia" w:ascii="仿宋_GB2312" w:hAnsi="黑体" w:eastAsia="仿宋_GB2312" w:cstheme="minorBidi"/>
                <w:b w:val="0"/>
                <w:bCs w:val="0"/>
                <w:color w:val="auto"/>
                <w:kern w:val="2"/>
                <w:sz w:val="32"/>
                <w:szCs w:val="32"/>
                <w:lang w:val="zh-CN" w:eastAsia="zh-CN" w:bidi="ar-SA"/>
              </w:rPr>
              <w:delInstrText xml:space="preserve"> HYPERLINK \l _Toc31449 </w:delInstrText>
            </w:r>
          </w:del>
          <w:del w:id="163"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separate"/>
            </w:r>
          </w:del>
          <w:del w:id="164" w:author="范华玉" w:date="2026-07-20T13:49:45Z">
            <w:r>
              <w:rPr>
                <w:rStyle w:val="24"/>
                <w:rFonts w:hint="eastAsia" w:ascii="仿宋_GB2312" w:hAnsi="黑体" w:eastAsia="仿宋_GB2312" w:cstheme="minorBidi"/>
                <w:b w:val="0"/>
                <w:bCs w:val="0"/>
                <w:color w:val="auto"/>
                <w:kern w:val="2"/>
                <w:sz w:val="32"/>
                <w:szCs w:val="32"/>
                <w:lang w:val="zh-CN" w:eastAsia="zh-CN" w:bidi="ar-SA"/>
              </w:rPr>
              <w:delText>第二章 员工职业发展通道</w:delText>
            </w:r>
          </w:del>
          <w:del w:id="165" w:author="范华玉" w:date="2026-07-20T13:49:45Z">
            <w:r>
              <w:rPr>
                <w:rStyle w:val="24"/>
                <w:rFonts w:hint="eastAsia" w:ascii="仿宋_GB2312" w:hAnsi="黑体" w:eastAsia="仿宋_GB2312" w:cstheme="minorBidi"/>
                <w:b w:val="0"/>
                <w:bCs w:val="0"/>
                <w:color w:val="auto"/>
                <w:kern w:val="2"/>
                <w:sz w:val="32"/>
                <w:szCs w:val="32"/>
                <w:lang w:val="zh-CN" w:eastAsia="zh-CN" w:bidi="ar-SA"/>
              </w:rPr>
              <w:tab/>
            </w:r>
          </w:del>
          <w:del w:id="166"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begin"/>
            </w:r>
          </w:del>
          <w:del w:id="167" w:author="范华玉" w:date="2026-07-20T13:49:45Z">
            <w:r>
              <w:rPr>
                <w:rStyle w:val="24"/>
                <w:rFonts w:hint="eastAsia" w:ascii="仿宋_GB2312" w:hAnsi="黑体" w:eastAsia="仿宋_GB2312" w:cstheme="minorBidi"/>
                <w:b w:val="0"/>
                <w:bCs w:val="0"/>
                <w:color w:val="auto"/>
                <w:kern w:val="2"/>
                <w:sz w:val="32"/>
                <w:szCs w:val="32"/>
                <w:lang w:val="zh-CN" w:eastAsia="zh-CN" w:bidi="ar-SA"/>
              </w:rPr>
              <w:delInstrText xml:space="preserve"> PAGEREF _Toc31449 \h </w:delInstrText>
            </w:r>
          </w:del>
          <w:del w:id="168"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separate"/>
            </w:r>
          </w:del>
          <w:del w:id="169" w:author="范华玉" w:date="2026-07-20T13:49:45Z">
            <w:r>
              <w:rPr>
                <w:rStyle w:val="24"/>
                <w:rFonts w:hint="eastAsia" w:ascii="仿宋_GB2312" w:hAnsi="黑体" w:eastAsia="仿宋_GB2312" w:cstheme="minorBidi"/>
                <w:b w:val="0"/>
                <w:bCs w:val="0"/>
                <w:color w:val="auto"/>
                <w:kern w:val="2"/>
                <w:sz w:val="32"/>
                <w:szCs w:val="32"/>
                <w:lang w:val="zh-CN" w:eastAsia="zh-CN" w:bidi="ar-SA"/>
              </w:rPr>
              <w:delText>1</w:delText>
            </w:r>
          </w:del>
          <w:del w:id="170"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end"/>
            </w:r>
          </w:del>
          <w:del w:id="171"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end"/>
            </w:r>
          </w:del>
        </w:p>
        <w:p w14:paraId="62D5BFCF">
          <w:pPr>
            <w:pStyle w:val="12"/>
            <w:tabs>
              <w:tab w:val="right" w:leader="dot" w:pos="8306"/>
              <w:tab w:val="clear" w:pos="9242"/>
            </w:tabs>
            <w:rPr>
              <w:del w:id="172" w:author="范华玉" w:date="2026-07-20T13:49:45Z"/>
              <w:rStyle w:val="24"/>
              <w:rFonts w:hint="eastAsia" w:ascii="仿宋_GB2312" w:hAnsi="黑体" w:eastAsia="仿宋_GB2312" w:cstheme="minorBidi"/>
              <w:b w:val="0"/>
              <w:bCs w:val="0"/>
              <w:color w:val="auto"/>
              <w:kern w:val="2"/>
              <w:sz w:val="32"/>
              <w:szCs w:val="32"/>
              <w:lang w:val="zh-CN" w:eastAsia="zh-CN" w:bidi="ar-SA"/>
            </w:rPr>
          </w:pPr>
          <w:del w:id="173"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begin"/>
            </w:r>
          </w:del>
          <w:del w:id="174" w:author="范华玉" w:date="2026-07-20T13:49:45Z">
            <w:r>
              <w:rPr>
                <w:rStyle w:val="24"/>
                <w:rFonts w:hint="eastAsia" w:ascii="仿宋_GB2312" w:hAnsi="黑体" w:eastAsia="仿宋_GB2312" w:cstheme="minorBidi"/>
                <w:b w:val="0"/>
                <w:bCs w:val="0"/>
                <w:color w:val="auto"/>
                <w:kern w:val="2"/>
                <w:sz w:val="32"/>
                <w:szCs w:val="32"/>
                <w:lang w:val="zh-CN" w:eastAsia="zh-CN" w:bidi="ar-SA"/>
              </w:rPr>
              <w:delInstrText xml:space="preserve"> HYPERLINK \l _Toc25476 </w:delInstrText>
            </w:r>
          </w:del>
          <w:del w:id="175"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separate"/>
            </w:r>
          </w:del>
          <w:del w:id="176" w:author="范华玉" w:date="2026-07-20T13:49:45Z">
            <w:r>
              <w:rPr>
                <w:rStyle w:val="24"/>
                <w:rFonts w:hint="eastAsia" w:ascii="仿宋_GB2312" w:hAnsi="黑体" w:eastAsia="仿宋_GB2312" w:cstheme="minorBidi"/>
                <w:b w:val="0"/>
                <w:bCs w:val="0"/>
                <w:color w:val="auto"/>
                <w:kern w:val="2"/>
                <w:sz w:val="32"/>
                <w:szCs w:val="32"/>
                <w:lang w:val="zh-CN" w:eastAsia="zh-CN" w:bidi="ar-SA"/>
              </w:rPr>
              <w:delText>第三章 任职资格标准</w:delText>
            </w:r>
          </w:del>
          <w:del w:id="177" w:author="范华玉" w:date="2026-07-20T13:49:45Z">
            <w:r>
              <w:rPr>
                <w:rStyle w:val="24"/>
                <w:rFonts w:hint="eastAsia" w:ascii="仿宋_GB2312" w:hAnsi="黑体" w:eastAsia="仿宋_GB2312" w:cstheme="minorBidi"/>
                <w:b w:val="0"/>
                <w:bCs w:val="0"/>
                <w:color w:val="auto"/>
                <w:kern w:val="2"/>
                <w:sz w:val="32"/>
                <w:szCs w:val="32"/>
                <w:lang w:val="zh-CN" w:eastAsia="zh-CN" w:bidi="ar-SA"/>
              </w:rPr>
              <w:tab/>
            </w:r>
          </w:del>
          <w:del w:id="178"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begin"/>
            </w:r>
          </w:del>
          <w:del w:id="179" w:author="范华玉" w:date="2026-07-20T13:49:45Z">
            <w:r>
              <w:rPr>
                <w:rStyle w:val="24"/>
                <w:rFonts w:hint="eastAsia" w:ascii="仿宋_GB2312" w:hAnsi="黑体" w:eastAsia="仿宋_GB2312" w:cstheme="minorBidi"/>
                <w:b w:val="0"/>
                <w:bCs w:val="0"/>
                <w:color w:val="auto"/>
                <w:kern w:val="2"/>
                <w:sz w:val="32"/>
                <w:szCs w:val="32"/>
                <w:lang w:val="zh-CN" w:eastAsia="zh-CN" w:bidi="ar-SA"/>
              </w:rPr>
              <w:delInstrText xml:space="preserve"> PAGEREF _Toc25476 \h </w:delInstrText>
            </w:r>
          </w:del>
          <w:del w:id="180"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separate"/>
            </w:r>
          </w:del>
          <w:del w:id="181" w:author="范华玉" w:date="2026-07-20T13:49:45Z">
            <w:r>
              <w:rPr>
                <w:rStyle w:val="24"/>
                <w:rFonts w:hint="eastAsia" w:ascii="仿宋_GB2312" w:hAnsi="黑体" w:eastAsia="仿宋_GB2312" w:cstheme="minorBidi"/>
                <w:b w:val="0"/>
                <w:bCs w:val="0"/>
                <w:color w:val="auto"/>
                <w:kern w:val="2"/>
                <w:sz w:val="32"/>
                <w:szCs w:val="32"/>
                <w:lang w:val="zh-CN" w:eastAsia="zh-CN" w:bidi="ar-SA"/>
              </w:rPr>
              <w:delText>9</w:delText>
            </w:r>
          </w:del>
          <w:del w:id="182"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end"/>
            </w:r>
          </w:del>
          <w:del w:id="183"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end"/>
            </w:r>
          </w:del>
        </w:p>
        <w:p w14:paraId="07ED165A">
          <w:pPr>
            <w:pStyle w:val="12"/>
            <w:tabs>
              <w:tab w:val="right" w:leader="dot" w:pos="8306"/>
              <w:tab w:val="clear" w:pos="9242"/>
            </w:tabs>
            <w:rPr>
              <w:del w:id="184" w:author="范华玉" w:date="2026-07-20T13:49:45Z"/>
              <w:rStyle w:val="24"/>
              <w:rFonts w:hint="eastAsia" w:ascii="仿宋_GB2312" w:hAnsi="黑体" w:eastAsia="仿宋_GB2312" w:cstheme="minorBidi"/>
              <w:b w:val="0"/>
              <w:bCs w:val="0"/>
              <w:color w:val="auto"/>
              <w:kern w:val="2"/>
              <w:sz w:val="32"/>
              <w:szCs w:val="32"/>
              <w:lang w:val="zh-CN" w:eastAsia="zh-CN" w:bidi="ar-SA"/>
            </w:rPr>
          </w:pPr>
          <w:del w:id="185"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begin"/>
            </w:r>
          </w:del>
          <w:del w:id="186" w:author="范华玉" w:date="2026-07-20T13:49:45Z">
            <w:r>
              <w:rPr>
                <w:rStyle w:val="24"/>
                <w:rFonts w:hint="eastAsia" w:ascii="仿宋_GB2312" w:hAnsi="黑体" w:eastAsia="仿宋_GB2312" w:cstheme="minorBidi"/>
                <w:b w:val="0"/>
                <w:bCs w:val="0"/>
                <w:color w:val="auto"/>
                <w:kern w:val="2"/>
                <w:sz w:val="32"/>
                <w:szCs w:val="32"/>
                <w:lang w:val="zh-CN" w:eastAsia="zh-CN" w:bidi="ar-SA"/>
              </w:rPr>
              <w:delInstrText xml:space="preserve"> HYPERLINK \l _Toc14972 </w:delInstrText>
            </w:r>
          </w:del>
          <w:del w:id="187"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separate"/>
            </w:r>
          </w:del>
          <w:del w:id="188" w:author="范华玉" w:date="2026-07-20T13:49:45Z">
            <w:r>
              <w:rPr>
                <w:rStyle w:val="24"/>
                <w:rFonts w:hint="eastAsia" w:ascii="仿宋_GB2312" w:hAnsi="黑体" w:eastAsia="仿宋_GB2312" w:cstheme="minorBidi"/>
                <w:b w:val="0"/>
                <w:bCs w:val="0"/>
                <w:color w:val="auto"/>
                <w:kern w:val="2"/>
                <w:sz w:val="32"/>
                <w:szCs w:val="32"/>
                <w:lang w:val="zh-CN" w:eastAsia="zh-CN" w:bidi="ar-SA"/>
              </w:rPr>
              <w:delText xml:space="preserve">第四章 </w:delText>
            </w:r>
          </w:del>
          <w:del w:id="189" w:author="范华玉" w:date="2026-07-20T13:49:45Z">
            <w:r>
              <w:rPr>
                <w:rStyle w:val="24"/>
                <w:rFonts w:hint="eastAsia" w:ascii="仿宋_GB2312" w:hAnsi="黑体" w:eastAsia="仿宋_GB2312" w:cstheme="minorBidi"/>
                <w:b w:val="0"/>
                <w:bCs w:val="0"/>
                <w:color w:val="auto"/>
                <w:kern w:val="2"/>
                <w:sz w:val="32"/>
                <w:szCs w:val="32"/>
                <w:lang w:val="en-US" w:eastAsia="zh-CN" w:bidi="ar-SA"/>
              </w:rPr>
              <w:delText>职级评定</w:delText>
            </w:r>
          </w:del>
          <w:del w:id="190" w:author="范华玉" w:date="2026-07-20T13:49:45Z">
            <w:r>
              <w:rPr>
                <w:rStyle w:val="24"/>
                <w:rFonts w:hint="eastAsia" w:ascii="仿宋_GB2312" w:hAnsi="黑体" w:eastAsia="仿宋_GB2312" w:cstheme="minorBidi"/>
                <w:b w:val="0"/>
                <w:bCs w:val="0"/>
                <w:color w:val="auto"/>
                <w:kern w:val="2"/>
                <w:sz w:val="32"/>
                <w:szCs w:val="32"/>
                <w:lang w:val="zh-CN" w:eastAsia="zh-CN" w:bidi="ar-SA"/>
              </w:rPr>
              <w:tab/>
            </w:r>
          </w:del>
          <w:del w:id="191"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begin"/>
            </w:r>
          </w:del>
          <w:del w:id="192" w:author="范华玉" w:date="2026-07-20T13:49:45Z">
            <w:r>
              <w:rPr>
                <w:rStyle w:val="24"/>
                <w:rFonts w:hint="eastAsia" w:ascii="仿宋_GB2312" w:hAnsi="黑体" w:eastAsia="仿宋_GB2312" w:cstheme="minorBidi"/>
                <w:b w:val="0"/>
                <w:bCs w:val="0"/>
                <w:color w:val="auto"/>
                <w:kern w:val="2"/>
                <w:sz w:val="32"/>
                <w:szCs w:val="32"/>
                <w:lang w:val="zh-CN" w:eastAsia="zh-CN" w:bidi="ar-SA"/>
              </w:rPr>
              <w:delInstrText xml:space="preserve"> PAGEREF _Toc14972 \h </w:delInstrText>
            </w:r>
          </w:del>
          <w:del w:id="193"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separate"/>
            </w:r>
          </w:del>
          <w:del w:id="194" w:author="范华玉" w:date="2026-07-20T13:49:45Z">
            <w:r>
              <w:rPr>
                <w:rStyle w:val="24"/>
                <w:rFonts w:hint="eastAsia" w:ascii="仿宋_GB2312" w:hAnsi="黑体" w:eastAsia="仿宋_GB2312" w:cstheme="minorBidi"/>
                <w:b w:val="0"/>
                <w:bCs w:val="0"/>
                <w:color w:val="auto"/>
                <w:kern w:val="2"/>
                <w:sz w:val="32"/>
                <w:szCs w:val="32"/>
                <w:lang w:val="zh-CN" w:eastAsia="zh-CN" w:bidi="ar-SA"/>
              </w:rPr>
              <w:delText>9</w:delText>
            </w:r>
          </w:del>
          <w:del w:id="195"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end"/>
            </w:r>
          </w:del>
          <w:del w:id="196"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end"/>
            </w:r>
          </w:del>
        </w:p>
        <w:p w14:paraId="4DDE15C1">
          <w:pPr>
            <w:pStyle w:val="12"/>
            <w:tabs>
              <w:tab w:val="right" w:leader="dot" w:pos="8306"/>
              <w:tab w:val="clear" w:pos="9242"/>
            </w:tabs>
            <w:rPr>
              <w:del w:id="197" w:author="范华玉" w:date="2026-07-20T13:49:45Z"/>
              <w:rStyle w:val="24"/>
              <w:rFonts w:hint="eastAsia" w:ascii="仿宋_GB2312" w:hAnsi="黑体" w:eastAsia="仿宋_GB2312" w:cstheme="minorBidi"/>
              <w:b w:val="0"/>
              <w:bCs w:val="0"/>
              <w:color w:val="auto"/>
              <w:kern w:val="2"/>
              <w:sz w:val="32"/>
              <w:szCs w:val="32"/>
              <w:lang w:val="zh-CN" w:eastAsia="zh-CN" w:bidi="ar-SA"/>
            </w:rPr>
          </w:pPr>
          <w:del w:id="198"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begin"/>
            </w:r>
          </w:del>
          <w:del w:id="199" w:author="范华玉" w:date="2026-07-20T13:49:45Z">
            <w:r>
              <w:rPr>
                <w:rStyle w:val="24"/>
                <w:rFonts w:hint="eastAsia" w:ascii="仿宋_GB2312" w:hAnsi="黑体" w:eastAsia="仿宋_GB2312" w:cstheme="minorBidi"/>
                <w:b w:val="0"/>
                <w:bCs w:val="0"/>
                <w:color w:val="auto"/>
                <w:kern w:val="2"/>
                <w:sz w:val="32"/>
                <w:szCs w:val="32"/>
                <w:lang w:val="zh-CN" w:eastAsia="zh-CN" w:bidi="ar-SA"/>
              </w:rPr>
              <w:delInstrText xml:space="preserve"> HYPERLINK \l _Toc9240 </w:delInstrText>
            </w:r>
          </w:del>
          <w:del w:id="200"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separate"/>
            </w:r>
          </w:del>
          <w:del w:id="201" w:author="范华玉" w:date="2026-07-20T13:49:45Z">
            <w:r>
              <w:rPr>
                <w:rStyle w:val="24"/>
                <w:rFonts w:hint="eastAsia" w:ascii="仿宋_GB2312" w:hAnsi="黑体" w:eastAsia="仿宋_GB2312" w:cstheme="minorBidi"/>
                <w:b w:val="0"/>
                <w:bCs w:val="0"/>
                <w:color w:val="auto"/>
                <w:kern w:val="2"/>
                <w:sz w:val="32"/>
                <w:szCs w:val="32"/>
                <w:lang w:val="zh-CN" w:eastAsia="zh-CN" w:bidi="ar-SA"/>
              </w:rPr>
              <w:delText>第五章 职级配套管理机制</w:delText>
            </w:r>
          </w:del>
          <w:del w:id="202" w:author="范华玉" w:date="2026-07-20T13:49:45Z">
            <w:r>
              <w:rPr>
                <w:rStyle w:val="24"/>
                <w:rFonts w:hint="eastAsia" w:ascii="仿宋_GB2312" w:hAnsi="黑体" w:eastAsia="仿宋_GB2312" w:cstheme="minorBidi"/>
                <w:b w:val="0"/>
                <w:bCs w:val="0"/>
                <w:color w:val="auto"/>
                <w:kern w:val="2"/>
                <w:sz w:val="32"/>
                <w:szCs w:val="32"/>
                <w:lang w:val="zh-CN" w:eastAsia="zh-CN" w:bidi="ar-SA"/>
              </w:rPr>
              <w:tab/>
            </w:r>
          </w:del>
          <w:del w:id="203"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begin"/>
            </w:r>
          </w:del>
          <w:del w:id="204" w:author="范华玉" w:date="2026-07-20T13:49:45Z">
            <w:r>
              <w:rPr>
                <w:rStyle w:val="24"/>
                <w:rFonts w:hint="eastAsia" w:ascii="仿宋_GB2312" w:hAnsi="黑体" w:eastAsia="仿宋_GB2312" w:cstheme="minorBidi"/>
                <w:b w:val="0"/>
                <w:bCs w:val="0"/>
                <w:color w:val="auto"/>
                <w:kern w:val="2"/>
                <w:sz w:val="32"/>
                <w:szCs w:val="32"/>
                <w:lang w:val="zh-CN" w:eastAsia="zh-CN" w:bidi="ar-SA"/>
              </w:rPr>
              <w:delInstrText xml:space="preserve"> PAGEREF _Toc9240 \h </w:delInstrText>
            </w:r>
          </w:del>
          <w:del w:id="205"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separate"/>
            </w:r>
          </w:del>
          <w:del w:id="206" w:author="范华玉" w:date="2026-07-20T13:49:45Z">
            <w:r>
              <w:rPr>
                <w:rStyle w:val="24"/>
                <w:rFonts w:hint="eastAsia" w:ascii="仿宋_GB2312" w:hAnsi="黑体" w:eastAsia="仿宋_GB2312" w:cstheme="minorBidi"/>
                <w:b w:val="0"/>
                <w:bCs w:val="0"/>
                <w:color w:val="auto"/>
                <w:kern w:val="2"/>
                <w:sz w:val="32"/>
                <w:szCs w:val="32"/>
                <w:lang w:val="zh-CN" w:eastAsia="zh-CN" w:bidi="ar-SA"/>
              </w:rPr>
              <w:delText>15</w:delText>
            </w:r>
          </w:del>
          <w:del w:id="207"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end"/>
            </w:r>
          </w:del>
          <w:del w:id="208"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end"/>
            </w:r>
          </w:del>
        </w:p>
        <w:p w14:paraId="7205E817">
          <w:pPr>
            <w:pStyle w:val="12"/>
            <w:tabs>
              <w:tab w:val="right" w:leader="dot" w:pos="8306"/>
              <w:tab w:val="clear" w:pos="9242"/>
            </w:tabs>
            <w:rPr>
              <w:del w:id="209" w:author="范华玉" w:date="2026-07-20T13:49:45Z"/>
              <w:rStyle w:val="24"/>
              <w:rFonts w:hint="eastAsia" w:ascii="仿宋_GB2312" w:hAnsi="黑体" w:eastAsia="仿宋_GB2312" w:cstheme="minorBidi"/>
              <w:b w:val="0"/>
              <w:bCs w:val="0"/>
              <w:color w:val="auto"/>
              <w:kern w:val="2"/>
              <w:sz w:val="32"/>
              <w:szCs w:val="32"/>
              <w:lang w:val="zh-CN" w:eastAsia="zh-CN" w:bidi="ar-SA"/>
            </w:rPr>
          </w:pPr>
          <w:del w:id="210"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begin"/>
            </w:r>
          </w:del>
          <w:del w:id="211" w:author="范华玉" w:date="2026-07-20T13:49:45Z">
            <w:r>
              <w:rPr>
                <w:rStyle w:val="24"/>
                <w:rFonts w:hint="eastAsia" w:ascii="仿宋_GB2312" w:hAnsi="黑体" w:eastAsia="仿宋_GB2312" w:cstheme="minorBidi"/>
                <w:b w:val="0"/>
                <w:bCs w:val="0"/>
                <w:color w:val="auto"/>
                <w:kern w:val="2"/>
                <w:sz w:val="32"/>
                <w:szCs w:val="32"/>
                <w:lang w:val="zh-CN" w:eastAsia="zh-CN" w:bidi="ar-SA"/>
              </w:rPr>
              <w:delInstrText xml:space="preserve"> HYPERLINK \l _Toc30569 </w:delInstrText>
            </w:r>
          </w:del>
          <w:del w:id="212"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separate"/>
            </w:r>
          </w:del>
          <w:del w:id="213" w:author="范华玉" w:date="2026-07-20T13:49:45Z">
            <w:r>
              <w:rPr>
                <w:rStyle w:val="24"/>
                <w:rFonts w:hint="eastAsia" w:ascii="仿宋_GB2312" w:hAnsi="黑体" w:eastAsia="仿宋_GB2312" w:cstheme="minorBidi"/>
                <w:b w:val="0"/>
                <w:bCs w:val="0"/>
                <w:color w:val="auto"/>
                <w:kern w:val="2"/>
                <w:sz w:val="32"/>
                <w:szCs w:val="32"/>
                <w:lang w:val="zh-CN" w:eastAsia="zh-CN" w:bidi="ar-SA"/>
              </w:rPr>
              <w:delText xml:space="preserve">第六章 </w:delText>
            </w:r>
          </w:del>
          <w:del w:id="214" w:author="范华玉" w:date="2026-07-20T13:49:45Z">
            <w:r>
              <w:rPr>
                <w:rStyle w:val="24"/>
                <w:rFonts w:hint="eastAsia" w:ascii="仿宋_GB2312" w:hAnsi="黑体" w:eastAsia="仿宋_GB2312" w:cstheme="minorBidi"/>
                <w:b w:val="0"/>
                <w:bCs w:val="0"/>
                <w:color w:val="auto"/>
                <w:kern w:val="2"/>
                <w:sz w:val="32"/>
                <w:szCs w:val="32"/>
                <w:lang w:val="en-US" w:eastAsia="zh-CN" w:bidi="ar-SA"/>
              </w:rPr>
              <w:delText>附则</w:delText>
            </w:r>
          </w:del>
          <w:del w:id="215" w:author="范华玉" w:date="2026-07-20T13:49:45Z">
            <w:r>
              <w:rPr>
                <w:rStyle w:val="24"/>
                <w:rFonts w:hint="eastAsia" w:ascii="仿宋_GB2312" w:hAnsi="黑体" w:eastAsia="仿宋_GB2312" w:cstheme="minorBidi"/>
                <w:b w:val="0"/>
                <w:bCs w:val="0"/>
                <w:color w:val="auto"/>
                <w:kern w:val="2"/>
                <w:sz w:val="32"/>
                <w:szCs w:val="32"/>
                <w:lang w:val="zh-CN" w:eastAsia="zh-CN" w:bidi="ar-SA"/>
              </w:rPr>
              <w:tab/>
            </w:r>
          </w:del>
          <w:del w:id="216"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begin"/>
            </w:r>
          </w:del>
          <w:del w:id="217" w:author="范华玉" w:date="2026-07-20T13:49:45Z">
            <w:r>
              <w:rPr>
                <w:rStyle w:val="24"/>
                <w:rFonts w:hint="eastAsia" w:ascii="仿宋_GB2312" w:hAnsi="黑体" w:eastAsia="仿宋_GB2312" w:cstheme="minorBidi"/>
                <w:b w:val="0"/>
                <w:bCs w:val="0"/>
                <w:color w:val="auto"/>
                <w:kern w:val="2"/>
                <w:sz w:val="32"/>
                <w:szCs w:val="32"/>
                <w:lang w:val="zh-CN" w:eastAsia="zh-CN" w:bidi="ar-SA"/>
              </w:rPr>
              <w:delInstrText xml:space="preserve"> PAGEREF _Toc30569 \h </w:delInstrText>
            </w:r>
          </w:del>
          <w:del w:id="218"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separate"/>
            </w:r>
          </w:del>
          <w:del w:id="219" w:author="范华玉" w:date="2026-07-20T13:49:45Z">
            <w:r>
              <w:rPr>
                <w:rStyle w:val="24"/>
                <w:rFonts w:hint="eastAsia" w:ascii="仿宋_GB2312" w:hAnsi="黑体" w:eastAsia="仿宋_GB2312" w:cstheme="minorBidi"/>
                <w:b w:val="0"/>
                <w:bCs w:val="0"/>
                <w:color w:val="auto"/>
                <w:kern w:val="2"/>
                <w:sz w:val="32"/>
                <w:szCs w:val="32"/>
                <w:lang w:val="zh-CN" w:eastAsia="zh-CN" w:bidi="ar-SA"/>
              </w:rPr>
              <w:delText>21</w:delText>
            </w:r>
          </w:del>
          <w:del w:id="220"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end"/>
            </w:r>
          </w:del>
          <w:del w:id="221"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end"/>
            </w:r>
          </w:del>
        </w:p>
        <w:p w14:paraId="78CB7E42">
          <w:pPr>
            <w:pStyle w:val="12"/>
            <w:tabs>
              <w:tab w:val="right" w:leader="dot" w:pos="8306"/>
              <w:tab w:val="clear" w:pos="9242"/>
            </w:tabs>
            <w:rPr>
              <w:del w:id="222" w:author="范华玉" w:date="2026-07-20T13:49:45Z"/>
              <w:rStyle w:val="24"/>
              <w:rFonts w:hint="eastAsia" w:ascii="仿宋_GB2312" w:hAnsi="黑体" w:eastAsia="仿宋_GB2312" w:cstheme="minorBidi"/>
              <w:b w:val="0"/>
              <w:bCs w:val="0"/>
              <w:color w:val="auto"/>
              <w:kern w:val="2"/>
              <w:sz w:val="32"/>
              <w:szCs w:val="32"/>
              <w:lang w:val="zh-CN" w:eastAsia="zh-CN" w:bidi="ar-SA"/>
            </w:rPr>
          </w:pPr>
          <w:del w:id="223"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begin"/>
            </w:r>
          </w:del>
          <w:del w:id="224" w:author="范华玉" w:date="2026-07-20T13:49:45Z">
            <w:r>
              <w:rPr>
                <w:rStyle w:val="24"/>
                <w:rFonts w:hint="eastAsia" w:ascii="仿宋_GB2312" w:hAnsi="黑体" w:eastAsia="仿宋_GB2312" w:cstheme="minorBidi"/>
                <w:b w:val="0"/>
                <w:bCs w:val="0"/>
                <w:color w:val="auto"/>
                <w:kern w:val="2"/>
                <w:sz w:val="32"/>
                <w:szCs w:val="32"/>
                <w:lang w:val="zh-CN" w:eastAsia="zh-CN" w:bidi="ar-SA"/>
              </w:rPr>
              <w:delInstrText xml:space="preserve"> HYPERLINK \l _Toc31219 </w:delInstrText>
            </w:r>
          </w:del>
          <w:del w:id="225"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separate"/>
            </w:r>
          </w:del>
          <w:del w:id="226" w:author="范华玉" w:date="2026-07-20T13:49:45Z">
            <w:r>
              <w:rPr>
                <w:rStyle w:val="24"/>
                <w:rFonts w:hint="eastAsia" w:ascii="仿宋_GB2312" w:hAnsi="黑体" w:eastAsia="仿宋_GB2312" w:cstheme="minorBidi"/>
                <w:b w:val="0"/>
                <w:bCs w:val="0"/>
                <w:color w:val="auto"/>
                <w:kern w:val="2"/>
                <w:sz w:val="32"/>
                <w:szCs w:val="32"/>
                <w:lang w:val="zh-CN" w:eastAsia="zh-CN" w:bidi="ar-SA"/>
              </w:rPr>
              <w:delText>附件</w:delText>
            </w:r>
          </w:del>
          <w:del w:id="227" w:author="范华玉" w:date="2026-07-20T13:49:45Z">
            <w:r>
              <w:rPr>
                <w:rStyle w:val="24"/>
                <w:rFonts w:hint="eastAsia" w:ascii="仿宋_GB2312" w:hAnsi="黑体" w:eastAsia="仿宋_GB2312" w:cstheme="minorBidi"/>
                <w:b w:val="0"/>
                <w:bCs w:val="0"/>
                <w:color w:val="auto"/>
                <w:kern w:val="2"/>
                <w:sz w:val="32"/>
                <w:szCs w:val="32"/>
                <w:lang w:val="zh-CN" w:eastAsia="zh-CN" w:bidi="ar-SA"/>
              </w:rPr>
              <w:tab/>
            </w:r>
          </w:del>
          <w:del w:id="228"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begin"/>
            </w:r>
          </w:del>
          <w:del w:id="229" w:author="范华玉" w:date="2026-07-20T13:49:45Z">
            <w:r>
              <w:rPr>
                <w:rStyle w:val="24"/>
                <w:rFonts w:hint="eastAsia" w:ascii="仿宋_GB2312" w:hAnsi="黑体" w:eastAsia="仿宋_GB2312" w:cstheme="minorBidi"/>
                <w:b w:val="0"/>
                <w:bCs w:val="0"/>
                <w:color w:val="auto"/>
                <w:kern w:val="2"/>
                <w:sz w:val="32"/>
                <w:szCs w:val="32"/>
                <w:lang w:val="zh-CN" w:eastAsia="zh-CN" w:bidi="ar-SA"/>
              </w:rPr>
              <w:delInstrText xml:space="preserve"> PAGEREF _Toc31219 \h </w:delInstrText>
            </w:r>
          </w:del>
          <w:del w:id="230"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separate"/>
            </w:r>
          </w:del>
          <w:del w:id="231" w:author="范华玉" w:date="2026-07-20T13:49:45Z">
            <w:r>
              <w:rPr>
                <w:rStyle w:val="24"/>
                <w:rFonts w:hint="eastAsia" w:ascii="仿宋_GB2312" w:hAnsi="黑体" w:eastAsia="仿宋_GB2312" w:cstheme="minorBidi"/>
                <w:b w:val="0"/>
                <w:bCs w:val="0"/>
                <w:color w:val="auto"/>
                <w:kern w:val="2"/>
                <w:sz w:val="32"/>
                <w:szCs w:val="32"/>
                <w:lang w:val="zh-CN" w:eastAsia="zh-CN" w:bidi="ar-SA"/>
              </w:rPr>
              <w:delText>21</w:delText>
            </w:r>
          </w:del>
          <w:del w:id="232"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end"/>
            </w:r>
          </w:del>
          <w:del w:id="233"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end"/>
            </w:r>
          </w:del>
        </w:p>
        <w:p w14:paraId="3EC2DDF4">
          <w:pPr>
            <w:rPr>
              <w:del w:id="234" w:author="范华玉" w:date="2026-07-20T13:49:45Z"/>
              <w:rStyle w:val="24"/>
              <w:rFonts w:hint="eastAsia" w:ascii="仿宋_GB2312" w:hAnsi="黑体" w:eastAsia="仿宋_GB2312" w:cstheme="minorBidi"/>
              <w:b w:val="0"/>
              <w:bCs w:val="0"/>
              <w:color w:val="auto"/>
              <w:kern w:val="2"/>
              <w:sz w:val="32"/>
              <w:szCs w:val="32"/>
              <w:lang w:val="zh-CN" w:eastAsia="zh-CN" w:bidi="ar-SA"/>
            </w:rPr>
          </w:pPr>
          <w:del w:id="235" w:author="范华玉" w:date="2026-07-20T13:49:45Z">
            <w:r>
              <w:rPr>
                <w:rStyle w:val="24"/>
                <w:rFonts w:hint="eastAsia" w:ascii="仿宋_GB2312" w:hAnsi="黑体" w:eastAsia="仿宋_GB2312" w:cstheme="minorBidi"/>
                <w:b w:val="0"/>
                <w:bCs w:val="0"/>
                <w:color w:val="auto"/>
                <w:kern w:val="2"/>
                <w:sz w:val="32"/>
                <w:szCs w:val="32"/>
                <w:lang w:val="zh-CN" w:eastAsia="zh-CN" w:bidi="ar-SA"/>
              </w:rPr>
              <w:fldChar w:fldCharType="end"/>
            </w:r>
          </w:del>
        </w:p>
        <w:customXmlDelRangeStart w:id="237" w:author="范华玉" w:date="2026-07-20T13:49:45Z"/>
      </w:sdtContent>
    </w:sdt>
    <w:customXmlDelRangeEnd w:id="237"/>
    <w:p w14:paraId="3BCD9BF6">
      <w:pPr>
        <w:spacing w:after="0" w:line="240" w:lineRule="auto"/>
        <w:rPr>
          <w:del w:id="238" w:author="范华玉" w:date="2026-07-20T13:49:45Z"/>
          <w:rFonts w:ascii="仿宋" w:hAnsi="仿宋" w:eastAsia="仿宋"/>
          <w:bCs/>
          <w:sz w:val="32"/>
          <w:szCs w:val="32"/>
        </w:rPr>
      </w:pPr>
      <w:del w:id="239" w:author="范华玉" w:date="2026-07-20T13:49:45Z">
        <w:r>
          <w:rPr>
            <w:rFonts w:ascii="仿宋" w:hAnsi="仿宋" w:eastAsia="仿宋"/>
            <w:bCs/>
            <w:sz w:val="32"/>
            <w:szCs w:val="32"/>
          </w:rPr>
          <w:br w:type="page"/>
        </w:r>
      </w:del>
    </w:p>
    <w:p w14:paraId="6A155964">
      <w:pPr>
        <w:spacing w:after="0" w:line="560" w:lineRule="exact"/>
        <w:jc w:val="center"/>
        <w:rPr>
          <w:del w:id="240" w:author="范华玉" w:date="2026-07-20T13:49:45Z"/>
          <w:rFonts w:ascii="华文中宋" w:hAnsi="华文中宋" w:eastAsia="华文中宋"/>
          <w:bCs/>
          <w:sz w:val="36"/>
          <w:szCs w:val="36"/>
        </w:rPr>
        <w:sectPr>
          <w:headerReference r:id="rId5" w:type="first"/>
          <w:footerReference r:id="rId6" w:type="default"/>
          <w:pgSz w:w="11906" w:h="16838"/>
          <w:pgMar w:top="1440" w:right="1800" w:bottom="1440" w:left="1800" w:header="992" w:footer="992" w:gutter="0"/>
          <w:cols w:space="425" w:num="1"/>
          <w:docGrid w:type="lines" w:linePitch="312" w:charSpace="0"/>
        </w:sectPr>
      </w:pPr>
    </w:p>
    <w:p w14:paraId="59E50FA5">
      <w:pPr>
        <w:spacing w:after="0" w:line="560" w:lineRule="exact"/>
        <w:jc w:val="center"/>
        <w:rPr>
          <w:rFonts w:hint="default" w:ascii="华文中宋" w:hAnsi="华文中宋" w:eastAsia="华文中宋"/>
          <w:bCs/>
          <w:sz w:val="28"/>
          <w:szCs w:val="28"/>
          <w:lang w:val="en-US" w:eastAsia="zh-CN"/>
        </w:rPr>
      </w:pPr>
      <w:r>
        <w:rPr>
          <w:rFonts w:hint="eastAsia" w:ascii="华文中宋" w:hAnsi="华文中宋" w:eastAsia="华文中宋"/>
          <w:bCs/>
          <w:sz w:val="36"/>
          <w:szCs w:val="36"/>
        </w:rPr>
        <w:t>华润啤酒</w:t>
      </w:r>
      <w:r>
        <w:rPr>
          <w:rFonts w:hint="eastAsia" w:ascii="华文中宋" w:hAnsi="华文中宋" w:eastAsia="华文中宋" w:cs="仿宋"/>
          <w:color w:val="000000"/>
          <w:sz w:val="36"/>
          <w:szCs w:val="36"/>
        </w:rPr>
        <w:t>员工职业发展管理办法</w:t>
      </w:r>
      <w:ins w:id="241" w:author="范华玉" w:date="2026-07-20T13:50:00Z">
        <w:r>
          <w:rPr>
            <w:rFonts w:hint="eastAsia" w:ascii="华文中宋" w:hAnsi="华文中宋" w:eastAsia="华文中宋"/>
            <w:bCs/>
            <w:sz w:val="28"/>
            <w:szCs w:val="28"/>
            <w:lang w:eastAsia="zh-CN"/>
          </w:rPr>
          <w:t>（</w:t>
        </w:r>
      </w:ins>
      <w:ins w:id="242" w:author="范华玉" w:date="2026-07-20T13:50:03Z">
        <w:r>
          <w:rPr>
            <w:rFonts w:hint="eastAsia" w:ascii="华文中宋" w:hAnsi="华文中宋" w:eastAsia="华文中宋"/>
            <w:bCs/>
            <w:sz w:val="28"/>
            <w:szCs w:val="28"/>
            <w:lang w:val="en-US" w:eastAsia="zh-CN"/>
          </w:rPr>
          <w:t>华啤B03-55-人力26D</w:t>
        </w:r>
      </w:ins>
      <w:ins w:id="243" w:author="范华玉" w:date="2026-07-20T13:50:05Z">
        <w:r>
          <w:rPr>
            <w:rFonts w:hint="eastAsia" w:ascii="华文中宋" w:hAnsi="华文中宋" w:eastAsia="华文中宋"/>
            <w:bCs/>
            <w:sz w:val="28"/>
            <w:szCs w:val="28"/>
            <w:lang w:val="en-US" w:eastAsia="zh-CN"/>
          </w:rPr>
          <w:t>）</w:t>
        </w:r>
      </w:ins>
    </w:p>
    <w:p w14:paraId="31E83041">
      <w:pPr>
        <w:pStyle w:val="32"/>
        <w:numPr>
          <w:ilvl w:val="0"/>
          <w:numId w:val="0"/>
        </w:numPr>
        <w:ind w:left="0" w:leftChars="0" w:firstLine="0" w:firstLineChars="0"/>
        <w:jc w:val="left"/>
        <w:rPr>
          <w:rFonts w:hint="default" w:ascii="黑体" w:hAnsi="黑体" w:eastAsia="黑体" w:cs="Times New Roman"/>
          <w:b w:val="0"/>
          <w:bCs/>
          <w:kern w:val="2"/>
          <w:sz w:val="32"/>
          <w:szCs w:val="32"/>
          <w:lang w:val="en-US" w:eastAsia="zh-CN" w:bidi="ar-SA"/>
        </w:rPr>
      </w:pPr>
      <w:bookmarkStart w:id="0" w:name="_Toc29651"/>
      <w:bookmarkStart w:id="1" w:name="_Toc121147701"/>
      <w:bookmarkStart w:id="2" w:name="_Toc121055810"/>
      <w:r>
        <w:rPr>
          <w:rFonts w:hint="eastAsia" w:ascii="黑体" w:hAnsi="黑体" w:eastAsia="黑体" w:cs="Times New Roman"/>
          <w:b w:val="0"/>
          <w:bCs/>
          <w:kern w:val="2"/>
          <w:sz w:val="32"/>
          <w:szCs w:val="32"/>
          <w:lang w:val="en-US" w:eastAsia="zh-CN" w:bidi="ar-SA"/>
        </w:rPr>
        <w:t>///</w:t>
      </w:r>
    </w:p>
    <w:p w14:paraId="716EABB5">
      <w:pPr>
        <w:pStyle w:val="32"/>
        <w:numPr>
          <w:ilvl w:val="0"/>
          <w:numId w:val="0"/>
        </w:numPr>
        <w:ind w:left="0" w:leftChars="0" w:firstLine="0" w:firstLineChars="0"/>
        <w:jc w:val="center"/>
        <w:rPr>
          <w:rFonts w:ascii="黑体" w:hAnsi="黑体" w:eastAsia="黑体"/>
          <w:bCs/>
        </w:rPr>
      </w:pPr>
      <w:r>
        <w:rPr>
          <w:rFonts w:hint="eastAsia" w:ascii="黑体" w:hAnsi="黑体" w:eastAsia="黑体" w:cs="Times New Roman"/>
          <w:b w:val="0"/>
          <w:bCs/>
          <w:kern w:val="2"/>
          <w:sz w:val="32"/>
          <w:szCs w:val="32"/>
          <w:lang w:val="en-US" w:eastAsia="zh-CN" w:bidi="ar-SA"/>
        </w:rPr>
        <w:t>第一章</w:t>
      </w:r>
      <w:r>
        <w:rPr>
          <w:rFonts w:hint="eastAsia" w:ascii="黑体" w:hAnsi="黑体" w:eastAsia="黑体"/>
        </w:rPr>
        <w:t>总则</w:t>
      </w:r>
      <w:bookmarkEnd w:id="0"/>
      <w:bookmarkEnd w:id="1"/>
      <w:bookmarkEnd w:id="2"/>
    </w:p>
    <w:p w14:paraId="3DBE3C2F">
      <w:pPr>
        <w:pStyle w:val="26"/>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rPr>
      </w:pPr>
      <w:r>
        <w:rPr>
          <w:rFonts w:hint="default" w:ascii="黑体" w:hAnsi="黑体" w:eastAsia="黑体" w:cs="仿宋"/>
          <w:b w:val="0"/>
          <w:color w:val="000000"/>
          <w:kern w:val="0"/>
          <w:sz w:val="32"/>
          <w:szCs w:val="32"/>
          <w:lang w:val="en-US" w:eastAsia="zh-CN" w:bidi="ar-SA"/>
        </w:rPr>
        <w:t>第一条</w:t>
      </w:r>
      <w:r>
        <w:rPr>
          <w:rFonts w:ascii="仿宋_GB2312" w:hAnsi="仿宋" w:eastAsia="仿宋_GB2312" w:cs="仿宋"/>
          <w:color w:val="000000"/>
          <w:sz w:val="32"/>
          <w:szCs w:val="32"/>
        </w:rPr>
        <w:t>为建立健全员工职业发展体系，搭建员工职业发展通道，促进员工职业发展，引导员工持续提升专业能力，支持公司目标达成，结合华润啤酒实际，特制定本管理办法</w:t>
      </w:r>
      <w:r>
        <w:rPr>
          <w:rFonts w:hint="eastAsia" w:ascii="仿宋_GB2312" w:hAnsi="仿宋" w:eastAsia="仿宋_GB2312" w:cs="仿宋"/>
          <w:color w:val="000000"/>
          <w:sz w:val="32"/>
          <w:szCs w:val="32"/>
        </w:rPr>
        <w:t>。</w:t>
      </w:r>
    </w:p>
    <w:p w14:paraId="4A23340B">
      <w:pPr>
        <w:pStyle w:val="26"/>
        <w:widowControl w:val="0"/>
        <w:numPr>
          <w:ilvl w:val="0"/>
          <w:numId w:val="0"/>
        </w:numPr>
        <w:spacing w:after="0" w:line="560" w:lineRule="exact"/>
        <w:ind w:left="0" w:leftChars="0" w:firstLine="640" w:firstLineChars="20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4617B39C">
      <w:pPr>
        <w:pStyle w:val="26"/>
        <w:widowControl w:val="0"/>
        <w:numPr>
          <w:ilvl w:val="0"/>
          <w:numId w:val="0"/>
        </w:numPr>
        <w:spacing w:after="0" w:line="560" w:lineRule="exact"/>
        <w:ind w:left="0" w:leftChars="0" w:firstLine="640" w:firstLineChars="200"/>
        <w:jc w:val="both"/>
        <w:rPr>
          <w:rFonts w:hint="default" w:ascii="仿宋_GB2312" w:hAnsi="仿宋" w:eastAsia="仿宋_GB2312" w:cs="仿宋"/>
          <w:b/>
          <w:color w:val="000000"/>
          <w:sz w:val="32"/>
          <w:szCs w:val="32"/>
          <w:lang w:val="en-US" w:eastAsia="zh-CN"/>
        </w:rPr>
      </w:pPr>
      <w:bookmarkStart w:id="3" w:name="_Toc261680071"/>
      <w:bookmarkStart w:id="4" w:name="_Toc297970561"/>
      <w:r>
        <w:rPr>
          <w:rFonts w:hint="default" w:ascii="黑体" w:hAnsi="黑体" w:eastAsia="黑体" w:cs="仿宋"/>
          <w:b w:val="0"/>
          <w:color w:val="000000"/>
          <w:kern w:val="0"/>
          <w:sz w:val="32"/>
          <w:szCs w:val="32"/>
          <w:lang w:val="en-US" w:eastAsia="zh-CN" w:bidi="ar-SA"/>
        </w:rPr>
        <w:t>第二条</w:t>
      </w:r>
      <w:r>
        <w:rPr>
          <w:rFonts w:ascii="仿宋_GB2312" w:hAnsi="仿宋" w:eastAsia="仿宋_GB2312" w:cs="仿宋"/>
          <w:color w:val="000000"/>
          <w:sz w:val="32"/>
          <w:szCs w:val="32"/>
        </w:rPr>
        <w:t>本办法适用于</w:t>
      </w:r>
      <w:r>
        <w:rPr>
          <w:rFonts w:hint="eastAsia" w:ascii="仿宋_GB2312" w:hAnsi="仿宋" w:eastAsia="仿宋_GB2312" w:cs="仿宋"/>
          <w:color w:val="000000"/>
          <w:sz w:val="32"/>
          <w:szCs w:val="32"/>
          <w:highlight w:val="none"/>
          <w:lang w:val="en-US" w:eastAsia="zh-CN"/>
        </w:rPr>
        <w:t>华润啤酒（控股）有限公司及其下属各级子公司、分公司、控股项目公司</w:t>
      </w:r>
      <w:r>
        <w:rPr>
          <w:rFonts w:ascii="仿宋_GB2312" w:hAnsi="仿宋" w:eastAsia="仿宋_GB2312" w:cs="仿宋"/>
          <w:color w:val="000000"/>
          <w:sz w:val="32"/>
          <w:szCs w:val="32"/>
        </w:rPr>
        <w:t>除集团直管</w:t>
      </w:r>
      <w:r>
        <w:rPr>
          <w:rFonts w:hint="eastAsia" w:ascii="仿宋_GB2312" w:hAnsi="仿宋" w:eastAsia="仿宋_GB2312" w:cs="仿宋"/>
          <w:color w:val="auto"/>
          <w:sz w:val="32"/>
          <w:szCs w:val="32"/>
          <w:lang w:val="en-US" w:eastAsia="zh-CN"/>
        </w:rPr>
        <w:t>干部</w:t>
      </w:r>
      <w:r>
        <w:rPr>
          <w:rFonts w:ascii="仿宋_GB2312" w:hAnsi="仿宋" w:eastAsia="仿宋_GB2312" w:cs="仿宋"/>
          <w:color w:val="auto"/>
          <w:sz w:val="32"/>
          <w:szCs w:val="32"/>
        </w:rPr>
        <w:t>以外</w:t>
      </w:r>
      <w:r>
        <w:rPr>
          <w:rFonts w:ascii="仿宋_GB2312" w:hAnsi="仿宋" w:eastAsia="仿宋_GB2312" w:cs="仿宋"/>
          <w:color w:val="000000"/>
          <w:sz w:val="32"/>
          <w:szCs w:val="32"/>
        </w:rPr>
        <w:t>所有员工的职业发展管理。</w:t>
      </w:r>
      <w:r>
        <w:rPr>
          <w:rFonts w:hint="eastAsia" w:ascii="仿宋_GB2312" w:hAnsi="仿宋" w:eastAsia="仿宋_GB2312" w:cs="仿宋"/>
          <w:color w:val="000000"/>
          <w:sz w:val="32"/>
          <w:szCs w:val="32"/>
          <w:lang w:val="en-US" w:eastAsia="zh-CN"/>
        </w:rPr>
        <w:t>///</w:t>
      </w:r>
    </w:p>
    <w:p w14:paraId="417951B0">
      <w:pPr>
        <w:pStyle w:val="26"/>
        <w:widowControl w:val="0"/>
        <w:numPr>
          <w:ilvl w:val="0"/>
          <w:numId w:val="0"/>
        </w:numPr>
        <w:spacing w:after="0" w:line="560" w:lineRule="exact"/>
        <w:ind w:left="0" w:leftChars="0" w:firstLine="640" w:firstLineChars="200"/>
        <w:jc w:val="both"/>
        <w:rPr>
          <w:rFonts w:ascii="仿宋_GB2312" w:hAnsi="仿宋" w:eastAsia="仿宋_GB2312" w:cs="仿宋"/>
          <w:color w:val="000000"/>
          <w:sz w:val="32"/>
          <w:szCs w:val="32"/>
        </w:rPr>
      </w:pPr>
      <w:r>
        <w:rPr>
          <w:rFonts w:hint="default" w:ascii="黑体" w:hAnsi="黑体" w:eastAsia="黑体" w:cs="仿宋"/>
          <w:b w:val="0"/>
          <w:color w:val="000000"/>
          <w:kern w:val="0"/>
          <w:sz w:val="32"/>
          <w:szCs w:val="32"/>
          <w:lang w:val="en-US" w:eastAsia="zh-CN" w:bidi="ar-SA"/>
        </w:rPr>
        <w:t>第三条</w:t>
      </w:r>
      <w:r>
        <w:rPr>
          <w:rFonts w:hint="eastAsia" w:ascii="仿宋_GB2312" w:hAnsi="仿宋" w:eastAsia="仿宋_GB2312" w:cs="仿宋"/>
          <w:color w:val="000000"/>
          <w:sz w:val="32"/>
          <w:szCs w:val="32"/>
        </w:rPr>
        <w:t>管理机构与职责</w:t>
      </w:r>
    </w:p>
    <w:bookmarkEnd w:id="3"/>
    <w:bookmarkEnd w:id="4"/>
    <w:p w14:paraId="663FAA5F">
      <w:pPr>
        <w:pStyle w:val="50"/>
        <w:numPr>
          <w:ilvl w:val="0"/>
          <w:numId w:val="0"/>
        </w:numPr>
        <w:ind w:left="0" w:leftChars="0" w:firstLine="640" w:firstLineChars="200"/>
        <w:outlineLvl w:val="9"/>
      </w:pPr>
      <w:r>
        <w:rPr>
          <w:rFonts w:hint="eastAsia" w:ascii="仿宋_GB2312" w:hAnsi="华文楷体" w:eastAsia="仿宋_GB2312" w:cs="Times New Roman"/>
          <w:kern w:val="2"/>
          <w:sz w:val="32"/>
          <w:szCs w:val="32"/>
          <w:lang w:val="en-US" w:eastAsia="zh-CN" w:bidi="ar-SA"/>
        </w:rPr>
        <w:t>（一）</w:t>
      </w:r>
      <w:r>
        <w:t>公司人力资源部是员工职业发展管理的归口部门。华润啤酒人力资源部负责统筹管理职级体系框架和任职资格标准框架。各级人力资源部负责牵头组织职级评定及评定过程中的资格初审、结果公示、结果应用等</w:t>
      </w:r>
      <w:r>
        <w:rPr>
          <w:rFonts w:hint="eastAsia"/>
        </w:rPr>
        <w:t>。</w:t>
      </w:r>
    </w:p>
    <w:p w14:paraId="3377EBC2">
      <w:pPr>
        <w:pStyle w:val="50"/>
        <w:numPr>
          <w:ilvl w:val="0"/>
          <w:numId w:val="0"/>
        </w:numPr>
        <w:ind w:left="0" w:leftChars="0" w:firstLine="640" w:firstLineChars="200"/>
        <w:outlineLvl w:val="9"/>
      </w:pPr>
      <w:r>
        <w:rPr>
          <w:rFonts w:hint="eastAsia" w:ascii="仿宋_GB2312" w:hAnsi="华文楷体" w:eastAsia="仿宋_GB2312" w:cs="Times New Roman"/>
          <w:kern w:val="2"/>
          <w:sz w:val="32"/>
          <w:szCs w:val="32"/>
          <w:lang w:val="en-US" w:eastAsia="zh-CN" w:bidi="ar-SA"/>
        </w:rPr>
        <w:t>（二）</w:t>
      </w:r>
      <w:r>
        <w:t>部门评定小组负责部门员工一定层级以下人员职级评定实施工作</w:t>
      </w:r>
      <w:r>
        <w:rPr>
          <w:rFonts w:hint="eastAsia"/>
        </w:rPr>
        <w:t>。</w:t>
      </w:r>
    </w:p>
    <w:p w14:paraId="256F0AC8">
      <w:pPr>
        <w:pStyle w:val="50"/>
        <w:numPr>
          <w:ilvl w:val="0"/>
          <w:numId w:val="0"/>
        </w:numPr>
        <w:ind w:left="0" w:leftChars="0" w:firstLine="640" w:firstLineChars="200"/>
        <w:outlineLvl w:val="9"/>
      </w:pPr>
      <w:r>
        <w:rPr>
          <w:rFonts w:hint="eastAsia" w:ascii="仿宋_GB2312" w:hAnsi="华文楷体" w:eastAsia="仿宋_GB2312" w:cs="Times New Roman"/>
          <w:kern w:val="2"/>
          <w:sz w:val="32"/>
          <w:szCs w:val="32"/>
          <w:lang w:val="en-US" w:eastAsia="zh-CN" w:bidi="ar-SA"/>
        </w:rPr>
        <w:t>（三）</w:t>
      </w:r>
      <w:r>
        <w:t>专业委员会负责开发维护所负责序列任职资格标准及一定层级以上人员职级评定实施工作</w:t>
      </w:r>
      <w:r>
        <w:rPr>
          <w:rFonts w:hint="eastAsia"/>
        </w:rPr>
        <w:t>。</w:t>
      </w:r>
    </w:p>
    <w:p w14:paraId="790F4304">
      <w:pPr>
        <w:pStyle w:val="50"/>
        <w:outlineLvl w:val="9"/>
        <w:rPr>
          <w:rFonts w:hint="default" w:eastAsia="仿宋_GB2312"/>
          <w:color w:val="auto"/>
          <w:highlight w:val="none"/>
          <w:lang w:val="en-US" w:eastAsia="zh-CN"/>
        </w:rPr>
      </w:pPr>
      <w:r>
        <w:rPr>
          <w:rFonts w:hint="eastAsia"/>
          <w:color w:val="auto"/>
        </w:rPr>
        <w:t>各序列</w:t>
      </w:r>
      <w:r>
        <w:rPr>
          <w:color w:val="auto"/>
        </w:rPr>
        <w:t>结合实际需要，在华润啤酒层面、</w:t>
      </w:r>
      <w:r>
        <w:rPr>
          <w:color w:val="auto"/>
          <w:highlight w:val="none"/>
        </w:rPr>
        <w:t>华润雪花</w:t>
      </w:r>
      <w:r>
        <w:rPr>
          <w:rFonts w:hint="eastAsia"/>
          <w:color w:val="auto"/>
          <w:highlight w:val="none"/>
          <w:lang w:val="en-US" w:eastAsia="zh-CN"/>
        </w:rPr>
        <w:t>/</w:t>
      </w:r>
      <w:r>
        <w:rPr>
          <w:rFonts w:hint="eastAsia"/>
          <w:color w:val="auto"/>
          <w:lang w:val="en-US" w:eastAsia="zh-CN"/>
        </w:rPr>
        <w:t>酒业本部</w:t>
      </w:r>
      <w:r>
        <w:rPr>
          <w:color w:val="auto"/>
        </w:rPr>
        <w:t>层面、</w:t>
      </w:r>
      <w:r>
        <w:rPr>
          <w:rFonts w:hint="eastAsia"/>
          <w:color w:val="auto"/>
          <w:lang w:val="en-US" w:eastAsia="zh-CN"/>
        </w:rPr>
        <w:t>销售</w:t>
      </w:r>
      <w:r>
        <w:rPr>
          <w:color w:val="auto"/>
        </w:rPr>
        <w:t>事业部/片区层面、</w:t>
      </w:r>
      <w:r>
        <w:rPr>
          <w:rFonts w:hint="eastAsia" w:ascii="仿宋_GB2312" w:hAnsi="仿宋" w:eastAsia="仿宋_GB2312" w:cs="仿宋"/>
          <w:color w:val="000000"/>
          <w:sz w:val="32"/>
          <w:szCs w:val="32"/>
          <w:highlight w:val="none"/>
          <w:lang w:val="en-US" w:eastAsia="zh-CN"/>
        </w:rPr>
        <w:t>控股项目公司</w:t>
      </w:r>
      <w:r>
        <w:rPr>
          <w:rFonts w:hint="eastAsia"/>
          <w:color w:val="auto"/>
          <w:highlight w:val="none"/>
          <w:lang w:val="en-US" w:eastAsia="zh-CN"/>
        </w:rPr>
        <w:t>、</w:t>
      </w:r>
      <w:r>
        <w:rPr>
          <w:color w:val="auto"/>
          <w:highlight w:val="none"/>
        </w:rPr>
        <w:t>省级营销中心、工厂设立所在组织层级的专业委员会</w:t>
      </w:r>
      <w:r>
        <w:rPr>
          <w:rFonts w:hint="eastAsia"/>
          <w:color w:val="auto"/>
          <w:highlight w:val="none"/>
        </w:rPr>
        <w:t>。</w:t>
      </w:r>
      <w:r>
        <w:rPr>
          <w:rFonts w:hint="eastAsia"/>
          <w:color w:val="auto"/>
          <w:highlight w:val="none"/>
          <w:lang w:val="en-US" w:eastAsia="zh-CN"/>
        </w:rPr>
        <w:t>///</w:t>
      </w:r>
    </w:p>
    <w:p w14:paraId="77CD2333">
      <w:pPr>
        <w:pStyle w:val="50"/>
        <w:ind w:left="0" w:leftChars="0" w:firstLine="0" w:firstLineChars="0"/>
        <w:outlineLvl w:val="9"/>
        <w:rPr>
          <w:rFonts w:hint="eastAsia"/>
        </w:rPr>
      </w:pPr>
    </w:p>
    <w:p w14:paraId="2CD5E8F7">
      <w:pPr>
        <w:pStyle w:val="32"/>
        <w:numPr>
          <w:ilvl w:val="0"/>
          <w:numId w:val="0"/>
        </w:numPr>
        <w:ind w:left="0" w:leftChars="0" w:firstLine="0" w:firstLineChars="0"/>
        <w:jc w:val="center"/>
        <w:rPr>
          <w:rFonts w:hint="eastAsia" w:ascii="黑体" w:hAnsi="黑体" w:eastAsia="黑体"/>
        </w:rPr>
      </w:pPr>
      <w:bookmarkStart w:id="5" w:name="_Toc31449"/>
      <w:r>
        <w:rPr>
          <w:rFonts w:hint="eastAsia" w:ascii="黑体" w:hAnsi="黑体" w:eastAsia="黑体" w:cs="Times New Roman"/>
          <w:b w:val="0"/>
          <w:kern w:val="2"/>
          <w:sz w:val="32"/>
          <w:szCs w:val="32"/>
          <w:lang w:val="en-US" w:eastAsia="zh-CN" w:bidi="ar-SA"/>
        </w:rPr>
        <w:t>第二章</w:t>
      </w:r>
      <w:r>
        <w:rPr>
          <w:rFonts w:hint="eastAsia" w:ascii="黑体" w:hAnsi="黑体" w:eastAsia="黑体" w:cs="仿宋"/>
          <w:color w:val="000000"/>
        </w:rPr>
        <w:t>员工职业发展通道</w:t>
      </w:r>
      <w:bookmarkEnd w:id="5"/>
    </w:p>
    <w:p w14:paraId="25571AEE">
      <w:pPr>
        <w:pStyle w:val="26"/>
        <w:widowControl w:val="0"/>
        <w:numPr>
          <w:ilvl w:val="0"/>
          <w:numId w:val="0"/>
        </w:numPr>
        <w:spacing w:after="0" w:line="560" w:lineRule="exact"/>
        <w:ind w:left="0" w:leftChars="0" w:firstLine="640" w:firstLineChars="200"/>
        <w:jc w:val="both"/>
        <w:rPr>
          <w:rFonts w:hint="default" w:ascii="仿宋_GB2312" w:hAnsi="仿宋" w:eastAsia="仿宋_GB2312" w:cs="仿宋"/>
          <w:color w:val="000000"/>
          <w:sz w:val="32"/>
          <w:szCs w:val="32"/>
          <w:lang w:val="en-US" w:eastAsia="zh-CN"/>
        </w:rPr>
      </w:pPr>
      <w:r>
        <w:rPr>
          <w:rFonts w:hint="default" w:ascii="黑体" w:hAnsi="黑体" w:eastAsia="黑体" w:cs="仿宋"/>
          <w:b w:val="0"/>
          <w:color w:val="000000"/>
          <w:kern w:val="0"/>
          <w:sz w:val="32"/>
          <w:szCs w:val="32"/>
          <w:lang w:val="en-US" w:eastAsia="zh-CN" w:bidi="ar-SA"/>
        </w:rPr>
        <w:t>第四条</w:t>
      </w:r>
      <w:r>
        <w:rPr>
          <w:rFonts w:ascii="仿宋_GB2312" w:hAnsi="仿宋" w:eastAsia="仿宋_GB2312" w:cs="仿宋"/>
          <w:color w:val="000000"/>
          <w:sz w:val="32"/>
          <w:szCs w:val="32"/>
        </w:rPr>
        <w:t>华润啤酒将公司岗位划分为管理类、专业类、运行类、业务类、辅助类五个类别</w:t>
      </w:r>
      <w:r>
        <w:rPr>
          <w:rFonts w:hint="eastAsia" w:ascii="仿宋_GB2312" w:hAnsi="仿宋" w:eastAsia="仿宋_GB2312" w:cs="仿宋"/>
          <w:color w:val="000000"/>
          <w:sz w:val="32"/>
          <w:szCs w:val="32"/>
        </w:rPr>
        <w:t>。</w:t>
      </w:r>
    </w:p>
    <w:p w14:paraId="6278A1DF">
      <w:pPr>
        <w:pStyle w:val="26"/>
        <w:widowControl w:val="0"/>
        <w:spacing w:after="0" w:line="560" w:lineRule="exact"/>
        <w:ind w:firstLine="640"/>
        <w:jc w:val="both"/>
        <w:rPr>
          <w:rFonts w:ascii="仿宋_GB2312" w:hAnsi="仿宋" w:eastAsia="仿宋_GB2312" w:cs="仿宋"/>
          <w:color w:val="auto"/>
          <w:sz w:val="32"/>
          <w:szCs w:val="32"/>
        </w:rPr>
      </w:pPr>
      <w:r>
        <w:rPr>
          <w:rFonts w:ascii="仿宋_GB2312" w:hAnsi="仿宋" w:eastAsia="仿宋_GB2312" w:cs="仿宋"/>
          <w:color w:val="000000"/>
          <w:sz w:val="32"/>
          <w:szCs w:val="32"/>
          <w:lang w:val="en-US" w:eastAsia="zh-CN"/>
        </w:rPr>
        <w:t>管理类岗位指</w:t>
      </w:r>
      <w:r>
        <w:rPr>
          <w:rFonts w:ascii="仿宋_GB2312" w:hAnsi="仿宋" w:eastAsia="仿宋_GB2312" w:cs="仿宋"/>
          <w:color w:val="auto"/>
          <w:sz w:val="32"/>
          <w:szCs w:val="32"/>
          <w:lang w:val="en-US" w:eastAsia="zh-CN"/>
        </w:rPr>
        <w:t>华润啤酒直管干部、资深管理人员、经理级员工。</w:t>
      </w:r>
    </w:p>
    <w:p w14:paraId="3627D9D5">
      <w:pPr>
        <w:pStyle w:val="26"/>
        <w:widowControl w:val="0"/>
        <w:spacing w:after="0" w:line="560" w:lineRule="exact"/>
        <w:ind w:firstLine="640"/>
        <w:jc w:val="both"/>
        <w:rPr>
          <w:rFonts w:ascii="仿宋_GB2312" w:hAnsi="仿宋" w:eastAsia="仿宋_GB2312" w:cs="仿宋"/>
          <w:color w:val="auto"/>
          <w:sz w:val="32"/>
          <w:szCs w:val="32"/>
          <w:highlight w:val="none"/>
        </w:rPr>
      </w:pPr>
      <w:r>
        <w:rPr>
          <w:rFonts w:ascii="仿宋_GB2312" w:hAnsi="仿宋" w:eastAsia="仿宋_GB2312" w:cs="仿宋"/>
          <w:color w:val="auto"/>
          <w:sz w:val="32"/>
          <w:szCs w:val="32"/>
        </w:rPr>
        <w:t>专业类岗位</w:t>
      </w:r>
      <w:r>
        <w:rPr>
          <w:rFonts w:ascii="仿宋_GB2312" w:hAnsi="仿宋" w:eastAsia="仿宋_GB2312" w:cs="仿宋"/>
          <w:color w:val="auto"/>
          <w:sz w:val="32"/>
          <w:szCs w:val="32"/>
          <w:highlight w:val="none"/>
        </w:rPr>
        <w:t>指非生产运行一线</w:t>
      </w:r>
      <w:r>
        <w:rPr>
          <w:rFonts w:hint="eastAsia" w:ascii="仿宋_GB2312" w:hAnsi="仿宋" w:eastAsia="仿宋_GB2312" w:cs="仿宋"/>
          <w:color w:val="auto"/>
          <w:sz w:val="32"/>
          <w:szCs w:val="32"/>
          <w:highlight w:val="none"/>
          <w:lang w:val="en-US" w:eastAsia="zh-CN"/>
        </w:rPr>
        <w:t>岗位</w:t>
      </w:r>
      <w:r>
        <w:rPr>
          <w:rFonts w:ascii="仿宋_GB2312" w:hAnsi="仿宋" w:eastAsia="仿宋_GB2312" w:cs="仿宋"/>
          <w:color w:val="auto"/>
          <w:sz w:val="32"/>
          <w:szCs w:val="32"/>
          <w:highlight w:val="none"/>
        </w:rPr>
        <w:t>、非销售一线</w:t>
      </w:r>
      <w:r>
        <w:rPr>
          <w:rFonts w:hint="eastAsia" w:ascii="仿宋_GB2312" w:hAnsi="仿宋" w:eastAsia="仿宋_GB2312" w:cs="仿宋"/>
          <w:color w:val="auto"/>
          <w:sz w:val="32"/>
          <w:szCs w:val="32"/>
          <w:highlight w:val="none"/>
          <w:lang w:val="en-US" w:eastAsia="zh-CN"/>
        </w:rPr>
        <w:t>岗位</w:t>
      </w:r>
      <w:r>
        <w:rPr>
          <w:rFonts w:ascii="仿宋_GB2312" w:hAnsi="仿宋" w:eastAsia="仿宋_GB2312" w:cs="仿宋"/>
          <w:color w:val="auto"/>
          <w:sz w:val="32"/>
          <w:szCs w:val="32"/>
          <w:highlight w:val="none"/>
        </w:rPr>
        <w:t xml:space="preserve">主要从事专业技术工作的职能岗位。 </w:t>
      </w:r>
    </w:p>
    <w:p w14:paraId="0AB9FCA4">
      <w:pPr>
        <w:pStyle w:val="26"/>
        <w:widowControl w:val="0"/>
        <w:spacing w:after="0" w:line="560" w:lineRule="exact"/>
        <w:ind w:firstLine="640"/>
        <w:jc w:val="both"/>
        <w:rPr>
          <w:rFonts w:ascii="仿宋_GB2312" w:hAnsi="仿宋" w:eastAsia="仿宋_GB2312" w:cs="仿宋"/>
          <w:color w:val="auto"/>
          <w:sz w:val="32"/>
          <w:szCs w:val="32"/>
          <w:highlight w:val="none"/>
        </w:rPr>
      </w:pPr>
      <w:r>
        <w:rPr>
          <w:rFonts w:ascii="仿宋_GB2312" w:hAnsi="仿宋" w:eastAsia="仿宋_GB2312" w:cs="仿宋"/>
          <w:color w:val="auto"/>
          <w:sz w:val="32"/>
          <w:szCs w:val="32"/>
          <w:highlight w:val="none"/>
        </w:rPr>
        <w:t>运行类岗位指主要从事生产运行管理、生产运行</w:t>
      </w:r>
      <w:r>
        <w:rPr>
          <w:rFonts w:hint="eastAsia" w:ascii="仿宋_GB2312" w:hAnsi="仿宋" w:eastAsia="仿宋_GB2312" w:cs="仿宋"/>
          <w:color w:val="auto"/>
          <w:sz w:val="32"/>
          <w:szCs w:val="32"/>
          <w:highlight w:val="none"/>
          <w:lang w:val="en-US" w:eastAsia="zh-CN"/>
        </w:rPr>
        <w:t>操作</w:t>
      </w:r>
      <w:r>
        <w:rPr>
          <w:rFonts w:ascii="仿宋_GB2312" w:hAnsi="仿宋" w:eastAsia="仿宋_GB2312" w:cs="仿宋"/>
          <w:color w:val="auto"/>
          <w:sz w:val="32"/>
          <w:szCs w:val="32"/>
          <w:highlight w:val="none"/>
        </w:rPr>
        <w:t>（生产技术、维修技术、检验、综合库管理</w:t>
      </w:r>
      <w:r>
        <w:rPr>
          <w:rFonts w:hint="eastAsia" w:ascii="仿宋_GB2312" w:hAnsi="仿宋" w:eastAsia="仿宋_GB2312" w:cs="仿宋"/>
          <w:color w:val="auto"/>
          <w:sz w:val="32"/>
          <w:szCs w:val="32"/>
          <w:highlight w:val="none"/>
          <w:lang w:val="en-US" w:eastAsia="zh-CN"/>
        </w:rPr>
        <w:t>类业务</w:t>
      </w:r>
      <w:r>
        <w:rPr>
          <w:rFonts w:ascii="仿宋_GB2312" w:hAnsi="仿宋" w:eastAsia="仿宋_GB2312" w:cs="仿宋"/>
          <w:color w:val="auto"/>
          <w:sz w:val="32"/>
          <w:szCs w:val="32"/>
          <w:highlight w:val="none"/>
        </w:rPr>
        <w:t>）、运营</w:t>
      </w:r>
      <w:r>
        <w:rPr>
          <w:rFonts w:hint="eastAsia" w:ascii="仿宋_GB2312" w:hAnsi="仿宋" w:eastAsia="仿宋_GB2312" w:cs="仿宋"/>
          <w:color w:val="auto"/>
          <w:sz w:val="32"/>
          <w:szCs w:val="32"/>
          <w:highlight w:val="none"/>
        </w:rPr>
        <w:t>等工作的岗位。</w:t>
      </w:r>
    </w:p>
    <w:p w14:paraId="7641F14F">
      <w:pPr>
        <w:pStyle w:val="26"/>
        <w:widowControl w:val="0"/>
        <w:spacing w:after="0" w:line="560" w:lineRule="exact"/>
        <w:ind w:firstLine="64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highlight w:val="none"/>
        </w:rPr>
        <w:t>业</w:t>
      </w:r>
      <w:r>
        <w:rPr>
          <w:rFonts w:ascii="仿宋_GB2312" w:hAnsi="仿宋" w:eastAsia="仿宋_GB2312" w:cs="仿宋"/>
          <w:color w:val="000000"/>
          <w:sz w:val="32"/>
          <w:szCs w:val="32"/>
          <w:highlight w:val="none"/>
        </w:rPr>
        <w:t>务类岗位指负责酒类销售业务类岗位。</w:t>
      </w:r>
      <w:r>
        <w:rPr>
          <w:rFonts w:ascii="仿宋_GB2312" w:hAnsi="仿宋" w:eastAsia="仿宋_GB2312" w:cs="仿宋"/>
          <w:color w:val="000000"/>
          <w:sz w:val="32"/>
          <w:szCs w:val="32"/>
        </w:rPr>
        <w:t xml:space="preserve"> </w:t>
      </w:r>
    </w:p>
    <w:p w14:paraId="7F84D382">
      <w:pPr>
        <w:pStyle w:val="26"/>
        <w:widowControl w:val="0"/>
        <w:spacing w:after="0" w:line="560" w:lineRule="exact"/>
        <w:ind w:firstLine="640"/>
        <w:jc w:val="both"/>
        <w:rPr>
          <w:rFonts w:hint="default" w:ascii="仿宋_GB2312" w:hAnsi="仿宋" w:eastAsia="仿宋_GB2312" w:cs="仿宋"/>
          <w:color w:val="000000"/>
          <w:sz w:val="32"/>
          <w:szCs w:val="32"/>
          <w:lang w:val="en-US" w:eastAsia="zh-CN"/>
        </w:rPr>
      </w:pPr>
      <w:r>
        <w:rPr>
          <w:rFonts w:ascii="仿宋_GB2312" w:hAnsi="仿宋" w:eastAsia="仿宋_GB2312" w:cs="仿宋"/>
          <w:color w:val="000000"/>
          <w:sz w:val="32"/>
          <w:szCs w:val="32"/>
        </w:rPr>
        <w:t>辅助类岗位指其它简单的单一工作岗位，如保安、司机等后勤岗位和工厂生产运行一线的辅助性岗位，不设计职业发展通道</w:t>
      </w:r>
      <w:r>
        <w:rPr>
          <w:rFonts w:hint="eastAsia" w:ascii="仿宋_GB2312" w:hAnsi="仿宋" w:eastAsia="仿宋_GB2312" w:cs="仿宋"/>
          <w:color w:val="000000"/>
          <w:sz w:val="32"/>
          <w:szCs w:val="32"/>
        </w:rPr>
        <w:t>。</w:t>
      </w:r>
      <w:r>
        <w:rPr>
          <w:rFonts w:hint="eastAsia" w:ascii="仿宋_GB2312" w:hAnsi="仿宋" w:eastAsia="仿宋_GB2312" w:cs="仿宋"/>
          <w:color w:val="000000"/>
          <w:sz w:val="32"/>
          <w:szCs w:val="32"/>
          <w:lang w:val="en-US" w:eastAsia="zh-CN"/>
        </w:rPr>
        <w:t>///</w:t>
      </w:r>
    </w:p>
    <w:p w14:paraId="213C8AA9">
      <w:pPr>
        <w:pStyle w:val="26"/>
        <w:widowControl w:val="0"/>
        <w:numPr>
          <w:ilvl w:val="0"/>
          <w:numId w:val="0"/>
        </w:numPr>
        <w:spacing w:after="0" w:line="560" w:lineRule="exact"/>
        <w:ind w:left="0" w:leftChars="0" w:firstLine="640" w:firstLineChars="200"/>
        <w:jc w:val="both"/>
        <w:rPr>
          <w:rFonts w:hint="default" w:ascii="仿宋_GB2312" w:hAnsi="仿宋" w:eastAsia="仿宋_GB2312" w:cs="仿宋"/>
          <w:color w:val="auto"/>
          <w:sz w:val="32"/>
          <w:szCs w:val="32"/>
          <w:lang w:val="en-US" w:eastAsia="zh-CN"/>
        </w:rPr>
      </w:pPr>
      <w:r>
        <w:rPr>
          <w:rFonts w:hint="default" w:ascii="黑体" w:hAnsi="黑体" w:eastAsia="黑体" w:cs="仿宋"/>
          <w:b w:val="0"/>
          <w:color w:val="auto"/>
          <w:kern w:val="0"/>
          <w:sz w:val="32"/>
          <w:szCs w:val="32"/>
          <w:lang w:val="en-US" w:eastAsia="zh-CN" w:bidi="ar-SA"/>
        </w:rPr>
        <w:t>第五条</w:t>
      </w:r>
      <w:r>
        <w:rPr>
          <w:rFonts w:ascii="仿宋_GB2312" w:hAnsi="仿宋" w:eastAsia="仿宋_GB2312" w:cs="仿宋"/>
          <w:color w:val="000000"/>
          <w:sz w:val="32"/>
          <w:szCs w:val="32"/>
        </w:rPr>
        <w:t>根据华润啤酒业务价值链环节及人才结构特点，将华润啤酒岗位划分为</w:t>
      </w:r>
      <w:r>
        <w:rPr>
          <w:rFonts w:hint="eastAsia" w:ascii="仿宋_GB2312" w:hAnsi="仿宋" w:eastAsia="仿宋_GB2312" w:cs="仿宋"/>
          <w:color w:val="auto"/>
          <w:sz w:val="32"/>
          <w:szCs w:val="32"/>
          <w:highlight w:val="none"/>
          <w:lang w:val="en-US" w:eastAsia="zh-CN"/>
        </w:rPr>
        <w:t>6</w:t>
      </w:r>
      <w:r>
        <w:rPr>
          <w:rFonts w:ascii="仿宋_GB2312" w:hAnsi="仿宋" w:eastAsia="仿宋_GB2312" w:cs="仿宋"/>
          <w:color w:val="auto"/>
          <w:sz w:val="32"/>
          <w:szCs w:val="32"/>
        </w:rPr>
        <w:t>个一级序列、</w:t>
      </w:r>
      <w:r>
        <w:rPr>
          <w:rFonts w:hint="eastAsia" w:ascii="仿宋_GB2312" w:hAnsi="仿宋" w:eastAsia="仿宋_GB2312" w:cs="仿宋"/>
          <w:strike w:val="0"/>
          <w:dstrike w:val="0"/>
          <w:color w:val="auto"/>
          <w:sz w:val="32"/>
          <w:szCs w:val="32"/>
          <w:highlight w:val="none"/>
          <w:lang w:val="en-US" w:eastAsia="zh-CN"/>
        </w:rPr>
        <w:t>25</w:t>
      </w:r>
      <w:r>
        <w:rPr>
          <w:rFonts w:ascii="仿宋_GB2312" w:hAnsi="仿宋" w:eastAsia="仿宋_GB2312" w:cs="仿宋"/>
          <w:color w:val="auto"/>
          <w:sz w:val="32"/>
          <w:szCs w:val="32"/>
          <w:highlight w:val="none"/>
        </w:rPr>
        <w:t>个</w:t>
      </w:r>
      <w:r>
        <w:rPr>
          <w:rFonts w:ascii="仿宋_GB2312" w:hAnsi="仿宋" w:eastAsia="仿宋_GB2312" w:cs="仿宋"/>
          <w:color w:val="auto"/>
          <w:sz w:val="32"/>
          <w:szCs w:val="32"/>
        </w:rPr>
        <w:t>二级序列。</w:t>
      </w:r>
      <w:r>
        <w:rPr>
          <w:rFonts w:hint="eastAsia" w:ascii="仿宋_GB2312" w:hAnsi="仿宋" w:eastAsia="仿宋_GB2312" w:cs="仿宋"/>
          <w:color w:val="auto"/>
          <w:sz w:val="32"/>
          <w:szCs w:val="32"/>
          <w:lang w:val="en-US" w:eastAsia="zh-CN"/>
        </w:rPr>
        <w:t>///</w:t>
      </w:r>
    </w:p>
    <w:p w14:paraId="5D3CEA0C">
      <w:pPr>
        <w:pStyle w:val="50"/>
        <w:numPr>
          <w:ilvl w:val="0"/>
          <w:numId w:val="0"/>
        </w:numPr>
        <w:ind w:left="0" w:leftChars="0" w:firstLine="640" w:firstLineChars="200"/>
        <w:outlineLvl w:val="9"/>
        <w:rPr>
          <w:rFonts w:hint="default" w:eastAsia="仿宋_GB2312"/>
          <w:lang w:val="en-US" w:eastAsia="zh-CN"/>
        </w:rPr>
      </w:pPr>
      <w:r>
        <w:rPr>
          <w:rFonts w:hint="eastAsia" w:ascii="仿宋_GB2312" w:hAnsi="华文楷体" w:eastAsia="仿宋_GB2312" w:cs="Times New Roman"/>
          <w:kern w:val="2"/>
          <w:sz w:val="32"/>
          <w:szCs w:val="32"/>
          <w:lang w:val="en-US" w:eastAsia="zh-CN" w:bidi="ar-SA"/>
        </w:rPr>
        <w:t>（一）</w:t>
      </w:r>
      <w:r>
        <w:rPr>
          <w:rFonts w:hint="eastAsia"/>
        </w:rPr>
        <w:t>管理类设1个一级序列，即管理序列，其二级序列不再细分。</w:t>
      </w:r>
      <w:r>
        <w:rPr>
          <w:rFonts w:hint="eastAsia"/>
          <w:lang w:val="en-US" w:eastAsia="zh-CN"/>
        </w:rPr>
        <w:t>///</w:t>
      </w:r>
    </w:p>
    <w:p w14:paraId="1182D0A0">
      <w:pPr>
        <w:pStyle w:val="50"/>
        <w:numPr>
          <w:ilvl w:val="0"/>
          <w:numId w:val="0"/>
        </w:numPr>
        <w:ind w:left="0" w:leftChars="0" w:firstLine="640" w:firstLineChars="200"/>
        <w:outlineLvl w:val="9"/>
        <w:rPr>
          <w:rFonts w:hint="default" w:eastAsia="仿宋_GB2312"/>
          <w:lang w:val="en-US" w:eastAsia="zh-CN"/>
        </w:rPr>
      </w:pPr>
      <w:r>
        <w:rPr>
          <w:rFonts w:hint="eastAsia" w:ascii="仿宋_GB2312" w:hAnsi="华文楷体" w:eastAsia="仿宋_GB2312" w:cs="Times New Roman"/>
          <w:kern w:val="2"/>
          <w:sz w:val="32"/>
          <w:szCs w:val="32"/>
          <w:lang w:val="en-US" w:eastAsia="zh-CN" w:bidi="ar-SA"/>
        </w:rPr>
        <w:t>（二）</w:t>
      </w:r>
      <w:r>
        <w:rPr>
          <w:rFonts w:hint="eastAsia"/>
        </w:rPr>
        <w:t>专业类设</w:t>
      </w:r>
      <w:r>
        <w:rPr>
          <w:rFonts w:hint="eastAsia"/>
          <w:lang w:val="en-US" w:eastAsia="zh-CN"/>
        </w:rPr>
        <w:t>3</w:t>
      </w:r>
      <w:r>
        <w:rPr>
          <w:rFonts w:hint="eastAsia"/>
        </w:rPr>
        <w:t>个一级序列，即供应链管理序列、市场和销售序列、职能管理序列。</w:t>
      </w:r>
    </w:p>
    <w:p w14:paraId="7D7DC5D1">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0" w:leftChars="0" w:firstLine="640" w:firstLineChars="200"/>
        <w:jc w:val="both"/>
        <w:textAlignment w:val="auto"/>
        <w:rPr>
          <w:rFonts w:hint="eastAsia" w:ascii="仿宋_GB2312" w:hAnsi="仿宋" w:eastAsia="仿宋_GB2312" w:cs="仿宋"/>
          <w:color w:val="auto"/>
          <w:sz w:val="32"/>
          <w:szCs w:val="32"/>
          <w:highlight w:val="none"/>
        </w:rPr>
      </w:pPr>
      <w:r>
        <w:rPr>
          <w:rFonts w:hint="eastAsia" w:ascii="仿宋_GB2312" w:hAnsi="仿宋" w:eastAsia="仿宋_GB2312" w:cs="仿宋"/>
          <w:color w:val="auto"/>
          <w:sz w:val="32"/>
          <w:szCs w:val="32"/>
        </w:rPr>
        <w:t>1.供应链管理序列设生产技术、生产管理、设备工程、采购管理、物流管理、供应链计划</w:t>
      </w:r>
      <w:r>
        <w:rPr>
          <w:rFonts w:hint="eastAsia" w:ascii="仿宋_GB2312" w:hAnsi="仿宋" w:eastAsia="仿宋_GB2312" w:cs="仿宋"/>
          <w:color w:val="auto"/>
          <w:sz w:val="32"/>
          <w:szCs w:val="32"/>
          <w:lang w:eastAsia="zh-CN"/>
        </w:rPr>
        <w:t>、</w:t>
      </w:r>
      <w:r>
        <w:rPr>
          <w:rFonts w:hint="eastAsia" w:ascii="仿宋_GB2312" w:hAnsi="仿宋" w:eastAsia="仿宋_GB2312" w:cs="仿宋"/>
          <w:color w:val="auto"/>
          <w:sz w:val="32"/>
          <w:szCs w:val="32"/>
          <w:highlight w:val="none"/>
        </w:rPr>
        <w:t xml:space="preserve">订单智能管理7个二级序列。 </w:t>
      </w:r>
    </w:p>
    <w:p w14:paraId="400867B1">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0" w:leftChars="0" w:firstLine="640" w:firstLineChars="200"/>
        <w:jc w:val="both"/>
        <w:textAlignment w:val="auto"/>
        <w:rPr>
          <w:rFonts w:hint="eastAsia" w:ascii="仿宋_GB2312" w:hAnsi="仿宋" w:eastAsia="仿宋_GB2312" w:cs="仿宋"/>
          <w:color w:val="auto"/>
          <w:sz w:val="32"/>
          <w:szCs w:val="32"/>
        </w:rPr>
      </w:pPr>
      <w:r>
        <w:rPr>
          <w:rFonts w:hint="eastAsia" w:ascii="仿宋_GB2312" w:hAnsi="仿宋" w:eastAsia="仿宋_GB2312" w:cs="仿宋"/>
          <w:color w:val="auto"/>
          <w:sz w:val="32"/>
          <w:szCs w:val="32"/>
          <w:highlight w:val="none"/>
          <w:lang w:val="en-US" w:eastAsia="zh-CN"/>
        </w:rPr>
        <w:t>2</w:t>
      </w:r>
      <w:r>
        <w:rPr>
          <w:rFonts w:hint="eastAsia" w:ascii="仿宋_GB2312" w:hAnsi="仿宋" w:eastAsia="仿宋_GB2312" w:cs="仿宋"/>
          <w:color w:val="auto"/>
          <w:sz w:val="32"/>
          <w:szCs w:val="32"/>
          <w:highlight w:val="none"/>
        </w:rPr>
        <w:t>.市场和销售序列设市场营销、销售管理</w:t>
      </w:r>
      <w:r>
        <w:rPr>
          <w:rFonts w:hint="eastAsia" w:ascii="仿宋_GB2312" w:hAnsi="仿宋" w:eastAsia="仿宋_GB2312" w:cs="仿宋"/>
          <w:color w:val="auto"/>
          <w:sz w:val="32"/>
          <w:szCs w:val="32"/>
          <w:highlight w:val="none"/>
          <w:lang w:val="en-US" w:eastAsia="zh-CN"/>
        </w:rPr>
        <w:t>2</w:t>
      </w:r>
      <w:r>
        <w:rPr>
          <w:rFonts w:hint="eastAsia" w:ascii="仿宋_GB2312" w:hAnsi="仿宋" w:eastAsia="仿宋_GB2312" w:cs="仿宋"/>
          <w:color w:val="auto"/>
          <w:sz w:val="32"/>
          <w:szCs w:val="32"/>
          <w:highlight w:val="none"/>
        </w:rPr>
        <w:t>个</w:t>
      </w:r>
      <w:r>
        <w:rPr>
          <w:rFonts w:hint="eastAsia" w:ascii="仿宋_GB2312" w:hAnsi="仿宋" w:eastAsia="仿宋_GB2312" w:cs="仿宋"/>
          <w:color w:val="auto"/>
          <w:sz w:val="32"/>
          <w:szCs w:val="32"/>
        </w:rPr>
        <w:t xml:space="preserve">二级序列。 </w:t>
      </w:r>
    </w:p>
    <w:p w14:paraId="6421D02A">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0" w:leftChars="0" w:firstLine="640" w:firstLineChars="200"/>
        <w:jc w:val="both"/>
        <w:textAlignment w:val="auto"/>
        <w:rPr>
          <w:rFonts w:hint="default" w:ascii="仿宋_GB2312" w:hAnsi="仿宋" w:eastAsia="仿宋_GB2312" w:cs="仿宋"/>
          <w:color w:val="auto"/>
          <w:sz w:val="32"/>
          <w:szCs w:val="32"/>
          <w:lang w:val="en-US" w:eastAsia="zh-CN"/>
        </w:rPr>
      </w:pPr>
      <w:r>
        <w:rPr>
          <w:rFonts w:hint="eastAsia" w:ascii="仿宋_GB2312" w:hAnsi="仿宋" w:eastAsia="仿宋_GB2312" w:cs="仿宋"/>
          <w:color w:val="auto"/>
          <w:sz w:val="32"/>
          <w:szCs w:val="32"/>
          <w:lang w:val="en-US" w:eastAsia="zh-CN"/>
        </w:rPr>
        <w:t>3</w:t>
      </w:r>
      <w:r>
        <w:rPr>
          <w:rFonts w:hint="eastAsia" w:ascii="仿宋_GB2312" w:hAnsi="仿宋" w:eastAsia="仿宋_GB2312" w:cs="仿宋"/>
          <w:color w:val="auto"/>
          <w:sz w:val="32"/>
          <w:szCs w:val="32"/>
        </w:rPr>
        <w:t>.职能管理序列设智能与数字化、财务管理</w:t>
      </w:r>
      <w:r>
        <w:rPr>
          <w:rFonts w:hint="eastAsia" w:ascii="仿宋_GB2312" w:hAnsi="仿宋" w:eastAsia="仿宋_GB2312" w:cs="仿宋"/>
          <w:color w:val="000000"/>
          <w:sz w:val="32"/>
          <w:szCs w:val="32"/>
        </w:rPr>
        <w:t>、人力资源、行政管理、环境健康和安全、</w:t>
      </w:r>
      <w:r>
        <w:rPr>
          <w:rFonts w:hint="eastAsia" w:ascii="仿宋_GB2312" w:hAnsi="仿宋" w:eastAsia="仿宋_GB2312" w:cs="仿宋"/>
          <w:color w:val="auto"/>
          <w:sz w:val="32"/>
          <w:szCs w:val="32"/>
        </w:rPr>
        <w:t>审计、法律</w:t>
      </w:r>
      <w:r>
        <w:rPr>
          <w:rFonts w:hint="eastAsia" w:ascii="仿宋_GB2312" w:hAnsi="仿宋" w:eastAsia="仿宋_GB2312" w:cs="仿宋"/>
          <w:color w:val="auto"/>
          <w:sz w:val="32"/>
          <w:szCs w:val="32"/>
          <w:lang w:val="en-US" w:eastAsia="zh-CN"/>
        </w:rPr>
        <w:t>合规</w:t>
      </w:r>
      <w:r>
        <w:rPr>
          <w:rFonts w:hint="eastAsia" w:ascii="仿宋_GB2312" w:hAnsi="仿宋" w:eastAsia="仿宋_GB2312" w:cs="仿宋"/>
          <w:color w:val="auto"/>
          <w:sz w:val="32"/>
          <w:szCs w:val="32"/>
        </w:rPr>
        <w:t>、党群、纪检、战略管理</w:t>
      </w:r>
      <w:r>
        <w:rPr>
          <w:rFonts w:hint="eastAsia" w:ascii="仿宋_GB2312" w:hAnsi="仿宋" w:eastAsia="仿宋_GB2312" w:cs="仿宋"/>
          <w:color w:val="auto"/>
          <w:sz w:val="32"/>
          <w:szCs w:val="32"/>
          <w:lang w:val="en-US" w:eastAsia="zh-CN"/>
        </w:rPr>
        <w:t>10</w:t>
      </w:r>
      <w:r>
        <w:rPr>
          <w:rFonts w:hint="eastAsia" w:ascii="仿宋_GB2312" w:hAnsi="仿宋" w:eastAsia="仿宋_GB2312" w:cs="仿宋"/>
          <w:color w:val="auto"/>
          <w:sz w:val="32"/>
          <w:szCs w:val="32"/>
        </w:rPr>
        <w:t>个二级序列。</w:t>
      </w:r>
      <w:r>
        <w:rPr>
          <w:rFonts w:hint="eastAsia" w:ascii="仿宋_GB2312" w:hAnsi="仿宋" w:eastAsia="仿宋_GB2312" w:cs="仿宋"/>
          <w:color w:val="auto"/>
          <w:sz w:val="32"/>
          <w:szCs w:val="32"/>
          <w:lang w:val="en-US" w:eastAsia="zh-CN"/>
        </w:rPr>
        <w:t>///</w:t>
      </w:r>
    </w:p>
    <w:p w14:paraId="610FB80D">
      <w:pPr>
        <w:pStyle w:val="50"/>
        <w:numPr>
          <w:ilvl w:val="0"/>
          <w:numId w:val="0"/>
        </w:numPr>
        <w:ind w:left="0" w:leftChars="0" w:firstLine="640" w:firstLineChars="200"/>
        <w:outlineLvl w:val="9"/>
        <w:rPr>
          <w:rFonts w:hint="default" w:eastAsia="仿宋_GB2312"/>
          <w:lang w:val="en-US" w:eastAsia="zh-CN"/>
        </w:rPr>
      </w:pPr>
      <w:r>
        <w:rPr>
          <w:rFonts w:hint="eastAsia" w:ascii="仿宋_GB2312" w:hAnsi="华文楷体" w:eastAsia="仿宋_GB2312" w:cs="Times New Roman"/>
          <w:kern w:val="2"/>
          <w:sz w:val="32"/>
          <w:szCs w:val="32"/>
          <w:lang w:val="en-US" w:eastAsia="zh-CN" w:bidi="ar-SA"/>
        </w:rPr>
        <w:t>（三）</w:t>
      </w:r>
      <w:r>
        <w:rPr>
          <w:rFonts w:hint="eastAsia"/>
        </w:rPr>
        <w:t>业务类设1个一级序列，即业务序列。其二级序列不再细分。</w:t>
      </w:r>
      <w:r>
        <w:rPr>
          <w:rFonts w:hint="eastAsia"/>
          <w:lang w:val="en-US" w:eastAsia="zh-CN"/>
        </w:rPr>
        <w:t>///</w:t>
      </w:r>
    </w:p>
    <w:p w14:paraId="59237538">
      <w:pPr>
        <w:pStyle w:val="50"/>
        <w:numPr>
          <w:ilvl w:val="0"/>
          <w:numId w:val="0"/>
        </w:numPr>
        <w:ind w:left="0" w:leftChars="0" w:firstLine="640" w:firstLineChars="200"/>
        <w:outlineLvl w:val="9"/>
        <w:rPr>
          <w:rFonts w:hint="default" w:eastAsia="仿宋_GB2312"/>
          <w:lang w:val="en-US" w:eastAsia="zh-CN"/>
        </w:rPr>
      </w:pPr>
      <w:r>
        <w:rPr>
          <w:rFonts w:hint="eastAsia" w:ascii="仿宋_GB2312" w:hAnsi="华文楷体" w:eastAsia="仿宋_GB2312" w:cs="Times New Roman"/>
          <w:kern w:val="2"/>
          <w:sz w:val="32"/>
          <w:szCs w:val="32"/>
          <w:lang w:val="en-US" w:eastAsia="zh-CN" w:bidi="ar-SA"/>
        </w:rPr>
        <w:t>（四）</w:t>
      </w:r>
      <w:r>
        <w:rPr>
          <w:rFonts w:hint="eastAsia"/>
        </w:rPr>
        <w:t>运行类设1个一级序列，即运行序列。下设生产维修、生产运行、检验、仓储</w:t>
      </w:r>
      <w:r>
        <w:rPr>
          <w:rFonts w:hint="eastAsia"/>
          <w:lang w:val="en-US" w:eastAsia="zh-CN"/>
        </w:rPr>
        <w:t>4</w:t>
      </w:r>
      <w:r>
        <w:rPr>
          <w:rFonts w:hint="eastAsia"/>
        </w:rPr>
        <w:t xml:space="preserve">个二级序列。 </w:t>
      </w:r>
      <w:r>
        <w:rPr>
          <w:rFonts w:hint="eastAsia"/>
          <w:lang w:val="en-US" w:eastAsia="zh-CN"/>
        </w:rPr>
        <w:t>///</w:t>
      </w:r>
    </w:p>
    <w:p w14:paraId="5BFFADDF">
      <w:pPr>
        <w:pStyle w:val="50"/>
        <w:numPr>
          <w:ilvl w:val="0"/>
          <w:numId w:val="0"/>
        </w:numPr>
        <w:ind w:left="0" w:leftChars="0" w:firstLine="640" w:firstLineChars="200"/>
        <w:outlineLvl w:val="9"/>
        <w:rPr>
          <w:rFonts w:hint="default" w:eastAsia="仿宋_GB2312"/>
          <w:lang w:val="en-US" w:eastAsia="zh-CN"/>
        </w:rPr>
      </w:pPr>
      <w:r>
        <w:rPr>
          <w:rFonts w:hint="eastAsia" w:ascii="仿宋_GB2312" w:hAnsi="华文楷体" w:eastAsia="仿宋_GB2312" w:cs="Times New Roman"/>
          <w:kern w:val="2"/>
          <w:sz w:val="32"/>
          <w:szCs w:val="32"/>
          <w:lang w:val="en-US" w:eastAsia="zh-CN" w:bidi="ar-SA"/>
        </w:rPr>
        <w:t>（五）</w:t>
      </w:r>
      <w:r>
        <w:rPr>
          <w:rFonts w:hint="eastAsia"/>
        </w:rPr>
        <w:t>各岗位的岗位序列是以职能确定其归属，不以组织架构确定其归属。新增岗位时应明确其岗位序列归属。</w:t>
      </w:r>
      <w:r>
        <w:rPr>
          <w:rFonts w:hint="eastAsia"/>
          <w:lang w:val="en-US" w:eastAsia="zh-CN"/>
        </w:rPr>
        <w:t>///</w:t>
      </w:r>
    </w:p>
    <w:p w14:paraId="2AA0427F">
      <w:pPr>
        <w:pStyle w:val="26"/>
        <w:widowControl w:val="0"/>
        <w:numPr>
          <w:ilvl w:val="0"/>
          <w:numId w:val="0"/>
        </w:numPr>
        <w:spacing w:after="0" w:line="560" w:lineRule="exact"/>
        <w:ind w:left="0" w:leftChars="0" w:firstLine="640" w:firstLineChars="200"/>
        <w:jc w:val="both"/>
        <w:rPr>
          <w:rFonts w:hint="default" w:ascii="仿宋_GB2312" w:hAnsi="仿宋" w:eastAsia="仿宋_GB2312" w:cs="仿宋"/>
          <w:color w:val="000000"/>
          <w:sz w:val="32"/>
          <w:szCs w:val="32"/>
          <w:lang w:val="en-US" w:eastAsia="zh-CN"/>
        </w:rPr>
      </w:pPr>
      <w:r>
        <w:rPr>
          <w:rFonts w:hint="default" w:ascii="黑体" w:hAnsi="黑体" w:eastAsia="黑体" w:cs="仿宋"/>
          <w:b w:val="0"/>
          <w:color w:val="000000"/>
          <w:kern w:val="0"/>
          <w:sz w:val="32"/>
          <w:szCs w:val="32"/>
          <w:lang w:val="en-US" w:eastAsia="zh-CN" w:bidi="ar-SA"/>
        </w:rPr>
        <w:t>第六条</w:t>
      </w:r>
      <w:r>
        <w:rPr>
          <w:rFonts w:hint="eastAsia" w:ascii="仿宋_GB2312" w:hAnsi="仿宋" w:eastAsia="仿宋_GB2312" w:cs="仿宋"/>
          <w:color w:val="000000"/>
          <w:sz w:val="32"/>
          <w:szCs w:val="32"/>
        </w:rPr>
        <w:t>岗位序列的新设、变更与撤销由华润啤酒人力资源部提出，报华润啤酒管理层审批，其他各部门及下属单位不得随意调整序列设置。</w:t>
      </w:r>
      <w:r>
        <w:rPr>
          <w:rFonts w:hint="eastAsia" w:ascii="仿宋_GB2312" w:hAnsi="仿宋" w:eastAsia="仿宋_GB2312" w:cs="仿宋"/>
          <w:color w:val="000000"/>
          <w:sz w:val="32"/>
          <w:szCs w:val="32"/>
          <w:lang w:val="en-US" w:eastAsia="zh-CN"/>
        </w:rPr>
        <w:t>///</w:t>
      </w:r>
    </w:p>
    <w:p w14:paraId="6123D874">
      <w:pPr>
        <w:pStyle w:val="26"/>
        <w:widowControl w:val="0"/>
        <w:numPr>
          <w:ilvl w:val="0"/>
          <w:numId w:val="0"/>
        </w:numPr>
        <w:spacing w:after="0" w:line="560" w:lineRule="exact"/>
        <w:ind w:left="0" w:leftChars="0" w:firstLine="640" w:firstLineChars="200"/>
        <w:jc w:val="both"/>
        <w:rPr>
          <w:rFonts w:hint="default" w:ascii="仿宋_GB2312" w:hAnsi="仿宋" w:eastAsia="仿宋_GB2312" w:cs="仿宋"/>
          <w:color w:val="000000"/>
          <w:sz w:val="32"/>
          <w:szCs w:val="32"/>
          <w:lang w:val="en-US" w:eastAsia="zh-CN"/>
        </w:rPr>
      </w:pPr>
      <w:r>
        <w:rPr>
          <w:rFonts w:hint="default" w:ascii="黑体" w:hAnsi="黑体" w:eastAsia="黑体" w:cs="仿宋"/>
          <w:b w:val="0"/>
          <w:color w:val="000000"/>
          <w:kern w:val="0"/>
          <w:sz w:val="32"/>
          <w:szCs w:val="32"/>
          <w:lang w:val="en-US" w:eastAsia="zh-CN" w:bidi="ar-SA"/>
        </w:rPr>
        <w:t>第七条</w:t>
      </w:r>
      <w:r>
        <w:rPr>
          <w:rFonts w:hint="eastAsia" w:ascii="仿宋_GB2312" w:hAnsi="仿宋" w:eastAsia="仿宋_GB2312" w:cs="仿宋"/>
          <w:color w:val="000000"/>
          <w:sz w:val="32"/>
          <w:szCs w:val="32"/>
        </w:rPr>
        <w:t>每个二级序列下，基于专业工作内容需具备的知识和技能相似性，进行专业模块划分，原则上每个序列划分的专业模块不超过7个。</w:t>
      </w:r>
      <w:r>
        <w:rPr>
          <w:rFonts w:hint="eastAsia" w:ascii="仿宋_GB2312" w:hAnsi="仿宋" w:eastAsia="仿宋_GB2312" w:cs="仿宋"/>
          <w:color w:val="000000"/>
          <w:sz w:val="32"/>
          <w:szCs w:val="32"/>
          <w:lang w:val="en-US" w:eastAsia="zh-CN"/>
        </w:rPr>
        <w:t>///</w:t>
      </w:r>
    </w:p>
    <w:p w14:paraId="01818838">
      <w:pPr>
        <w:pStyle w:val="26"/>
        <w:widowControl w:val="0"/>
        <w:numPr>
          <w:ilvl w:val="0"/>
          <w:numId w:val="0"/>
        </w:numPr>
        <w:spacing w:after="0" w:line="560" w:lineRule="exact"/>
        <w:ind w:left="0" w:leftChars="0" w:firstLine="640" w:firstLineChars="200"/>
        <w:jc w:val="both"/>
        <w:rPr>
          <w:rFonts w:hint="default" w:ascii="仿宋_GB2312" w:hAnsi="仿宋" w:eastAsia="仿宋_GB2312" w:cs="仿宋"/>
          <w:color w:val="auto"/>
          <w:sz w:val="32"/>
          <w:szCs w:val="32"/>
          <w:lang w:val="en-US" w:eastAsia="zh-CN"/>
        </w:rPr>
      </w:pPr>
      <w:r>
        <w:rPr>
          <w:rFonts w:hint="default" w:ascii="黑体" w:hAnsi="黑体" w:eastAsia="黑体" w:cs="仿宋"/>
          <w:b w:val="0"/>
          <w:color w:val="auto"/>
          <w:kern w:val="0"/>
          <w:sz w:val="32"/>
          <w:szCs w:val="32"/>
          <w:lang w:val="en-US" w:eastAsia="zh-CN" w:bidi="ar-SA"/>
        </w:rPr>
        <w:t>第八条</w:t>
      </w:r>
      <w:r>
        <w:rPr>
          <w:rFonts w:hint="eastAsia" w:ascii="仿宋_GB2312" w:hAnsi="仿宋" w:eastAsia="仿宋_GB2312" w:cs="仿宋"/>
          <w:color w:val="auto"/>
          <w:sz w:val="32"/>
          <w:szCs w:val="32"/>
        </w:rPr>
        <w:t>管理类岗位序列职业发展按照《华润啤酒直管干部管理规定》、</w:t>
      </w:r>
      <w:r>
        <w:rPr>
          <w:rFonts w:hint="eastAsia" w:ascii="仿宋_GB2312" w:hAnsi="仿宋" w:eastAsia="仿宋_GB2312" w:cs="仿宋"/>
          <w:color w:val="auto"/>
          <w:sz w:val="32"/>
          <w:szCs w:val="32"/>
          <w:highlight w:val="none"/>
        </w:rPr>
        <w:t>《华润啤酒</w:t>
      </w:r>
      <w:r>
        <w:rPr>
          <w:rFonts w:hint="eastAsia" w:ascii="仿宋_GB2312" w:hAnsi="仿宋" w:eastAsia="仿宋_GB2312" w:cs="仿宋"/>
          <w:color w:val="auto"/>
          <w:sz w:val="32"/>
          <w:szCs w:val="32"/>
          <w:highlight w:val="none"/>
          <w:lang w:val="en-US" w:eastAsia="zh-CN"/>
        </w:rPr>
        <w:t>资深管理人员管理办法</w:t>
      </w:r>
      <w:r>
        <w:rPr>
          <w:rFonts w:hint="eastAsia" w:ascii="仿宋_GB2312" w:hAnsi="仿宋" w:eastAsia="仿宋_GB2312" w:cs="仿宋"/>
          <w:color w:val="auto"/>
          <w:sz w:val="32"/>
          <w:szCs w:val="32"/>
          <w:highlight w:val="none"/>
        </w:rPr>
        <w:t>》</w:t>
      </w:r>
      <w:r>
        <w:rPr>
          <w:rFonts w:hint="eastAsia" w:ascii="仿宋_GB2312" w:hAnsi="仿宋" w:eastAsia="仿宋_GB2312" w:cs="仿宋"/>
          <w:color w:val="auto"/>
          <w:sz w:val="32"/>
          <w:szCs w:val="32"/>
          <w:highlight w:val="none"/>
          <w:lang w:eastAsia="zh-CN"/>
        </w:rPr>
        <w:t>、</w:t>
      </w:r>
      <w:r>
        <w:rPr>
          <w:rFonts w:hint="eastAsia" w:ascii="仿宋_GB2312" w:hAnsi="仿宋" w:eastAsia="仿宋_GB2312" w:cs="仿宋"/>
          <w:color w:val="auto"/>
          <w:sz w:val="32"/>
          <w:szCs w:val="32"/>
          <w:lang w:eastAsia="zh-CN"/>
        </w:rPr>
        <w:t>《华润啤酒经理级员工管理办法》</w:t>
      </w:r>
      <w:r>
        <w:rPr>
          <w:rFonts w:hint="eastAsia" w:ascii="仿宋_GB2312" w:hAnsi="仿宋" w:eastAsia="仿宋_GB2312" w:cs="仿宋"/>
          <w:color w:val="auto"/>
          <w:sz w:val="32"/>
          <w:szCs w:val="32"/>
        </w:rPr>
        <w:t xml:space="preserve">执行。 </w:t>
      </w:r>
      <w:r>
        <w:rPr>
          <w:rFonts w:hint="eastAsia" w:ascii="仿宋_GB2312" w:hAnsi="仿宋" w:eastAsia="仿宋_GB2312" w:cs="仿宋"/>
          <w:color w:val="auto"/>
          <w:sz w:val="32"/>
          <w:szCs w:val="32"/>
          <w:lang w:val="en-US" w:eastAsia="zh-CN"/>
        </w:rPr>
        <w:t>///</w:t>
      </w:r>
    </w:p>
    <w:p w14:paraId="2D04FF26">
      <w:pPr>
        <w:pStyle w:val="26"/>
        <w:widowControl w:val="0"/>
        <w:numPr>
          <w:ilvl w:val="0"/>
          <w:numId w:val="0"/>
        </w:numPr>
        <w:spacing w:after="0" w:line="560" w:lineRule="exact"/>
        <w:ind w:left="0" w:leftChars="0" w:firstLine="640" w:firstLineChars="200"/>
        <w:jc w:val="both"/>
        <w:rPr>
          <w:rFonts w:hint="eastAsia" w:ascii="仿宋_GB2312" w:hAnsi="仿宋" w:eastAsia="仿宋_GB2312" w:cs="仿宋"/>
          <w:color w:val="auto"/>
          <w:sz w:val="32"/>
          <w:szCs w:val="32"/>
        </w:rPr>
      </w:pPr>
      <w:r>
        <w:rPr>
          <w:rFonts w:hint="default" w:ascii="黑体" w:hAnsi="黑体" w:eastAsia="黑体" w:cs="仿宋"/>
          <w:b w:val="0"/>
          <w:color w:val="auto"/>
          <w:kern w:val="0"/>
          <w:sz w:val="32"/>
          <w:szCs w:val="32"/>
          <w:lang w:val="en-US" w:eastAsia="zh-CN" w:bidi="ar-SA"/>
        </w:rPr>
        <w:t>第九条</w:t>
      </w:r>
      <w:r>
        <w:rPr>
          <w:rFonts w:hint="eastAsia" w:ascii="仿宋_GB2312" w:hAnsi="仿宋" w:eastAsia="仿宋_GB2312" w:cs="仿宋"/>
          <w:color w:val="auto"/>
          <w:sz w:val="32"/>
          <w:szCs w:val="32"/>
        </w:rPr>
        <w:t>专业类岗位序列设</w:t>
      </w:r>
      <w:r>
        <w:rPr>
          <w:rFonts w:hint="eastAsia" w:ascii="仿宋_GB2312" w:hAnsi="仿宋" w:eastAsia="仿宋_GB2312" w:cs="仿宋"/>
          <w:color w:val="auto"/>
          <w:sz w:val="32"/>
          <w:szCs w:val="32"/>
          <w:lang w:val="en-US" w:eastAsia="zh-CN"/>
        </w:rPr>
        <w:t>9</w:t>
      </w:r>
      <w:r>
        <w:rPr>
          <w:rFonts w:hint="eastAsia" w:ascii="仿宋_GB2312" w:hAnsi="仿宋" w:eastAsia="仿宋_GB2312" w:cs="仿宋"/>
          <w:color w:val="auto"/>
          <w:sz w:val="32"/>
          <w:szCs w:val="32"/>
        </w:rPr>
        <w:t>个职级（P1-P</w:t>
      </w:r>
      <w:r>
        <w:rPr>
          <w:rFonts w:hint="eastAsia" w:ascii="仿宋_GB2312" w:hAnsi="仿宋" w:eastAsia="仿宋_GB2312" w:cs="仿宋"/>
          <w:color w:val="auto"/>
          <w:sz w:val="32"/>
          <w:szCs w:val="32"/>
          <w:lang w:val="en-US" w:eastAsia="zh-CN"/>
        </w:rPr>
        <w:t>9</w:t>
      </w:r>
      <w:r>
        <w:rPr>
          <w:rFonts w:hint="eastAsia" w:ascii="仿宋_GB2312" w:hAnsi="仿宋" w:eastAsia="仿宋_GB2312" w:cs="仿宋"/>
          <w:color w:val="auto"/>
          <w:sz w:val="32"/>
          <w:szCs w:val="32"/>
        </w:rPr>
        <w:t xml:space="preserve">），其发展通道及角色定位如下： </w:t>
      </w:r>
    </w:p>
    <w:p w14:paraId="490F6CB5">
      <w:pPr>
        <w:pStyle w:val="26"/>
        <w:widowControl w:val="0"/>
        <w:numPr>
          <w:ilvl w:val="0"/>
          <w:numId w:val="0"/>
        </w:numPr>
        <w:spacing w:after="0" w:line="560" w:lineRule="exact"/>
        <w:ind w:left="0" w:leftChars="0" w:firstLine="438" w:firstLineChars="137"/>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kern w:val="0"/>
          <w:sz w:val="32"/>
          <w:szCs w:val="32"/>
          <w:lang w:val="en-US" w:eastAsia="zh-CN" w:bidi="ar-SA"/>
        </w:rPr>
        <w:t>（一）</w:t>
      </w:r>
      <w:r>
        <w:rPr>
          <w:rFonts w:hint="eastAsia" w:ascii="仿宋_GB2312" w:hAnsi="仿宋" w:eastAsia="仿宋_GB2312" w:cs="仿宋"/>
          <w:color w:val="000000"/>
          <w:sz w:val="32"/>
          <w:szCs w:val="32"/>
          <w:highlight w:val="none"/>
        </w:rPr>
        <w:t>专业</w:t>
      </w:r>
      <w:r>
        <w:rPr>
          <w:rFonts w:hint="eastAsia" w:ascii="仿宋_GB2312" w:hAnsi="仿宋" w:eastAsia="仿宋_GB2312" w:cs="仿宋"/>
          <w:color w:val="000000"/>
          <w:sz w:val="32"/>
          <w:szCs w:val="32"/>
          <w:highlight w:val="none"/>
          <w:lang w:val="en-US" w:eastAsia="zh-CN"/>
        </w:rPr>
        <w:t>类</w:t>
      </w:r>
      <w:r>
        <w:rPr>
          <w:rFonts w:hint="eastAsia" w:ascii="仿宋_GB2312" w:hAnsi="仿宋" w:eastAsia="仿宋_GB2312" w:cs="仿宋"/>
          <w:color w:val="000000"/>
          <w:sz w:val="32"/>
          <w:szCs w:val="32"/>
          <w:highlight w:val="none"/>
        </w:rPr>
        <w:t xml:space="preserve">岗位序列发展通道 </w:t>
      </w:r>
    </w:p>
    <w:p w14:paraId="217A7129">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000000" w:themeColor="text1"/>
          <w:sz w:val="32"/>
          <w:szCs w:val="32"/>
          <w:highlight w:val="none"/>
          <w:lang w:val="en-US" w:eastAsia="zh-CN"/>
          <w14:textFill>
            <w14:solidFill>
              <w14:schemeClr w14:val="tx1"/>
            </w14:solidFill>
          </w14:textFill>
        </w:rPr>
      </w:pPr>
      <w:r>
        <w:rPr>
          <w:rFonts w:hint="eastAsia" w:ascii="仿宋_GB2312" w:hAnsi="仿宋" w:eastAsia="仿宋_GB2312" w:cs="仿宋"/>
          <w:color w:val="000000" w:themeColor="text1"/>
          <w:kern w:val="0"/>
          <w:sz w:val="32"/>
          <w:szCs w:val="32"/>
          <w:lang w:val="en-US" w:eastAsia="zh-CN" w:bidi="ar-SA"/>
          <w14:textFill>
            <w14:solidFill>
              <w14:schemeClr w14:val="tx1"/>
            </w14:solidFill>
          </w14:textFill>
        </w:rPr>
        <w:t>1.</w:t>
      </w: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公司层面：各专业类岗位序列职级发展上限为P9。 ///</w:t>
      </w:r>
    </w:p>
    <w:p w14:paraId="56643F0B">
      <w:pPr>
        <w:pStyle w:val="26"/>
        <w:widowControl w:val="0"/>
        <w:numPr>
          <w:ilvl w:val="0"/>
          <w:numId w:val="0"/>
        </w:numPr>
        <w:spacing w:after="0" w:line="560" w:lineRule="exact"/>
        <w:ind w:left="0" w:leftChars="0" w:firstLine="438" w:firstLineChars="137"/>
        <w:jc w:val="both"/>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pPr>
      <w:r>
        <w:rPr>
          <w:rFonts w:hint="eastAsia" w:ascii="仿宋_GB2312" w:hAnsi="仿宋" w:eastAsia="仿宋_GB2312" w:cs="仿宋"/>
          <w:color w:val="000000" w:themeColor="text1"/>
          <w:kern w:val="0"/>
          <w:sz w:val="32"/>
          <w:szCs w:val="32"/>
          <w:lang w:val="en-US" w:eastAsia="zh-CN" w:bidi="ar-SA"/>
          <w14:textFill>
            <w14:solidFill>
              <w14:schemeClr w14:val="tx1"/>
            </w14:solidFill>
          </w14:textFill>
        </w:rPr>
        <w:t>2.</w:t>
      </w: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销售事业部/片区/控股项目公司本部层面</w:t>
      </w:r>
      <w:ins w:id="244" w:author="咨询组" w:date="2026-07-21T20:04:52Z">
        <w:r>
          <w:rPr>
            <w:rFonts w:hint="eastAsia" w:ascii="仿宋_GB2312" w:hAnsi="仿宋" w:eastAsia="仿宋_GB2312" w:cs="仿宋"/>
            <w:color w:val="000000"/>
            <w:sz w:val="32"/>
            <w:szCs w:val="32"/>
            <w:highlight w:val="none"/>
          </w:rPr>
          <w:t>专业</w:t>
        </w:r>
      </w:ins>
      <w:ins w:id="245" w:author="咨询组" w:date="2026-07-21T20:04:52Z">
        <w:r>
          <w:rPr>
            <w:rFonts w:hint="eastAsia" w:ascii="仿宋_GB2312" w:hAnsi="仿宋" w:eastAsia="仿宋_GB2312" w:cs="仿宋"/>
            <w:color w:val="000000"/>
            <w:sz w:val="32"/>
            <w:szCs w:val="32"/>
            <w:highlight w:val="none"/>
            <w:lang w:val="en-US" w:eastAsia="zh-CN"/>
          </w:rPr>
          <w:t>类</w:t>
        </w:r>
      </w:ins>
      <w:ins w:id="246" w:author="咨询组" w:date="2026-07-21T20:04:52Z">
        <w:r>
          <w:rPr>
            <w:rFonts w:hint="eastAsia" w:ascii="仿宋_GB2312" w:hAnsi="仿宋" w:eastAsia="仿宋_GB2312" w:cs="仿宋"/>
            <w:color w:val="000000"/>
            <w:sz w:val="32"/>
            <w:szCs w:val="32"/>
            <w:highlight w:val="none"/>
          </w:rPr>
          <w:t>岗位序列发展通道</w:t>
        </w:r>
      </w:ins>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w:t>
      </w:r>
    </w:p>
    <w:p w14:paraId="51777966">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000000"/>
          <w:sz w:val="32"/>
          <w:szCs w:val="32"/>
          <w:highlight w:val="none"/>
          <w:lang w:val="en-US" w:eastAsia="zh-CN"/>
        </w:rPr>
      </w:pPr>
      <w:r>
        <w:rPr>
          <w:rFonts w:hint="default" w:ascii="仿宋_GB2312" w:hAnsi="仿宋" w:eastAsia="仿宋_GB2312" w:cs="仿宋"/>
          <w:color w:val="000000"/>
          <w:kern w:val="0"/>
          <w:sz w:val="32"/>
          <w:szCs w:val="32"/>
          <w:lang w:val="en-US" w:eastAsia="zh-CN" w:bidi="ar-SA"/>
        </w:rPr>
        <w:t>(1)</w:t>
      </w:r>
      <w:r>
        <w:rPr>
          <w:rFonts w:hint="eastAsia" w:ascii="仿宋_GB2312" w:hAnsi="仿宋" w:eastAsia="仿宋_GB2312" w:cs="仿宋"/>
          <w:color w:val="000000"/>
          <w:sz w:val="32"/>
          <w:szCs w:val="32"/>
          <w:highlight w:val="none"/>
          <w:lang w:val="en-US" w:eastAsia="zh-CN"/>
        </w:rPr>
        <w:t>销售事业部/控股项目公司本部：各专业岗位序列职级发展上限为P5。</w:t>
      </w:r>
    </w:p>
    <w:p w14:paraId="4AF20C6C">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000000"/>
          <w:sz w:val="32"/>
          <w:szCs w:val="32"/>
          <w:highlight w:val="none"/>
          <w:lang w:val="en-US" w:eastAsia="zh-CN"/>
        </w:rPr>
      </w:pPr>
      <w:r>
        <w:rPr>
          <w:rFonts w:hint="default" w:ascii="仿宋_GB2312" w:hAnsi="仿宋" w:eastAsia="仿宋_GB2312" w:cs="仿宋"/>
          <w:color w:val="000000"/>
          <w:kern w:val="0"/>
          <w:sz w:val="32"/>
          <w:szCs w:val="32"/>
          <w:lang w:val="en-US" w:eastAsia="zh-CN" w:bidi="ar-SA"/>
        </w:rPr>
        <w:t>(2)</w:t>
      </w:r>
      <w:r>
        <w:rPr>
          <w:rFonts w:hint="eastAsia" w:ascii="仿宋_GB2312" w:hAnsi="仿宋" w:eastAsia="仿宋_GB2312" w:cs="仿宋"/>
          <w:color w:val="000000"/>
          <w:sz w:val="32"/>
          <w:szCs w:val="32"/>
          <w:highlight w:val="none"/>
          <w:lang w:val="en-US" w:eastAsia="zh-CN"/>
        </w:rPr>
        <w:t>生产片区：</w:t>
      </w:r>
    </w:p>
    <w:p w14:paraId="2A9CF456">
      <w:pPr>
        <w:pStyle w:val="26"/>
        <w:widowControl w:val="0"/>
        <w:numPr>
          <w:ilvl w:val="0"/>
          <w:numId w:val="0"/>
        </w:numPr>
        <w:spacing w:after="0" w:line="560" w:lineRule="exact"/>
        <w:ind w:left="0" w:leftChars="0" w:firstLine="438" w:firstLineChars="137"/>
        <w:jc w:val="both"/>
        <w:rPr>
          <w:rFonts w:hint="eastAsia" w:ascii="仿宋_GB2312" w:hAnsi="仿宋" w:eastAsia="仿宋_GB2312" w:cs="仿宋"/>
          <w:color w:val="000000"/>
          <w:sz w:val="32"/>
          <w:szCs w:val="32"/>
          <w:highlight w:val="yellow"/>
        </w:rPr>
      </w:pPr>
      <w:r>
        <w:rPr>
          <w:rFonts w:hint="eastAsia" w:ascii="仿宋_GB2312" w:hAnsi="仿宋" w:eastAsia="仿宋_GB2312" w:cs="仿宋"/>
          <w:color w:val="000000"/>
          <w:sz w:val="32"/>
          <w:szCs w:val="32"/>
          <w:highlight w:val="none"/>
        </w:rPr>
        <w:t>① 设备工程、生产技术、生产管理序列岗位职级发展上限为P6</w:t>
      </w: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strike w:val="0"/>
          <w:dstrike w:val="0"/>
          <w:color w:val="auto"/>
          <w:kern w:val="0"/>
          <w:sz w:val="32"/>
          <w:szCs w:val="32"/>
          <w:highlight w:val="none"/>
          <w:lang w:val="en-US" w:eastAsia="zh-CN" w:bidi="ar-SA"/>
        </w:rPr>
        <w:t>检测中心生产技术序列岗位职级发展</w:t>
      </w:r>
      <w:r>
        <w:rPr>
          <w:rFonts w:hint="default" w:ascii="仿宋_GB2312" w:hAnsi="仿宋" w:eastAsia="仿宋_GB2312" w:cs="仿宋"/>
          <w:strike w:val="0"/>
          <w:dstrike w:val="0"/>
          <w:color w:val="auto"/>
          <w:kern w:val="0"/>
          <w:sz w:val="32"/>
          <w:szCs w:val="32"/>
          <w:highlight w:val="none"/>
          <w:lang w:val="en-US" w:eastAsia="zh-CN" w:bidi="ar-SA"/>
        </w:rPr>
        <w:t>上限</w:t>
      </w:r>
      <w:r>
        <w:rPr>
          <w:rFonts w:hint="eastAsia" w:ascii="仿宋_GB2312" w:hAnsi="仿宋" w:eastAsia="仿宋_GB2312" w:cs="仿宋"/>
          <w:strike w:val="0"/>
          <w:dstrike w:val="0"/>
          <w:color w:val="auto"/>
          <w:kern w:val="0"/>
          <w:sz w:val="32"/>
          <w:szCs w:val="32"/>
          <w:highlight w:val="none"/>
          <w:lang w:val="en-US" w:eastAsia="zh-CN" w:bidi="ar-SA"/>
        </w:rPr>
        <w:t>为P4</w:t>
      </w: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rPr>
        <w:t xml:space="preserve"> </w:t>
      </w:r>
    </w:p>
    <w:p w14:paraId="1FF762E9">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rPr>
        <w:t>② 其他专业岗位序列职级发展上限为P5。</w:t>
      </w:r>
    </w:p>
    <w:p w14:paraId="0E60C992">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000000"/>
          <w:sz w:val="32"/>
          <w:szCs w:val="32"/>
          <w:highlight w:val="none"/>
          <w:lang w:val="en-US" w:eastAsia="zh-CN"/>
        </w:rPr>
      </w:pPr>
      <w:r>
        <w:rPr>
          <w:rFonts w:hint="default" w:ascii="仿宋_GB2312" w:hAnsi="仿宋" w:eastAsia="仿宋_GB2312" w:cs="仿宋"/>
          <w:color w:val="000000"/>
          <w:kern w:val="0"/>
          <w:sz w:val="32"/>
          <w:szCs w:val="32"/>
          <w:lang w:val="en-US" w:eastAsia="zh-CN" w:bidi="ar-SA"/>
        </w:rPr>
        <w:t>(3)</w:t>
      </w:r>
      <w:r>
        <w:rPr>
          <w:rFonts w:hint="eastAsia" w:ascii="仿宋_GB2312" w:hAnsi="仿宋" w:eastAsia="仿宋_GB2312" w:cs="仿宋"/>
          <w:color w:val="000000"/>
          <w:sz w:val="32"/>
          <w:szCs w:val="32"/>
          <w:highlight w:val="none"/>
          <w:lang w:val="en-US" w:eastAsia="zh-CN"/>
        </w:rPr>
        <w:t>营运片区：订单智能管理序列岗位职级发展</w:t>
      </w:r>
      <w:r>
        <w:rPr>
          <w:rFonts w:hint="default" w:ascii="仿宋_GB2312" w:hAnsi="仿宋" w:eastAsia="仿宋_GB2312" w:cs="仿宋"/>
          <w:color w:val="000000"/>
          <w:sz w:val="32"/>
          <w:szCs w:val="32"/>
          <w:highlight w:val="none"/>
          <w:lang w:val="en-US" w:eastAsia="zh-CN"/>
        </w:rPr>
        <w:t>上限为P</w:t>
      </w:r>
      <w:r>
        <w:rPr>
          <w:rFonts w:hint="eastAsia" w:ascii="仿宋_GB2312" w:hAnsi="仿宋" w:eastAsia="仿宋_GB2312" w:cs="仿宋"/>
          <w:color w:val="000000"/>
          <w:sz w:val="32"/>
          <w:szCs w:val="32"/>
          <w:highlight w:val="none"/>
          <w:lang w:val="en-US" w:eastAsia="zh-CN"/>
        </w:rPr>
        <w:t>4，其他专业岗位序列职级发展上限为P5。///</w:t>
      </w:r>
    </w:p>
    <w:p w14:paraId="649B7C86">
      <w:pPr>
        <w:pStyle w:val="26"/>
        <w:widowControl w:val="0"/>
        <w:numPr>
          <w:ilvl w:val="0"/>
          <w:numId w:val="0"/>
        </w:numPr>
        <w:spacing w:after="0" w:line="560" w:lineRule="exact"/>
        <w:ind w:left="0" w:leftChars="0" w:firstLine="438" w:firstLineChars="137"/>
        <w:jc w:val="both"/>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pPr>
      <w:r>
        <w:rPr>
          <w:rFonts w:hint="eastAsia" w:ascii="仿宋_GB2312" w:hAnsi="仿宋" w:eastAsia="仿宋_GB2312" w:cs="仿宋"/>
          <w:color w:val="000000" w:themeColor="text1"/>
          <w:kern w:val="0"/>
          <w:sz w:val="32"/>
          <w:szCs w:val="32"/>
          <w:lang w:val="en-US" w:eastAsia="zh-CN" w:bidi="ar-SA"/>
          <w14:textFill>
            <w14:solidFill>
              <w14:schemeClr w14:val="tx1"/>
            </w14:solidFill>
          </w14:textFill>
        </w:rPr>
        <w:t>3.</w:t>
      </w: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工厂层面</w:t>
      </w:r>
      <w:ins w:id="247" w:author="咨询组" w:date="2026-07-21T20:04:59Z">
        <w:r>
          <w:rPr>
            <w:rFonts w:hint="eastAsia" w:ascii="仿宋_GB2312" w:hAnsi="仿宋" w:eastAsia="仿宋_GB2312" w:cs="仿宋"/>
            <w:color w:val="000000"/>
            <w:sz w:val="32"/>
            <w:szCs w:val="32"/>
            <w:highlight w:val="none"/>
          </w:rPr>
          <w:t>专业</w:t>
        </w:r>
      </w:ins>
      <w:ins w:id="248" w:author="咨询组" w:date="2026-07-21T20:04:59Z">
        <w:r>
          <w:rPr>
            <w:rFonts w:hint="eastAsia" w:ascii="仿宋_GB2312" w:hAnsi="仿宋" w:eastAsia="仿宋_GB2312" w:cs="仿宋"/>
            <w:color w:val="000000"/>
            <w:sz w:val="32"/>
            <w:szCs w:val="32"/>
            <w:highlight w:val="none"/>
            <w:lang w:val="en-US" w:eastAsia="zh-CN"/>
          </w:rPr>
          <w:t>类</w:t>
        </w:r>
      </w:ins>
      <w:ins w:id="249" w:author="咨询组" w:date="2026-07-21T20:04:59Z">
        <w:r>
          <w:rPr>
            <w:rFonts w:hint="eastAsia" w:ascii="仿宋_GB2312" w:hAnsi="仿宋" w:eastAsia="仿宋_GB2312" w:cs="仿宋"/>
            <w:color w:val="000000"/>
            <w:sz w:val="32"/>
            <w:szCs w:val="32"/>
            <w:highlight w:val="none"/>
          </w:rPr>
          <w:t>岗位序列发展通道</w:t>
        </w:r>
      </w:ins>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 xml:space="preserve">： </w:t>
      </w:r>
    </w:p>
    <w:p w14:paraId="004F392F">
      <w:pPr>
        <w:pStyle w:val="26"/>
        <w:widowControl w:val="0"/>
        <w:numPr>
          <w:ilvl w:val="0"/>
          <w:numId w:val="0"/>
        </w:numPr>
        <w:spacing w:after="0" w:line="560" w:lineRule="exact"/>
        <w:ind w:left="0" w:leftChars="0" w:firstLine="438" w:firstLineChars="137"/>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kern w:val="0"/>
          <w:sz w:val="32"/>
          <w:szCs w:val="32"/>
          <w:lang w:val="en-US" w:eastAsia="zh-CN" w:bidi="ar-SA"/>
        </w:rPr>
        <w:t>(1)</w:t>
      </w:r>
      <w:r>
        <w:rPr>
          <w:rFonts w:hint="eastAsia" w:ascii="仿宋_GB2312" w:hAnsi="仿宋" w:eastAsia="仿宋_GB2312" w:cs="仿宋"/>
          <w:color w:val="000000"/>
          <w:sz w:val="32"/>
          <w:szCs w:val="32"/>
          <w:highlight w:val="none"/>
          <w:lang w:val="en-US" w:eastAsia="zh-CN"/>
        </w:rPr>
        <w:t>生产技术序列、设备工程序列、生产管理序列岗位职级发展上限为P5。</w:t>
      </w:r>
    </w:p>
    <w:p w14:paraId="31938913">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kern w:val="0"/>
          <w:sz w:val="32"/>
          <w:szCs w:val="32"/>
          <w:lang w:val="en-US" w:eastAsia="zh-CN" w:bidi="ar-SA"/>
        </w:rPr>
        <w:t>(2)</w:t>
      </w:r>
      <w:r>
        <w:rPr>
          <w:rFonts w:hint="eastAsia" w:ascii="仿宋_GB2312" w:hAnsi="仿宋" w:eastAsia="仿宋_GB2312" w:cs="仿宋"/>
          <w:color w:val="000000"/>
          <w:sz w:val="32"/>
          <w:szCs w:val="32"/>
          <w:highlight w:val="none"/>
          <w:lang w:val="en-US" w:eastAsia="zh-CN"/>
        </w:rPr>
        <w:t>其他专业类岗位序列职级发展上限为P4。 ///</w:t>
      </w:r>
    </w:p>
    <w:p w14:paraId="61EF5121">
      <w:pPr>
        <w:pStyle w:val="26"/>
        <w:widowControl w:val="0"/>
        <w:numPr>
          <w:ilvl w:val="0"/>
          <w:numId w:val="0"/>
        </w:numPr>
        <w:spacing w:after="0" w:line="560" w:lineRule="exact"/>
        <w:ind w:left="0" w:leftChars="0" w:firstLine="438" w:firstLineChars="137"/>
        <w:jc w:val="both"/>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pPr>
      <w:r>
        <w:rPr>
          <w:rFonts w:hint="eastAsia" w:ascii="仿宋_GB2312" w:hAnsi="仿宋" w:eastAsia="仿宋_GB2312" w:cs="仿宋"/>
          <w:color w:val="000000" w:themeColor="text1"/>
          <w:kern w:val="0"/>
          <w:sz w:val="32"/>
          <w:szCs w:val="32"/>
          <w:lang w:val="en-US" w:eastAsia="zh-CN" w:bidi="ar-SA"/>
          <w14:textFill>
            <w14:solidFill>
              <w14:schemeClr w14:val="tx1"/>
            </w14:solidFill>
          </w14:textFill>
        </w:rPr>
        <w:t>4.</w:t>
      </w: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省营销中心层面</w:t>
      </w:r>
      <w:ins w:id="250" w:author="咨询组" w:date="2026-07-21T20:05:18Z">
        <w:r>
          <w:rPr>
            <w:rFonts w:hint="eastAsia" w:ascii="仿宋_GB2312" w:hAnsi="仿宋" w:eastAsia="仿宋_GB2312" w:cs="仿宋"/>
            <w:color w:val="000000"/>
            <w:sz w:val="32"/>
            <w:szCs w:val="32"/>
            <w:highlight w:val="none"/>
          </w:rPr>
          <w:t>专业</w:t>
        </w:r>
      </w:ins>
      <w:ins w:id="251" w:author="咨询组" w:date="2026-07-21T20:05:18Z">
        <w:r>
          <w:rPr>
            <w:rFonts w:hint="eastAsia" w:ascii="仿宋_GB2312" w:hAnsi="仿宋" w:eastAsia="仿宋_GB2312" w:cs="仿宋"/>
            <w:color w:val="000000"/>
            <w:sz w:val="32"/>
            <w:szCs w:val="32"/>
            <w:highlight w:val="none"/>
            <w:lang w:val="en-US" w:eastAsia="zh-CN"/>
          </w:rPr>
          <w:t>类</w:t>
        </w:r>
      </w:ins>
      <w:ins w:id="252" w:author="咨询组" w:date="2026-07-21T20:05:18Z">
        <w:r>
          <w:rPr>
            <w:rFonts w:hint="eastAsia" w:ascii="仿宋_GB2312" w:hAnsi="仿宋" w:eastAsia="仿宋_GB2312" w:cs="仿宋"/>
            <w:color w:val="000000"/>
            <w:sz w:val="32"/>
            <w:szCs w:val="32"/>
            <w:highlight w:val="none"/>
          </w:rPr>
          <w:t>岗位序列发展通道</w:t>
        </w:r>
      </w:ins>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 xml:space="preserve">： </w:t>
      </w:r>
    </w:p>
    <w:p w14:paraId="75DC8A51">
      <w:pPr>
        <w:pStyle w:val="26"/>
        <w:widowControl w:val="0"/>
        <w:numPr>
          <w:ilvl w:val="0"/>
          <w:numId w:val="0"/>
        </w:numPr>
        <w:spacing w:after="0" w:line="560" w:lineRule="exact"/>
        <w:ind w:left="0" w:leftChars="0" w:firstLine="438" w:firstLineChars="137"/>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kern w:val="0"/>
          <w:sz w:val="32"/>
          <w:szCs w:val="32"/>
          <w:lang w:val="en-US" w:eastAsia="zh-CN" w:bidi="ar-SA"/>
        </w:rPr>
        <w:t>(1)</w:t>
      </w:r>
      <w:r>
        <w:rPr>
          <w:rFonts w:hint="eastAsia" w:ascii="仿宋_GB2312" w:hAnsi="仿宋" w:eastAsia="仿宋_GB2312" w:cs="仿宋"/>
          <w:color w:val="000000"/>
          <w:sz w:val="32"/>
          <w:szCs w:val="32"/>
          <w:highlight w:val="none"/>
          <w:lang w:val="en-US" w:eastAsia="zh-CN"/>
        </w:rPr>
        <w:t xml:space="preserve">销售管理序列、市场营销序列、财务管理序列、人力资源序列岗位职级发展上限为P5。 </w:t>
      </w:r>
    </w:p>
    <w:p w14:paraId="784E678A">
      <w:pPr>
        <w:pStyle w:val="26"/>
        <w:widowControl w:val="0"/>
        <w:numPr>
          <w:ilvl w:val="0"/>
          <w:numId w:val="0"/>
        </w:numPr>
        <w:spacing w:after="0" w:line="560" w:lineRule="exact"/>
        <w:ind w:left="0" w:leftChars="0" w:firstLine="438" w:firstLineChars="137"/>
        <w:jc w:val="both"/>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highlight w:val="none"/>
          <w:lang w:val="en-US" w:eastAsia="zh-CN"/>
        </w:rPr>
        <w:t>(2) 其他专业类岗位序列职级发展上限为P4。</w:t>
      </w:r>
      <w:r>
        <w:rPr>
          <w:rFonts w:hint="eastAsia" w:ascii="仿宋_GB2312" w:hAnsi="仿宋" w:eastAsia="仿宋_GB2312" w:cs="仿宋"/>
          <w:color w:val="000000"/>
          <w:sz w:val="32"/>
          <w:szCs w:val="32"/>
        </w:rPr>
        <w:t xml:space="preserve"> </w:t>
      </w:r>
      <w:r>
        <w:rPr>
          <w:rFonts w:hint="eastAsia" w:ascii="仿宋_GB2312" w:hAnsi="仿宋" w:eastAsia="仿宋_GB2312" w:cs="仿宋"/>
          <w:color w:val="000000"/>
          <w:sz w:val="32"/>
          <w:szCs w:val="32"/>
          <w:lang w:val="en-US" w:eastAsia="zh-CN"/>
        </w:rPr>
        <w:t>///</w:t>
      </w:r>
      <w:r>
        <w:rPr>
          <w:rFonts w:hint="eastAsia" w:ascii="仿宋_GB2312" w:hAnsi="仿宋" w:eastAsia="仿宋_GB2312" w:cs="仿宋"/>
          <w:color w:val="000000"/>
          <w:sz w:val="32"/>
          <w:szCs w:val="32"/>
        </w:rPr>
        <w:t xml:space="preserve"> </w:t>
      </w:r>
    </w:p>
    <w:p w14:paraId="767D9D31">
      <w:pPr>
        <w:pStyle w:val="26"/>
        <w:widowControl w:val="0"/>
        <w:numPr>
          <w:ilvl w:val="0"/>
          <w:numId w:val="0"/>
        </w:numPr>
        <w:spacing w:after="0" w:line="560" w:lineRule="exact"/>
        <w:ind w:left="0" w:leftChars="0" w:firstLine="438" w:firstLineChars="137"/>
        <w:jc w:val="both"/>
        <w:rPr>
          <w:rFonts w:hint="eastAsia" w:ascii="仿宋_GB2312" w:hAnsi="仿宋" w:eastAsia="仿宋_GB2312" w:cs="仿宋"/>
          <w:color w:val="000000"/>
          <w:sz w:val="32"/>
          <w:szCs w:val="32"/>
        </w:rPr>
      </w:pP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5.销售大区层面专业类岗位序列职级发展上限为P4。</w:t>
      </w:r>
      <w:r>
        <w:rPr>
          <w:rFonts w:hint="eastAsia" w:ascii="仿宋_GB2312" w:hAnsi="仿宋" w:eastAsia="仿宋_GB2312" w:cs="仿宋"/>
          <w:color w:val="000000"/>
          <w:sz w:val="32"/>
          <w:szCs w:val="32"/>
        </w:rPr>
        <w:t xml:space="preserve"> </w:t>
      </w:r>
    </w:p>
    <w:p w14:paraId="701DED7C">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kern w:val="0"/>
          <w:sz w:val="32"/>
          <w:szCs w:val="32"/>
          <w:lang w:val="en-US" w:eastAsia="zh-CN" w:bidi="ar-SA"/>
        </w:rPr>
        <w:t>（二）</w:t>
      </w:r>
      <w:r>
        <w:rPr>
          <w:rFonts w:hint="eastAsia" w:ascii="仿宋_GB2312" w:hAnsi="仿宋" w:eastAsia="仿宋_GB2312" w:cs="仿宋"/>
          <w:color w:val="000000"/>
          <w:sz w:val="32"/>
          <w:szCs w:val="32"/>
          <w:highlight w:val="none"/>
          <w:lang w:val="en-US" w:eastAsia="zh-CN"/>
        </w:rPr>
        <w:t>专业类岗位序列角色定位具体详见</w:t>
      </w:r>
      <w:ins w:id="253" w:author="范华玉" w:date="2026-07-20T17:08:56Z">
        <w:r>
          <w:rPr>
            <w:rFonts w:hint="eastAsia" w:ascii="仿宋_GB2312" w:hAnsi="仿宋" w:eastAsia="仿宋_GB2312" w:cs="仿宋"/>
            <w:color w:val="000000"/>
            <w:sz w:val="32"/>
            <w:szCs w:val="32"/>
            <w:highlight w:val="none"/>
            <w:lang w:val="en-US" w:eastAsia="zh-CN"/>
          </w:rPr>
          <w:t>《</w:t>
        </w:r>
      </w:ins>
      <w:ins w:id="254" w:author="范华玉" w:date="2026-07-20T17:08:58Z">
        <w:r>
          <w:rPr>
            <w:rFonts w:hint="eastAsia" w:ascii="仿宋_GB2312" w:hAnsi="仿宋" w:eastAsia="仿宋_GB2312" w:cs="仿宋"/>
            <w:color w:val="000000"/>
            <w:sz w:val="32"/>
            <w:szCs w:val="32"/>
            <w:highlight w:val="none"/>
            <w:lang w:val="en-US" w:eastAsia="zh-CN"/>
          </w:rPr>
          <w:t>华润啤酒员工职业发展管理办法</w:t>
        </w:r>
      </w:ins>
      <w:ins w:id="255" w:author="范华玉" w:date="2026-07-20T17:08:56Z">
        <w:r>
          <w:rPr>
            <w:rFonts w:hint="eastAsia" w:ascii="仿宋_GB2312" w:hAnsi="仿宋" w:eastAsia="仿宋_GB2312" w:cs="仿宋"/>
            <w:color w:val="000000"/>
            <w:sz w:val="32"/>
            <w:szCs w:val="32"/>
            <w:highlight w:val="none"/>
            <w:lang w:val="en-US" w:eastAsia="zh-CN"/>
          </w:rPr>
          <w:t>》</w:t>
        </w:r>
      </w:ins>
      <w:r>
        <w:rPr>
          <w:rFonts w:hint="eastAsia" w:ascii="仿宋_GB2312" w:hAnsi="仿宋" w:eastAsia="仿宋_GB2312" w:cs="仿宋"/>
          <w:color w:val="000000"/>
          <w:sz w:val="32"/>
          <w:szCs w:val="32"/>
          <w:highlight w:val="none"/>
          <w:lang w:val="en-US" w:eastAsia="zh-CN"/>
        </w:rPr>
        <w:t>附件1</w:t>
      </w:r>
      <w:ins w:id="256" w:author="范华玉" w:date="2026-07-20T17:08:18Z">
        <w:r>
          <w:rPr>
            <w:rFonts w:hint="eastAsia" w:ascii="仿宋_GB2312" w:hAnsi="仿宋" w:eastAsia="仿宋_GB2312" w:cs="仿宋"/>
            <w:color w:val="000000"/>
            <w:sz w:val="32"/>
            <w:szCs w:val="32"/>
            <w:highlight w:val="none"/>
            <w:lang w:val="en-US" w:eastAsia="zh-CN"/>
          </w:rPr>
          <w:t>《</w:t>
        </w:r>
      </w:ins>
      <w:ins w:id="257" w:author="范华玉" w:date="2026-07-20T17:08:22Z">
        <w:r>
          <w:rPr>
            <w:rFonts w:hint="eastAsia" w:ascii="仿宋_GB2312" w:hAnsi="仿宋" w:eastAsia="仿宋_GB2312" w:cs="仿宋"/>
            <w:color w:val="000000"/>
            <w:sz w:val="32"/>
            <w:szCs w:val="32"/>
            <w:highlight w:val="none"/>
            <w:lang w:val="en-US" w:eastAsia="zh-CN"/>
          </w:rPr>
          <w:t>序列</w:t>
        </w:r>
      </w:ins>
      <w:ins w:id="258" w:author="范华玉" w:date="2026-07-20T17:08:24Z">
        <w:r>
          <w:rPr>
            <w:rFonts w:hint="eastAsia" w:ascii="仿宋_GB2312" w:hAnsi="仿宋" w:eastAsia="仿宋_GB2312" w:cs="仿宋"/>
            <w:color w:val="000000"/>
            <w:sz w:val="32"/>
            <w:szCs w:val="32"/>
            <w:highlight w:val="none"/>
            <w:lang w:val="en-US" w:eastAsia="zh-CN"/>
          </w:rPr>
          <w:t>角色</w:t>
        </w:r>
      </w:ins>
      <w:ins w:id="259" w:author="范华玉" w:date="2026-07-20T17:08:25Z">
        <w:r>
          <w:rPr>
            <w:rFonts w:hint="eastAsia" w:ascii="仿宋_GB2312" w:hAnsi="仿宋" w:eastAsia="仿宋_GB2312" w:cs="仿宋"/>
            <w:color w:val="000000"/>
            <w:sz w:val="32"/>
            <w:szCs w:val="32"/>
            <w:highlight w:val="none"/>
            <w:lang w:val="en-US" w:eastAsia="zh-CN"/>
          </w:rPr>
          <w:t>定位</w:t>
        </w:r>
      </w:ins>
      <w:ins w:id="260" w:author="范华玉" w:date="2026-07-20T17:08:18Z">
        <w:r>
          <w:rPr>
            <w:rFonts w:hint="eastAsia" w:ascii="仿宋_GB2312" w:hAnsi="仿宋" w:eastAsia="仿宋_GB2312" w:cs="仿宋"/>
            <w:color w:val="000000"/>
            <w:sz w:val="32"/>
            <w:szCs w:val="32"/>
            <w:highlight w:val="none"/>
            <w:lang w:val="en-US" w:eastAsia="zh-CN"/>
          </w:rPr>
          <w:t>》</w:t>
        </w:r>
      </w:ins>
      <w:r>
        <w:rPr>
          <w:rFonts w:hint="eastAsia" w:ascii="仿宋_GB2312" w:hAnsi="仿宋" w:eastAsia="仿宋_GB2312" w:cs="仿宋"/>
          <w:color w:val="000000"/>
          <w:sz w:val="32"/>
          <w:szCs w:val="32"/>
          <w:highlight w:val="none"/>
          <w:lang w:val="en-US" w:eastAsia="zh-CN"/>
        </w:rPr>
        <w:t>。///</w:t>
      </w:r>
    </w:p>
    <w:p w14:paraId="087211C9">
      <w:pPr>
        <w:pStyle w:val="26"/>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lang w:eastAsia="zh-CN"/>
        </w:rPr>
      </w:pPr>
      <w:r>
        <w:rPr>
          <w:rFonts w:hint="default" w:ascii="黑体" w:hAnsi="黑体" w:eastAsia="黑体" w:cs="仿宋"/>
          <w:b w:val="0"/>
          <w:color w:val="000000"/>
          <w:kern w:val="0"/>
          <w:sz w:val="32"/>
          <w:szCs w:val="32"/>
          <w:lang w:val="en-US" w:eastAsia="zh-CN" w:bidi="ar-SA"/>
        </w:rPr>
        <w:t>第十条</w:t>
      </w:r>
      <w:r>
        <w:rPr>
          <w:rFonts w:hint="eastAsia" w:ascii="仿宋_GB2312" w:hAnsi="仿宋" w:eastAsia="仿宋_GB2312" w:cs="仿宋"/>
          <w:color w:val="000000"/>
          <w:sz w:val="32"/>
          <w:szCs w:val="32"/>
          <w:lang w:eastAsia="zh-CN"/>
        </w:rPr>
        <w:t>业务类岗位序列设6个职级(S1-S6)，其发展通道及角色定位如下：</w:t>
      </w:r>
    </w:p>
    <w:p w14:paraId="109C38E4">
      <w:pPr>
        <w:pStyle w:val="26"/>
        <w:widowControl w:val="0"/>
        <w:numPr>
          <w:ilvl w:val="0"/>
          <w:numId w:val="0"/>
        </w:numPr>
        <w:spacing w:after="0" w:line="560" w:lineRule="exact"/>
        <w:ind w:left="-218" w:leftChars="0" w:firstLine="438" w:firstLineChars="0"/>
        <w:jc w:val="both"/>
        <w:rPr>
          <w:rFonts w:hint="eastAsia" w:ascii="仿宋_GB2312" w:hAnsi="仿宋" w:eastAsia="仿宋_GB2312" w:cs="仿宋"/>
          <w:color w:val="000000"/>
          <w:sz w:val="32"/>
          <w:szCs w:val="32"/>
          <w:highlight w:val="none"/>
          <w:lang w:eastAsia="zh-CN"/>
        </w:rPr>
      </w:pPr>
      <w:r>
        <w:rPr>
          <w:rFonts w:hint="eastAsia" w:ascii="仿宋_GB2312" w:hAnsi="仿宋" w:eastAsia="仿宋_GB2312" w:cs="仿宋"/>
          <w:color w:val="000000"/>
          <w:kern w:val="0"/>
          <w:sz w:val="32"/>
          <w:szCs w:val="32"/>
          <w:lang w:val="en-US" w:eastAsia="zh-CN" w:bidi="ar-SA"/>
        </w:rPr>
        <w:t>（一）</w:t>
      </w:r>
      <w:r>
        <w:rPr>
          <w:rFonts w:hint="eastAsia" w:ascii="仿宋_GB2312" w:hAnsi="仿宋" w:eastAsia="仿宋_GB2312" w:cs="仿宋"/>
          <w:color w:val="000000"/>
          <w:sz w:val="32"/>
          <w:szCs w:val="32"/>
          <w:highlight w:val="none"/>
          <w:lang w:eastAsia="zh-CN"/>
        </w:rPr>
        <w:t xml:space="preserve">业务类岗位序列发展通道 </w:t>
      </w:r>
    </w:p>
    <w:p w14:paraId="386320CE">
      <w:pPr>
        <w:pStyle w:val="26"/>
        <w:widowControl w:val="0"/>
        <w:numPr>
          <w:ilvl w:val="0"/>
          <w:numId w:val="0"/>
        </w:numPr>
        <w:spacing w:after="0" w:line="560" w:lineRule="exact"/>
        <w:ind w:left="0" w:leftChars="0" w:firstLine="438" w:firstLineChars="137"/>
        <w:jc w:val="both"/>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pPr>
      <w:r>
        <w:rPr>
          <w:rFonts w:hint="eastAsia" w:ascii="仿宋_GB2312" w:hAnsi="仿宋" w:eastAsia="仿宋_GB2312" w:cs="仿宋"/>
          <w:color w:val="000000" w:themeColor="text1"/>
          <w:kern w:val="0"/>
          <w:sz w:val="32"/>
          <w:szCs w:val="32"/>
          <w:lang w:val="en-US" w:eastAsia="zh-CN" w:bidi="ar-SA"/>
          <w14:textFill>
            <w14:solidFill>
              <w14:schemeClr w14:val="tx1"/>
            </w14:solidFill>
          </w14:textFill>
        </w:rPr>
        <w:t>1.</w:t>
      </w: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公司层面：华润雪花/酒业本部业务序列职级发展上限为S6。</w:t>
      </w:r>
    </w:p>
    <w:p w14:paraId="25F40278">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000000" w:themeColor="text1"/>
          <w:sz w:val="32"/>
          <w:szCs w:val="32"/>
          <w:highlight w:val="none"/>
          <w:lang w:val="en-US" w:eastAsia="zh-CN"/>
          <w14:textFill>
            <w14:solidFill>
              <w14:schemeClr w14:val="tx1"/>
            </w14:solidFill>
          </w14:textFill>
        </w:rPr>
      </w:pPr>
      <w:r>
        <w:rPr>
          <w:rFonts w:hint="eastAsia" w:ascii="仿宋_GB2312" w:hAnsi="仿宋" w:eastAsia="仿宋_GB2312" w:cs="仿宋"/>
          <w:color w:val="000000" w:themeColor="text1"/>
          <w:kern w:val="0"/>
          <w:sz w:val="32"/>
          <w:szCs w:val="32"/>
          <w:lang w:val="en-US" w:eastAsia="zh-CN" w:bidi="ar-SA"/>
          <w14:textFill>
            <w14:solidFill>
              <w14:schemeClr w14:val="tx1"/>
            </w14:solidFill>
          </w14:textFill>
        </w:rPr>
        <w:t>2.</w:t>
      </w: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销售事业部/控股项目公司、省营销中心：业务序列职级发展上限为S5。</w:t>
      </w:r>
    </w:p>
    <w:p w14:paraId="2D091610">
      <w:pPr>
        <w:pStyle w:val="26"/>
        <w:widowControl w:val="0"/>
        <w:numPr>
          <w:ilvl w:val="0"/>
          <w:numId w:val="0"/>
        </w:numPr>
        <w:spacing w:after="0" w:line="560" w:lineRule="exact"/>
        <w:ind w:left="-218" w:leftChars="0" w:firstLine="438" w:firstLineChars="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kern w:val="0"/>
          <w:sz w:val="32"/>
          <w:szCs w:val="32"/>
          <w:lang w:val="en-US" w:eastAsia="zh-CN" w:bidi="ar-SA"/>
        </w:rPr>
        <w:t>（二）</w:t>
      </w:r>
      <w:r>
        <w:rPr>
          <w:rFonts w:hint="eastAsia" w:ascii="仿宋_GB2312" w:hAnsi="仿宋" w:eastAsia="仿宋_GB2312" w:cs="仿宋"/>
          <w:color w:val="000000"/>
          <w:sz w:val="32"/>
          <w:szCs w:val="32"/>
          <w:highlight w:val="none"/>
          <w:lang w:eastAsia="zh-CN"/>
        </w:rPr>
        <w:t>业务类岗位序列角色定位具体详见</w:t>
      </w:r>
      <w:ins w:id="261" w:author="范华玉" w:date="2026-07-20T17:09:25Z">
        <w:r>
          <w:rPr>
            <w:rFonts w:hint="eastAsia" w:ascii="仿宋_GB2312" w:hAnsi="仿宋" w:eastAsia="仿宋_GB2312" w:cs="仿宋"/>
            <w:color w:val="000000"/>
            <w:sz w:val="32"/>
            <w:szCs w:val="32"/>
            <w:highlight w:val="none"/>
            <w:lang w:val="en-US" w:eastAsia="zh-CN"/>
          </w:rPr>
          <w:t>《华润啤酒员工职业发展管理办法》</w:t>
        </w:r>
      </w:ins>
      <w:r>
        <w:rPr>
          <w:rFonts w:hint="eastAsia" w:ascii="仿宋_GB2312" w:hAnsi="仿宋" w:eastAsia="仿宋_GB2312" w:cs="仿宋"/>
          <w:color w:val="000000"/>
          <w:sz w:val="32"/>
          <w:szCs w:val="32"/>
          <w:highlight w:val="none"/>
          <w:lang w:eastAsia="zh-CN"/>
        </w:rPr>
        <w:t>附件</w:t>
      </w:r>
      <w:r>
        <w:rPr>
          <w:rFonts w:hint="eastAsia" w:ascii="仿宋_GB2312" w:hAnsi="仿宋" w:eastAsia="仿宋_GB2312" w:cs="仿宋"/>
          <w:color w:val="000000"/>
          <w:sz w:val="32"/>
          <w:szCs w:val="32"/>
          <w:highlight w:val="none"/>
          <w:lang w:val="en-US" w:eastAsia="zh-CN"/>
        </w:rPr>
        <w:t>1</w:t>
      </w:r>
      <w:ins w:id="262" w:author="范华玉" w:date="2026-07-20T17:09:30Z">
        <w:r>
          <w:rPr>
            <w:rFonts w:hint="eastAsia" w:ascii="仿宋_GB2312" w:hAnsi="仿宋" w:eastAsia="仿宋_GB2312" w:cs="仿宋"/>
            <w:color w:val="000000"/>
            <w:sz w:val="32"/>
            <w:szCs w:val="32"/>
            <w:highlight w:val="none"/>
            <w:lang w:val="en-US" w:eastAsia="zh-CN"/>
          </w:rPr>
          <w:t>《序列角色定位》</w:t>
        </w:r>
      </w:ins>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lang w:val="en-US" w:eastAsia="zh-CN"/>
        </w:rPr>
        <w:t>///</w:t>
      </w:r>
    </w:p>
    <w:p w14:paraId="768404C8">
      <w:pPr>
        <w:pStyle w:val="26"/>
        <w:widowControl w:val="0"/>
        <w:numPr>
          <w:ilvl w:val="0"/>
          <w:numId w:val="0"/>
        </w:numPr>
        <w:spacing w:after="0" w:line="560" w:lineRule="exact"/>
        <w:ind w:left="0" w:leftChars="0" w:firstLine="640" w:firstLineChars="200"/>
        <w:jc w:val="both"/>
        <w:rPr>
          <w:rFonts w:hint="default" w:ascii="仿宋_GB2312" w:hAnsi="仿宋" w:eastAsia="仿宋_GB2312" w:cs="仿宋"/>
          <w:color w:val="000000"/>
          <w:sz w:val="32"/>
          <w:szCs w:val="32"/>
          <w:highlight w:val="none"/>
          <w:lang w:val="en-US" w:eastAsia="zh-CN"/>
        </w:rPr>
      </w:pPr>
      <w:r>
        <w:rPr>
          <w:rFonts w:hint="default" w:ascii="黑体" w:hAnsi="黑体" w:eastAsia="黑体" w:cs="仿宋"/>
          <w:b w:val="0"/>
          <w:color w:val="000000"/>
          <w:kern w:val="0"/>
          <w:sz w:val="32"/>
          <w:szCs w:val="32"/>
          <w:lang w:val="en-US" w:eastAsia="zh-CN" w:bidi="ar-SA"/>
        </w:rPr>
        <w:t>第十一条</w:t>
      </w:r>
      <w:r>
        <w:rPr>
          <w:rFonts w:hint="eastAsia" w:ascii="仿宋_GB2312" w:hAnsi="仿宋" w:eastAsia="仿宋_GB2312" w:cs="仿宋"/>
          <w:color w:val="000000"/>
          <w:sz w:val="32"/>
          <w:szCs w:val="32"/>
          <w:lang w:eastAsia="zh-CN"/>
        </w:rPr>
        <w:t>运行类岗位序列设6个职级（O1-O6），</w:t>
      </w:r>
      <w:r>
        <w:rPr>
          <w:rFonts w:hint="eastAsia" w:ascii="仿宋_GB2312" w:hAnsi="仿宋" w:eastAsia="仿宋_GB2312" w:cs="仿宋"/>
          <w:color w:val="auto"/>
          <w:sz w:val="32"/>
          <w:szCs w:val="32"/>
          <w:lang w:eastAsia="zh-CN"/>
        </w:rPr>
        <w:t>其职业发展主要按《员工发展（ED）模块体系文件》执行，其角色定位</w:t>
      </w:r>
      <w:r>
        <w:rPr>
          <w:rFonts w:hint="eastAsia" w:ascii="仿宋_GB2312" w:hAnsi="仿宋" w:eastAsia="仿宋_GB2312" w:cs="仿宋"/>
          <w:color w:val="000000"/>
          <w:sz w:val="32"/>
          <w:szCs w:val="32"/>
          <w:highlight w:val="none"/>
          <w:lang w:eastAsia="zh-CN"/>
        </w:rPr>
        <w:t>具体详见</w:t>
      </w:r>
      <w:ins w:id="263" w:author="咨询组" w:date="2026-07-21T20:06:23Z">
        <w:r>
          <w:rPr>
            <w:rFonts w:hint="eastAsia" w:ascii="仿宋_GB2312" w:hAnsi="仿宋" w:eastAsia="仿宋_GB2312" w:cs="仿宋"/>
            <w:color w:val="000000"/>
            <w:sz w:val="32"/>
            <w:szCs w:val="32"/>
            <w:highlight w:val="none"/>
            <w:lang w:val="en-US" w:eastAsia="zh-CN"/>
          </w:rPr>
          <w:t>《华润啤酒员工职业发展管理办法》</w:t>
        </w:r>
      </w:ins>
      <w:r>
        <w:rPr>
          <w:rFonts w:hint="eastAsia" w:ascii="仿宋_GB2312" w:hAnsi="仿宋" w:eastAsia="仿宋_GB2312" w:cs="仿宋"/>
          <w:color w:val="000000"/>
          <w:sz w:val="32"/>
          <w:szCs w:val="32"/>
          <w:highlight w:val="none"/>
          <w:lang w:eastAsia="zh-CN"/>
        </w:rPr>
        <w:t>附件</w:t>
      </w:r>
      <w:r>
        <w:rPr>
          <w:rFonts w:hint="eastAsia" w:ascii="仿宋_GB2312" w:hAnsi="仿宋" w:eastAsia="仿宋_GB2312" w:cs="仿宋"/>
          <w:color w:val="000000"/>
          <w:sz w:val="32"/>
          <w:szCs w:val="32"/>
          <w:highlight w:val="none"/>
          <w:lang w:val="en-US" w:eastAsia="zh-CN"/>
        </w:rPr>
        <w:t>1</w:t>
      </w:r>
      <w:ins w:id="264" w:author="咨询组" w:date="2026-07-21T20:06:30Z">
        <w:r>
          <w:rPr>
            <w:rFonts w:hint="eastAsia" w:ascii="仿宋_GB2312" w:hAnsi="仿宋" w:eastAsia="仿宋_GB2312" w:cs="仿宋"/>
            <w:color w:val="000000"/>
            <w:sz w:val="32"/>
            <w:szCs w:val="32"/>
            <w:highlight w:val="none"/>
            <w:lang w:val="en-US" w:eastAsia="zh-CN"/>
          </w:rPr>
          <w:t>《序列角色定位》</w:t>
        </w:r>
      </w:ins>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lang w:val="en-US" w:eastAsia="zh-CN"/>
        </w:rPr>
        <w:t>///</w:t>
      </w:r>
    </w:p>
    <w:p w14:paraId="43A0106F">
      <w:pPr>
        <w:pStyle w:val="26"/>
        <w:widowControl w:val="0"/>
        <w:numPr>
          <w:ilvl w:val="0"/>
          <w:numId w:val="0"/>
        </w:numPr>
        <w:spacing w:after="0" w:line="560" w:lineRule="exact"/>
        <w:ind w:left="0" w:leftChars="0" w:firstLine="640" w:firstLineChars="200"/>
        <w:jc w:val="both"/>
        <w:rPr>
          <w:rFonts w:hint="default" w:ascii="仿宋_GB2312" w:hAnsi="仿宋" w:eastAsia="仿宋_GB2312" w:cs="仿宋"/>
          <w:color w:val="000000"/>
          <w:sz w:val="32"/>
          <w:szCs w:val="32"/>
          <w:lang w:val="en-US" w:eastAsia="zh-CN"/>
        </w:rPr>
      </w:pPr>
      <w:r>
        <w:rPr>
          <w:rFonts w:hint="default" w:ascii="黑体" w:hAnsi="黑体" w:eastAsia="黑体" w:cs="仿宋"/>
          <w:b w:val="0"/>
          <w:color w:val="000000"/>
          <w:kern w:val="0"/>
          <w:sz w:val="32"/>
          <w:szCs w:val="32"/>
          <w:lang w:val="en-US" w:eastAsia="zh-CN" w:bidi="ar-SA"/>
        </w:rPr>
        <w:t>第十二条</w:t>
      </w:r>
      <w:r>
        <w:rPr>
          <w:rFonts w:hint="eastAsia" w:ascii="仿宋_GB2312" w:hAnsi="仿宋" w:eastAsia="仿宋_GB2312" w:cs="仿宋"/>
          <w:color w:val="000000"/>
          <w:sz w:val="32"/>
          <w:szCs w:val="32"/>
          <w:lang w:eastAsia="zh-CN"/>
        </w:rPr>
        <w:t xml:space="preserve">管理类、专业类、运行类、业务类岗位序列的职衔称谓原则上按通用名称设定。如行业或专业领域内有特定称谓，可根据工作惯例和工作需要报人力资源部后个性化设定，各部门及下属单位不得随意调整职衔称谓。 </w:t>
      </w:r>
      <w:r>
        <w:rPr>
          <w:rFonts w:hint="eastAsia" w:ascii="仿宋_GB2312" w:hAnsi="仿宋" w:eastAsia="仿宋_GB2312" w:cs="仿宋"/>
          <w:color w:val="000000"/>
          <w:sz w:val="32"/>
          <w:szCs w:val="32"/>
          <w:lang w:val="en-US" w:eastAsia="zh-CN"/>
        </w:rPr>
        <w:t>///</w:t>
      </w:r>
    </w:p>
    <w:p w14:paraId="076E3797">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auto"/>
          <w:sz w:val="32"/>
          <w:szCs w:val="32"/>
          <w:lang w:val="en-US" w:eastAsia="zh-CN"/>
        </w:rPr>
      </w:pPr>
      <w:r>
        <w:rPr>
          <w:rFonts w:hint="eastAsia" w:ascii="仿宋_GB2312" w:hAnsi="仿宋" w:eastAsia="仿宋_GB2312" w:cs="仿宋"/>
          <w:color w:val="000000"/>
          <w:sz w:val="32"/>
          <w:szCs w:val="32"/>
          <w:lang w:eastAsia="zh-CN"/>
        </w:rPr>
        <w:t>管理类</w:t>
      </w:r>
      <w:r>
        <w:rPr>
          <w:rFonts w:hint="eastAsia" w:ascii="仿宋_GB2312" w:hAnsi="仿宋" w:eastAsia="仿宋_GB2312" w:cs="仿宋"/>
          <w:color w:val="auto"/>
          <w:sz w:val="32"/>
          <w:szCs w:val="32"/>
          <w:lang w:eastAsia="zh-CN"/>
        </w:rPr>
        <w:t>岗位序列通用名称按</w:t>
      </w:r>
      <w:r>
        <w:rPr>
          <w:rFonts w:hint="eastAsia" w:ascii="仿宋_GB2312" w:hAnsi="仿宋" w:eastAsia="仿宋_GB2312" w:cs="仿宋"/>
          <w:color w:val="auto"/>
          <w:sz w:val="32"/>
          <w:szCs w:val="32"/>
        </w:rPr>
        <w:t>《华润啤酒直管干部管理规定》、</w:t>
      </w:r>
      <w:r>
        <w:rPr>
          <w:rFonts w:hint="eastAsia" w:ascii="仿宋_GB2312" w:hAnsi="仿宋" w:eastAsia="仿宋_GB2312" w:cs="仿宋"/>
          <w:color w:val="auto"/>
          <w:sz w:val="32"/>
          <w:szCs w:val="32"/>
          <w:highlight w:val="none"/>
        </w:rPr>
        <w:t>《华润啤酒</w:t>
      </w:r>
      <w:r>
        <w:rPr>
          <w:rFonts w:hint="eastAsia" w:ascii="仿宋_GB2312" w:hAnsi="仿宋" w:eastAsia="仿宋_GB2312" w:cs="仿宋"/>
          <w:color w:val="auto"/>
          <w:sz w:val="32"/>
          <w:szCs w:val="32"/>
          <w:highlight w:val="none"/>
          <w:lang w:val="en-US" w:eastAsia="zh-CN"/>
        </w:rPr>
        <w:t>资深管理人员管理办法</w:t>
      </w:r>
      <w:r>
        <w:rPr>
          <w:rFonts w:hint="eastAsia" w:ascii="仿宋_GB2312" w:hAnsi="仿宋" w:eastAsia="仿宋_GB2312" w:cs="仿宋"/>
          <w:color w:val="auto"/>
          <w:sz w:val="32"/>
          <w:szCs w:val="32"/>
          <w:highlight w:val="none"/>
        </w:rPr>
        <w:t>》</w:t>
      </w:r>
      <w:r>
        <w:rPr>
          <w:rFonts w:hint="eastAsia" w:ascii="仿宋_GB2312" w:hAnsi="仿宋" w:eastAsia="仿宋_GB2312" w:cs="仿宋"/>
          <w:color w:val="auto"/>
          <w:sz w:val="32"/>
          <w:szCs w:val="32"/>
          <w:highlight w:val="none"/>
          <w:lang w:eastAsia="zh-CN"/>
        </w:rPr>
        <w:t>、</w:t>
      </w:r>
      <w:r>
        <w:rPr>
          <w:rFonts w:hint="eastAsia" w:ascii="仿宋_GB2312" w:hAnsi="仿宋" w:eastAsia="仿宋_GB2312" w:cs="仿宋"/>
          <w:color w:val="auto"/>
          <w:sz w:val="32"/>
          <w:szCs w:val="32"/>
          <w:lang w:eastAsia="zh-CN"/>
        </w:rPr>
        <w:t>《华润啤酒经理级员工管理办法》执行。</w:t>
      </w:r>
    </w:p>
    <w:p w14:paraId="6D63AC79">
      <w:pPr>
        <w:pStyle w:val="26"/>
        <w:widowControl w:val="0"/>
        <w:numPr>
          <w:ilvl w:val="0"/>
          <w:numId w:val="0"/>
        </w:numPr>
        <w:spacing w:after="0" w:line="560" w:lineRule="exact"/>
        <w:ind w:left="0" w:leftChars="0" w:firstLine="438" w:firstLineChars="137"/>
        <w:jc w:val="both"/>
        <w:rPr>
          <w:rFonts w:hint="eastAsia" w:ascii="仿宋_GB2312" w:hAnsi="仿宋" w:eastAsia="仿宋_GB2312" w:cs="仿宋"/>
          <w:color w:val="auto"/>
          <w:sz w:val="32"/>
          <w:szCs w:val="32"/>
          <w:highlight w:val="none"/>
          <w:lang w:eastAsia="zh-CN"/>
        </w:rPr>
      </w:pPr>
      <w:r>
        <w:rPr>
          <w:rFonts w:hint="eastAsia" w:ascii="仿宋_GB2312" w:hAnsi="仿宋" w:eastAsia="仿宋_GB2312" w:cs="仿宋"/>
          <w:color w:val="auto"/>
          <w:sz w:val="32"/>
          <w:szCs w:val="32"/>
          <w:lang w:eastAsia="zh-CN"/>
        </w:rPr>
        <w:t>专业类岗位序列P1至P</w:t>
      </w:r>
      <w:r>
        <w:rPr>
          <w:rFonts w:hint="eastAsia" w:ascii="仿宋_GB2312" w:hAnsi="仿宋" w:eastAsia="仿宋_GB2312" w:cs="仿宋"/>
          <w:color w:val="auto"/>
          <w:sz w:val="32"/>
          <w:szCs w:val="32"/>
          <w:lang w:val="en-US" w:eastAsia="zh-CN"/>
        </w:rPr>
        <w:t>9</w:t>
      </w:r>
      <w:r>
        <w:rPr>
          <w:rFonts w:hint="eastAsia" w:ascii="仿宋_GB2312" w:hAnsi="仿宋" w:eastAsia="仿宋_GB2312" w:cs="仿宋"/>
          <w:color w:val="auto"/>
          <w:sz w:val="32"/>
          <w:szCs w:val="32"/>
          <w:lang w:eastAsia="zh-CN"/>
        </w:rPr>
        <w:t>通用名称采用</w:t>
      </w:r>
      <w:r>
        <w:rPr>
          <w:rFonts w:hint="eastAsia" w:ascii="仿宋_GB2312" w:hAnsi="仿宋" w:eastAsia="仿宋_GB2312" w:cs="仿宋"/>
          <w:color w:val="auto"/>
          <w:sz w:val="32"/>
          <w:szCs w:val="32"/>
          <w:highlight w:val="none"/>
          <w:lang w:val="en-US" w:eastAsia="zh-CN"/>
        </w:rPr>
        <w:t>助理</w:t>
      </w:r>
      <w:r>
        <w:rPr>
          <w:rFonts w:hint="eastAsia" w:ascii="仿宋_GB2312" w:hAnsi="仿宋" w:eastAsia="仿宋_GB2312" w:cs="仿宋"/>
          <w:color w:val="auto"/>
          <w:sz w:val="32"/>
          <w:szCs w:val="32"/>
          <w:highlight w:val="none"/>
          <w:lang w:eastAsia="zh-CN"/>
        </w:rPr>
        <w:t>专员、</w:t>
      </w:r>
      <w:r>
        <w:rPr>
          <w:rFonts w:hint="eastAsia" w:ascii="仿宋_GB2312" w:hAnsi="仿宋" w:eastAsia="仿宋_GB2312" w:cs="仿宋"/>
          <w:color w:val="auto"/>
          <w:sz w:val="32"/>
          <w:szCs w:val="32"/>
          <w:highlight w:val="none"/>
          <w:lang w:val="en-US" w:eastAsia="zh-CN"/>
        </w:rPr>
        <w:t>初级</w:t>
      </w:r>
      <w:r>
        <w:rPr>
          <w:rFonts w:hint="eastAsia" w:ascii="仿宋_GB2312" w:hAnsi="仿宋" w:eastAsia="仿宋_GB2312" w:cs="仿宋"/>
          <w:color w:val="auto"/>
          <w:sz w:val="32"/>
          <w:szCs w:val="32"/>
          <w:highlight w:val="none"/>
          <w:lang w:eastAsia="zh-CN"/>
        </w:rPr>
        <w:t>专员、</w:t>
      </w:r>
      <w:r>
        <w:rPr>
          <w:rFonts w:hint="eastAsia" w:ascii="仿宋_GB2312" w:hAnsi="仿宋" w:eastAsia="仿宋_GB2312" w:cs="仿宋"/>
          <w:color w:val="auto"/>
          <w:sz w:val="32"/>
          <w:szCs w:val="32"/>
          <w:highlight w:val="none"/>
          <w:lang w:val="en-US" w:eastAsia="zh-CN"/>
        </w:rPr>
        <w:t>中级专员</w:t>
      </w:r>
      <w:r>
        <w:rPr>
          <w:rFonts w:hint="eastAsia" w:ascii="仿宋_GB2312" w:hAnsi="仿宋" w:eastAsia="仿宋_GB2312" w:cs="仿宋"/>
          <w:color w:val="auto"/>
          <w:sz w:val="32"/>
          <w:szCs w:val="32"/>
          <w:highlight w:val="none"/>
          <w:lang w:eastAsia="zh-CN"/>
        </w:rPr>
        <w:t>、</w:t>
      </w:r>
      <w:r>
        <w:rPr>
          <w:rFonts w:hint="eastAsia" w:ascii="仿宋_GB2312" w:hAnsi="仿宋" w:eastAsia="仿宋_GB2312" w:cs="仿宋"/>
          <w:color w:val="auto"/>
          <w:sz w:val="32"/>
          <w:szCs w:val="32"/>
          <w:highlight w:val="none"/>
          <w:lang w:val="en-US" w:eastAsia="zh-CN"/>
        </w:rPr>
        <w:t>高级专员</w:t>
      </w:r>
      <w:r>
        <w:rPr>
          <w:rFonts w:hint="eastAsia" w:ascii="仿宋_GB2312" w:hAnsi="仿宋" w:eastAsia="仿宋_GB2312" w:cs="仿宋"/>
          <w:color w:val="auto"/>
          <w:sz w:val="32"/>
          <w:szCs w:val="32"/>
          <w:highlight w:val="none"/>
          <w:lang w:eastAsia="zh-CN"/>
        </w:rPr>
        <w:t>、</w:t>
      </w:r>
      <w:r>
        <w:rPr>
          <w:rFonts w:hint="eastAsia" w:ascii="仿宋_GB2312" w:hAnsi="仿宋" w:eastAsia="仿宋_GB2312" w:cs="仿宋"/>
          <w:color w:val="auto"/>
          <w:sz w:val="32"/>
          <w:szCs w:val="32"/>
          <w:highlight w:val="none"/>
          <w:lang w:val="en-US" w:eastAsia="zh-CN"/>
        </w:rPr>
        <w:t>资深专员</w:t>
      </w:r>
      <w:r>
        <w:rPr>
          <w:rFonts w:hint="eastAsia" w:ascii="仿宋_GB2312" w:hAnsi="仿宋" w:eastAsia="仿宋_GB2312" w:cs="仿宋"/>
          <w:color w:val="auto"/>
          <w:sz w:val="32"/>
          <w:szCs w:val="32"/>
          <w:highlight w:val="none"/>
          <w:lang w:eastAsia="zh-CN"/>
        </w:rPr>
        <w:t>、专家、</w:t>
      </w:r>
      <w:r>
        <w:rPr>
          <w:rFonts w:hint="eastAsia" w:ascii="仿宋_GB2312" w:hAnsi="仿宋" w:eastAsia="仿宋_GB2312" w:cs="仿宋"/>
          <w:color w:val="auto"/>
          <w:sz w:val="32"/>
          <w:szCs w:val="32"/>
          <w:highlight w:val="none"/>
          <w:lang w:val="en-US" w:eastAsia="zh-CN"/>
        </w:rPr>
        <w:t>资深专家、行业专家</w:t>
      </w:r>
      <w:r>
        <w:rPr>
          <w:rFonts w:hint="eastAsia" w:ascii="仿宋_GB2312" w:hAnsi="仿宋" w:eastAsia="仿宋_GB2312" w:cs="仿宋"/>
          <w:color w:val="auto"/>
          <w:sz w:val="32"/>
          <w:szCs w:val="32"/>
          <w:highlight w:val="none"/>
          <w:lang w:eastAsia="zh-CN"/>
        </w:rPr>
        <w:t xml:space="preserve">、首席专家。 </w:t>
      </w:r>
    </w:p>
    <w:p w14:paraId="18602FFC">
      <w:pPr>
        <w:pStyle w:val="26"/>
        <w:widowControl w:val="0"/>
        <w:numPr>
          <w:ilvl w:val="0"/>
          <w:numId w:val="0"/>
        </w:numPr>
        <w:spacing w:after="0" w:line="560" w:lineRule="exact"/>
        <w:ind w:left="0" w:leftChars="0" w:firstLine="438" w:firstLineChars="137"/>
        <w:jc w:val="both"/>
        <w:rPr>
          <w:rFonts w:hint="eastAsia" w:ascii="仿宋_GB2312" w:hAnsi="仿宋" w:eastAsia="仿宋_GB2312" w:cs="仿宋"/>
          <w:color w:val="000000"/>
          <w:sz w:val="32"/>
          <w:szCs w:val="32"/>
          <w:lang w:eastAsia="zh-CN"/>
        </w:rPr>
      </w:pPr>
      <w:r>
        <w:rPr>
          <w:rFonts w:hint="eastAsia" w:ascii="仿宋_GB2312" w:hAnsi="仿宋" w:eastAsia="仿宋_GB2312" w:cs="仿宋"/>
          <w:color w:val="000000"/>
          <w:sz w:val="32"/>
          <w:szCs w:val="32"/>
          <w:lang w:eastAsia="zh-CN"/>
        </w:rPr>
        <w:t>运行类岗位序列O1至O6通用名称采用技术员、高级技术员、技师、中级技师、高级技师、资深技师。</w:t>
      </w:r>
    </w:p>
    <w:p w14:paraId="56FAE744">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eastAsia="zh-CN"/>
        </w:rPr>
        <w:t>业务类岗位序列S1至S6通用名称采用助理销售代表、初级销售代表、中级销售代表、高级销售代表、资深销售代表。</w:t>
      </w:r>
    </w:p>
    <w:p w14:paraId="390D85D6">
      <w:pPr>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各</w:t>
      </w:r>
      <w:r>
        <w:rPr>
          <w:rFonts w:hint="eastAsia" w:ascii="仿宋_GB2312" w:hAnsi="仿宋" w:eastAsia="仿宋_GB2312" w:cs="仿宋"/>
          <w:color w:val="000000"/>
          <w:sz w:val="32"/>
          <w:szCs w:val="32"/>
          <w:highlight w:val="none"/>
          <w:lang w:eastAsia="zh-CN"/>
        </w:rPr>
        <w:t>岗位序列职级的职衔称谓具体详见</w:t>
      </w:r>
      <w:ins w:id="265" w:author="咨询组" w:date="2026-07-21T20:07:53Z">
        <w:r>
          <w:rPr>
            <w:rFonts w:hint="eastAsia" w:ascii="仿宋_GB2312" w:hAnsi="仿宋" w:eastAsia="仿宋_GB2312" w:cs="仿宋"/>
            <w:color w:val="000000"/>
            <w:sz w:val="32"/>
            <w:szCs w:val="32"/>
            <w:highlight w:val="none"/>
            <w:lang w:val="en-US" w:eastAsia="zh-CN"/>
          </w:rPr>
          <w:t>《华润啤酒员工职业发展管理办法》</w:t>
        </w:r>
      </w:ins>
      <w:r>
        <w:rPr>
          <w:rFonts w:hint="eastAsia" w:ascii="仿宋_GB2312" w:hAnsi="仿宋" w:eastAsia="仿宋_GB2312" w:cs="仿宋"/>
          <w:color w:val="auto"/>
          <w:sz w:val="32"/>
          <w:szCs w:val="32"/>
          <w:highlight w:val="none"/>
          <w:lang w:eastAsia="zh-CN"/>
        </w:rPr>
        <w:t>附件</w:t>
      </w:r>
      <w:r>
        <w:rPr>
          <w:rFonts w:hint="eastAsia" w:ascii="仿宋_GB2312" w:hAnsi="仿宋" w:eastAsia="仿宋_GB2312" w:cs="仿宋"/>
          <w:color w:val="auto"/>
          <w:sz w:val="32"/>
          <w:szCs w:val="32"/>
          <w:highlight w:val="none"/>
          <w:lang w:val="en-US" w:eastAsia="zh-CN"/>
        </w:rPr>
        <w:t>2</w:t>
      </w:r>
      <w:ins w:id="266" w:author="咨询组" w:date="2026-07-21T20:08:29Z">
        <w:r>
          <w:rPr>
            <w:rFonts w:hint="eastAsia" w:ascii="仿宋_GB2312" w:hAnsi="仿宋" w:eastAsia="仿宋_GB2312" w:cs="仿宋"/>
            <w:color w:val="auto"/>
            <w:sz w:val="32"/>
            <w:szCs w:val="32"/>
            <w:highlight w:val="none"/>
            <w:lang w:val="en-US" w:eastAsia="zh-CN"/>
          </w:rPr>
          <w:t>《</w:t>
        </w:r>
      </w:ins>
      <w:ins w:id="267" w:author="咨询组" w:date="2026-07-21T20:08:31Z">
        <w:r>
          <w:rPr>
            <w:rFonts w:hint="eastAsia" w:ascii="仿宋_GB2312" w:hAnsi="仿宋" w:eastAsia="仿宋_GB2312" w:cs="仿宋"/>
            <w:color w:val="000000"/>
            <w:sz w:val="32"/>
            <w:szCs w:val="32"/>
            <w:lang w:val="en-US" w:eastAsia="zh-CN"/>
          </w:rPr>
          <w:t>序列职级职衔称谓</w:t>
        </w:r>
      </w:ins>
      <w:ins w:id="268" w:author="咨询组" w:date="2026-07-21T20:08:29Z">
        <w:r>
          <w:rPr>
            <w:rFonts w:hint="eastAsia" w:ascii="仿宋_GB2312" w:hAnsi="仿宋" w:eastAsia="仿宋_GB2312" w:cs="仿宋"/>
            <w:color w:val="auto"/>
            <w:sz w:val="32"/>
            <w:szCs w:val="32"/>
            <w:highlight w:val="none"/>
            <w:lang w:val="en-US" w:eastAsia="zh-CN"/>
          </w:rPr>
          <w:t>》</w:t>
        </w:r>
      </w:ins>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lang w:val="en-US" w:eastAsia="zh-CN"/>
        </w:rPr>
        <w:t>///</w:t>
      </w:r>
    </w:p>
    <w:p w14:paraId="70E05ABF">
      <w:pPr>
        <w:pStyle w:val="26"/>
        <w:widowControl w:val="0"/>
        <w:numPr>
          <w:ilvl w:val="0"/>
          <w:numId w:val="0"/>
        </w:numPr>
        <w:spacing w:after="0" w:line="560" w:lineRule="exact"/>
        <w:ind w:left="0" w:leftChars="0" w:firstLine="640" w:firstLineChars="200"/>
        <w:jc w:val="both"/>
        <w:rPr>
          <w:rFonts w:hint="default" w:ascii="仿宋_GB2312" w:hAnsi="仿宋" w:eastAsia="仿宋_GB2312" w:cs="仿宋"/>
          <w:color w:val="000000"/>
          <w:sz w:val="32"/>
          <w:szCs w:val="32"/>
          <w:highlight w:val="none"/>
          <w:lang w:val="en-US" w:eastAsia="zh-CN"/>
        </w:rPr>
      </w:pPr>
      <w:r>
        <w:rPr>
          <w:rFonts w:hint="default" w:ascii="黑体" w:hAnsi="黑体" w:eastAsia="黑体" w:cs="仿宋"/>
          <w:b w:val="0"/>
          <w:color w:val="000000"/>
          <w:kern w:val="0"/>
          <w:sz w:val="32"/>
          <w:szCs w:val="32"/>
          <w:lang w:val="en-US" w:eastAsia="zh-CN" w:bidi="ar-SA"/>
        </w:rPr>
        <w:t>第十三条</w:t>
      </w:r>
      <w:r>
        <w:rPr>
          <w:rFonts w:hint="eastAsia" w:ascii="仿宋_GB2312" w:hAnsi="仿宋" w:eastAsia="仿宋_GB2312" w:cs="仿宋"/>
          <w:color w:val="000000"/>
          <w:sz w:val="32"/>
          <w:szCs w:val="32"/>
          <w:lang w:eastAsia="zh-CN"/>
        </w:rPr>
        <w:t>为确保公司整体人才结构与企业发展战略相匹配，鼓励员工专业纵深发展，提升专业能力，同时</w:t>
      </w:r>
      <w:r>
        <w:rPr>
          <w:rFonts w:hint="eastAsia" w:ascii="仿宋_GB2312" w:hAnsi="仿宋" w:eastAsia="仿宋_GB2312" w:cs="仿宋"/>
          <w:color w:val="000000"/>
          <w:sz w:val="32"/>
          <w:szCs w:val="32"/>
          <w:highlight w:val="none"/>
          <w:lang w:val="en-US" w:eastAsia="zh-CN"/>
        </w:rPr>
        <w:t>工资总额</w:t>
      </w:r>
      <w:r>
        <w:rPr>
          <w:rFonts w:hint="eastAsia" w:ascii="仿宋_GB2312" w:hAnsi="仿宋" w:eastAsia="仿宋_GB2312" w:cs="仿宋"/>
          <w:color w:val="000000"/>
          <w:sz w:val="32"/>
          <w:szCs w:val="32"/>
          <w:highlight w:val="none"/>
          <w:lang w:eastAsia="zh-CN"/>
        </w:rPr>
        <w:t>可控，确定不同职级人才结构职数</w:t>
      </w:r>
      <w:del w:id="269" w:author="咨询组" w:date="2026-07-21T20:09:32Z">
        <w:r>
          <w:rPr>
            <w:rFonts w:hint="eastAsia" w:ascii="仿宋_GB2312" w:hAnsi="仿宋" w:eastAsia="仿宋_GB2312" w:cs="仿宋"/>
            <w:color w:val="000000"/>
            <w:sz w:val="32"/>
            <w:szCs w:val="32"/>
            <w:highlight w:val="none"/>
            <w:lang w:eastAsia="zh-CN"/>
          </w:rPr>
          <w:delText>如下：</w:delText>
        </w:r>
      </w:del>
      <w:ins w:id="270" w:author="咨询组" w:date="2026-07-21T20:09:32Z">
        <w:r>
          <w:rPr>
            <w:rFonts w:hint="eastAsia" w:ascii="仿宋_GB2312" w:hAnsi="仿宋" w:eastAsia="仿宋_GB2312" w:cs="仿宋"/>
            <w:color w:val="000000"/>
            <w:sz w:val="32"/>
            <w:szCs w:val="32"/>
            <w:highlight w:val="none"/>
            <w:lang w:eastAsia="zh-CN"/>
          </w:rPr>
          <w:t>。</w:t>
        </w:r>
      </w:ins>
      <w:r>
        <w:rPr>
          <w:rFonts w:hint="eastAsia" w:ascii="仿宋_GB2312" w:hAnsi="仿宋" w:eastAsia="仿宋_GB2312" w:cs="仿宋"/>
          <w:color w:val="000000"/>
          <w:sz w:val="32"/>
          <w:szCs w:val="32"/>
          <w:highlight w:val="none"/>
          <w:lang w:val="en-US" w:eastAsia="zh-CN"/>
        </w:rPr>
        <w:t>///</w:t>
      </w:r>
    </w:p>
    <w:p w14:paraId="3A247012">
      <w:pPr>
        <w:pStyle w:val="26"/>
        <w:widowControl w:val="0"/>
        <w:numPr>
          <w:ilvl w:val="0"/>
          <w:numId w:val="0"/>
        </w:numPr>
        <w:spacing w:after="0" w:line="560" w:lineRule="exact"/>
        <w:ind w:left="0" w:leftChars="0" w:firstLine="438" w:firstLineChars="137"/>
        <w:jc w:val="both"/>
        <w:rPr>
          <w:rFonts w:hint="eastAsia" w:ascii="仿宋_GB2312" w:hAnsi="仿宋" w:eastAsia="仿宋_GB2312" w:cs="仿宋"/>
          <w:color w:val="000000"/>
          <w:sz w:val="32"/>
          <w:szCs w:val="32"/>
          <w:highlight w:val="none"/>
          <w:lang w:eastAsia="zh-CN"/>
        </w:rPr>
      </w:pPr>
      <w:r>
        <w:rPr>
          <w:rFonts w:hint="eastAsia" w:ascii="仿宋_GB2312" w:hAnsi="仿宋" w:eastAsia="仿宋_GB2312" w:cs="仿宋"/>
          <w:color w:val="000000"/>
          <w:kern w:val="0"/>
          <w:sz w:val="32"/>
          <w:szCs w:val="32"/>
          <w:lang w:val="en-US" w:eastAsia="zh-CN" w:bidi="ar-SA"/>
        </w:rPr>
        <w:t>（一）</w:t>
      </w:r>
      <w:r>
        <w:rPr>
          <w:rFonts w:hint="eastAsia" w:ascii="仿宋_GB2312" w:hAnsi="仿宋" w:eastAsia="仿宋_GB2312" w:cs="仿宋"/>
          <w:color w:val="000000"/>
          <w:sz w:val="32"/>
          <w:szCs w:val="32"/>
          <w:highlight w:val="none"/>
          <w:lang w:eastAsia="zh-CN"/>
        </w:rPr>
        <w:t>专业类岗位序列人才结构职数</w:t>
      </w:r>
    </w:p>
    <w:p w14:paraId="0C357F51">
      <w:pPr>
        <w:pStyle w:val="26"/>
        <w:widowControl w:val="0"/>
        <w:numPr>
          <w:ilvl w:val="0"/>
          <w:numId w:val="0"/>
        </w:numPr>
        <w:spacing w:after="0" w:line="560" w:lineRule="exact"/>
        <w:ind w:left="0" w:leftChars="0" w:firstLine="438" w:firstLineChars="137"/>
        <w:jc w:val="both"/>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pPr>
      <w:r>
        <w:rPr>
          <w:rFonts w:hint="eastAsia" w:ascii="仿宋_GB2312" w:hAnsi="仿宋" w:eastAsia="仿宋_GB2312" w:cs="仿宋"/>
          <w:color w:val="000000" w:themeColor="text1"/>
          <w:kern w:val="0"/>
          <w:sz w:val="32"/>
          <w:szCs w:val="32"/>
          <w:lang w:val="en-US" w:eastAsia="zh-CN" w:bidi="ar-SA"/>
          <w14:textFill>
            <w14:solidFill>
              <w14:schemeClr w14:val="tx1"/>
            </w14:solidFill>
          </w14:textFill>
        </w:rPr>
        <w:t>1.</w:t>
      </w: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华润啤酒各部门、雪花/酒业事业部本部、雪花事业部下属销售事业部/片区：</w:t>
      </w:r>
    </w:p>
    <w:tbl>
      <w:tblPr>
        <w:tblStyle w:val="18"/>
        <w:tblW w:w="8276"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2941"/>
        <w:gridCol w:w="1484"/>
        <w:gridCol w:w="2675"/>
      </w:tblGrid>
      <w:tr w14:paraId="35952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2" w:hRule="atLeast"/>
        </w:trPr>
        <w:tc>
          <w:tcPr>
            <w:tcW w:w="1176" w:type="dxa"/>
            <w:shd w:val="clear" w:color="auto" w:fill="F1F1F1" w:themeFill="background1" w:themeFillShade="F2"/>
            <w:vAlign w:val="center"/>
          </w:tcPr>
          <w:p w14:paraId="259A3928">
            <w:pPr>
              <w:pStyle w:val="26"/>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职级</w:t>
            </w:r>
          </w:p>
        </w:tc>
        <w:tc>
          <w:tcPr>
            <w:tcW w:w="2941" w:type="dxa"/>
            <w:shd w:val="clear" w:color="auto" w:fill="F1F1F1" w:themeFill="background1" w:themeFillShade="F2"/>
            <w:vAlign w:val="center"/>
          </w:tcPr>
          <w:p w14:paraId="11E86ACA">
            <w:pPr>
              <w:pStyle w:val="26"/>
              <w:widowControl w:val="0"/>
              <w:numPr>
                <w:ilvl w:val="0"/>
                <w:numId w:val="0"/>
              </w:numPr>
              <w:spacing w:after="0" w:line="240" w:lineRule="auto"/>
              <w:jc w:val="center"/>
              <w:rPr>
                <w:rFonts w:hint="default" w:ascii="仿宋_GB2312" w:hAnsi="仿宋" w:eastAsia="仿宋_GB2312" w:cs="仿宋"/>
                <w:color w:val="000000"/>
                <w:sz w:val="24"/>
                <w:szCs w:val="24"/>
                <w:highlight w:val="none"/>
                <w:vertAlign w:val="baseline"/>
                <w:lang w:val="en-US" w:eastAsia="zh-CN"/>
              </w:rPr>
            </w:pPr>
            <w:r>
              <w:rPr>
                <w:rFonts w:hint="eastAsia" w:ascii="仿宋_GB2312" w:hAnsi="仿宋" w:eastAsia="仿宋_GB2312" w:cs="仿宋"/>
                <w:color w:val="000000"/>
                <w:sz w:val="24"/>
                <w:szCs w:val="24"/>
                <w:highlight w:val="none"/>
                <w:vertAlign w:val="baseline"/>
                <w:lang w:val="en-US" w:eastAsia="zh-CN"/>
              </w:rPr>
              <w:t>华润啤酒</w:t>
            </w:r>
            <w:r>
              <w:rPr>
                <w:rFonts w:hint="eastAsia" w:ascii="仿宋_GB2312" w:hAnsi="仿宋" w:eastAsia="仿宋_GB2312" w:cs="仿宋"/>
                <w:color w:val="auto"/>
                <w:sz w:val="24"/>
                <w:szCs w:val="24"/>
                <w:highlight w:val="none"/>
                <w:vertAlign w:val="baseline"/>
                <w:lang w:val="en-US" w:eastAsia="zh-CN"/>
              </w:rPr>
              <w:t>（包含啤酒本部、雪花/酒业事业部本部）</w:t>
            </w:r>
          </w:p>
        </w:tc>
        <w:tc>
          <w:tcPr>
            <w:tcW w:w="1484" w:type="dxa"/>
            <w:shd w:val="clear" w:color="auto" w:fill="F1F1F1" w:themeFill="background1" w:themeFillShade="F2"/>
            <w:vAlign w:val="center"/>
          </w:tcPr>
          <w:p w14:paraId="65252F99">
            <w:pPr>
              <w:pStyle w:val="26"/>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共享中心</w:t>
            </w:r>
          </w:p>
        </w:tc>
        <w:tc>
          <w:tcPr>
            <w:tcW w:w="2675" w:type="dxa"/>
            <w:shd w:val="clear" w:color="auto" w:fill="F1F1F1" w:themeFill="background1" w:themeFillShade="F2"/>
            <w:vAlign w:val="center"/>
          </w:tcPr>
          <w:p w14:paraId="1851A165">
            <w:pPr>
              <w:pStyle w:val="26"/>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auto"/>
                <w:sz w:val="24"/>
                <w:szCs w:val="24"/>
                <w:highlight w:val="none"/>
                <w:vertAlign w:val="baseline"/>
                <w:lang w:val="en-US" w:eastAsia="zh-CN"/>
              </w:rPr>
              <w:t>销售</w:t>
            </w:r>
            <w:r>
              <w:rPr>
                <w:rFonts w:hint="default" w:ascii="仿宋_GB2312" w:hAnsi="仿宋" w:eastAsia="仿宋_GB2312" w:cs="仿宋"/>
                <w:color w:val="auto"/>
                <w:sz w:val="24"/>
                <w:szCs w:val="24"/>
                <w:highlight w:val="none"/>
                <w:vertAlign w:val="baseline"/>
                <w:lang w:val="en-US" w:eastAsia="zh-CN"/>
              </w:rPr>
              <w:t>事业部</w:t>
            </w:r>
            <w:r>
              <w:rPr>
                <w:rFonts w:hint="eastAsia" w:ascii="仿宋_GB2312" w:hAnsi="仿宋" w:eastAsia="仿宋_GB2312" w:cs="仿宋"/>
                <w:color w:val="auto"/>
                <w:sz w:val="24"/>
                <w:szCs w:val="24"/>
                <w:vertAlign w:val="baseline"/>
                <w:lang w:val="en-US" w:eastAsia="zh-CN"/>
              </w:rPr>
              <w:t>/片</w:t>
            </w:r>
            <w:r>
              <w:rPr>
                <w:rFonts w:hint="eastAsia" w:ascii="仿宋_GB2312" w:hAnsi="仿宋" w:eastAsia="仿宋_GB2312" w:cs="仿宋"/>
                <w:color w:val="000000"/>
                <w:sz w:val="24"/>
                <w:szCs w:val="24"/>
                <w:vertAlign w:val="baseline"/>
                <w:lang w:val="en-US" w:eastAsia="zh-CN"/>
              </w:rPr>
              <w:t>区</w:t>
            </w:r>
          </w:p>
        </w:tc>
      </w:tr>
      <w:tr w14:paraId="2159D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1176" w:type="dxa"/>
            <w:vAlign w:val="center"/>
          </w:tcPr>
          <w:p w14:paraId="39544EA5">
            <w:pPr>
              <w:pStyle w:val="26"/>
              <w:widowControl w:val="0"/>
              <w:numPr>
                <w:ilvl w:val="0"/>
                <w:numId w:val="0"/>
              </w:numPr>
              <w:spacing w:after="0" w:line="240" w:lineRule="auto"/>
              <w:ind w:left="0" w:leftChars="0" w:firstLine="0" w:firstLineChars="0"/>
              <w:jc w:val="center"/>
              <w:rPr>
                <w:rFonts w:hint="eastAsia" w:ascii="仿宋_GB2312" w:hAnsi="仿宋" w:eastAsia="仿宋_GB2312" w:cs="仿宋"/>
                <w:color w:val="000000"/>
                <w:kern w:val="0"/>
                <w:sz w:val="24"/>
                <w:szCs w:val="24"/>
                <w:highlight w:val="none"/>
                <w:vertAlign w:val="baseline"/>
                <w:lang w:val="en-US" w:eastAsia="zh-CN" w:bidi="ar-SA"/>
              </w:rPr>
            </w:pPr>
            <w:r>
              <w:rPr>
                <w:rFonts w:hint="eastAsia" w:ascii="仿宋_GB2312" w:hAnsi="仿宋" w:eastAsia="仿宋_GB2312" w:cs="仿宋"/>
                <w:color w:val="000000"/>
                <w:sz w:val="24"/>
                <w:szCs w:val="24"/>
                <w:highlight w:val="none"/>
                <w:vertAlign w:val="baseline"/>
                <w:lang w:val="en-US" w:eastAsia="zh-CN"/>
              </w:rPr>
              <w:t>P9</w:t>
            </w:r>
          </w:p>
        </w:tc>
        <w:tc>
          <w:tcPr>
            <w:tcW w:w="2941" w:type="dxa"/>
            <w:vAlign w:val="center"/>
          </w:tcPr>
          <w:p w14:paraId="13416099">
            <w:pPr>
              <w:keepNext w:val="0"/>
              <w:keepLines w:val="0"/>
              <w:widowControl/>
              <w:suppressLineNumbers w:val="0"/>
              <w:jc w:val="center"/>
              <w:rPr>
                <w:rFonts w:hint="default" w:ascii="仿宋_GB2312" w:hAnsi="仿宋" w:eastAsia="仿宋_GB2312" w:cs="仿宋"/>
                <w:color w:val="auto"/>
                <w:sz w:val="24"/>
                <w:szCs w:val="24"/>
                <w:highlight w:val="none"/>
                <w:vertAlign w:val="baseline"/>
                <w:lang w:val="en-US" w:eastAsia="zh-CN"/>
              </w:rPr>
            </w:pPr>
            <w:r>
              <w:rPr>
                <w:rFonts w:hint="eastAsia" w:ascii="仿宋_GB2312" w:hAnsi="仿宋" w:eastAsia="仿宋_GB2312" w:cs="仿宋"/>
                <w:color w:val="auto"/>
                <w:sz w:val="24"/>
                <w:szCs w:val="24"/>
                <w:highlight w:val="none"/>
                <w:vertAlign w:val="baseline"/>
                <w:lang w:val="en-US" w:eastAsia="zh-CN"/>
              </w:rPr>
              <w:t>仅在总部范围内配置，用于公司层面组织优化或特别优秀的人才配置（一事一议）</w:t>
            </w:r>
          </w:p>
        </w:tc>
        <w:tc>
          <w:tcPr>
            <w:tcW w:w="1484" w:type="dxa"/>
            <w:vMerge w:val="restart"/>
            <w:vAlign w:val="center"/>
          </w:tcPr>
          <w:p w14:paraId="558EEFBF">
            <w:pPr>
              <w:pStyle w:val="26"/>
              <w:widowControl w:val="0"/>
              <w:numPr>
                <w:ilvl w:val="0"/>
                <w:numId w:val="0"/>
              </w:numPr>
              <w:spacing w:after="0" w:line="240" w:lineRule="auto"/>
              <w:ind w:left="0" w:leftChars="0" w:firstLine="0" w:firstLineChars="0"/>
              <w:jc w:val="center"/>
              <w:rPr>
                <w:rFonts w:hint="eastAsia" w:ascii="仿宋_GB2312" w:hAnsi="仿宋" w:eastAsia="仿宋_GB2312" w:cs="仿宋"/>
                <w:color w:val="000000"/>
                <w:kern w:val="0"/>
                <w:sz w:val="24"/>
                <w:szCs w:val="24"/>
                <w:highlight w:val="none"/>
                <w:vertAlign w:val="baseline"/>
                <w:lang w:val="en-US" w:eastAsia="zh-CN" w:bidi="ar-SA"/>
              </w:rPr>
            </w:pPr>
            <w:r>
              <w:rPr>
                <w:rFonts w:hint="eastAsia" w:ascii="仿宋_GB2312" w:hAnsi="仿宋" w:eastAsia="仿宋_GB2312" w:cs="仿宋"/>
                <w:color w:val="000000"/>
                <w:sz w:val="24"/>
                <w:szCs w:val="24"/>
                <w:highlight w:val="none"/>
                <w:vertAlign w:val="baseline"/>
                <w:lang w:val="en-US" w:eastAsia="zh-CN"/>
              </w:rPr>
              <w:t>/</w:t>
            </w:r>
          </w:p>
        </w:tc>
        <w:tc>
          <w:tcPr>
            <w:tcW w:w="2675" w:type="dxa"/>
            <w:vMerge w:val="restart"/>
            <w:vAlign w:val="center"/>
          </w:tcPr>
          <w:p w14:paraId="5389D0D7">
            <w:pPr>
              <w:pStyle w:val="26"/>
              <w:widowControl w:val="0"/>
              <w:numPr>
                <w:ilvl w:val="0"/>
                <w:numId w:val="0"/>
              </w:numPr>
              <w:spacing w:after="0" w:line="240" w:lineRule="auto"/>
              <w:ind w:left="0" w:leftChars="0" w:firstLine="0" w:firstLineChars="0"/>
              <w:jc w:val="center"/>
              <w:rPr>
                <w:rFonts w:hint="eastAsia" w:ascii="仿宋_GB2312" w:hAnsi="仿宋" w:eastAsia="仿宋_GB2312" w:cs="仿宋"/>
                <w:color w:val="000000"/>
                <w:kern w:val="0"/>
                <w:sz w:val="24"/>
                <w:szCs w:val="24"/>
                <w:highlight w:val="none"/>
                <w:vertAlign w:val="baseline"/>
                <w:lang w:val="en-US" w:eastAsia="zh-CN" w:bidi="ar-SA"/>
              </w:rPr>
            </w:pPr>
            <w:r>
              <w:rPr>
                <w:rFonts w:hint="eastAsia" w:ascii="仿宋_GB2312" w:hAnsi="仿宋" w:eastAsia="仿宋_GB2312" w:cs="仿宋"/>
                <w:color w:val="000000"/>
                <w:sz w:val="24"/>
                <w:szCs w:val="24"/>
                <w:highlight w:val="none"/>
                <w:vertAlign w:val="baseline"/>
                <w:lang w:val="en-US" w:eastAsia="zh-CN"/>
              </w:rPr>
              <w:t>/</w:t>
            </w:r>
          </w:p>
        </w:tc>
      </w:tr>
      <w:tr w14:paraId="30698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1176" w:type="dxa"/>
            <w:vAlign w:val="center"/>
          </w:tcPr>
          <w:p w14:paraId="46E3525B">
            <w:pPr>
              <w:pStyle w:val="26"/>
              <w:widowControl w:val="0"/>
              <w:numPr>
                <w:ilvl w:val="0"/>
                <w:numId w:val="0"/>
              </w:numPr>
              <w:spacing w:after="0" w:line="240" w:lineRule="auto"/>
              <w:ind w:left="0" w:leftChars="0" w:firstLine="0" w:firstLineChars="0"/>
              <w:jc w:val="center"/>
              <w:rPr>
                <w:rFonts w:hint="eastAsia" w:ascii="仿宋_GB2312" w:hAnsi="仿宋" w:eastAsia="仿宋_GB2312" w:cs="仿宋"/>
                <w:color w:val="000000"/>
                <w:sz w:val="24"/>
                <w:szCs w:val="24"/>
                <w:highlight w:val="none"/>
                <w:vertAlign w:val="baseline"/>
                <w:lang w:val="en-US" w:eastAsia="zh-CN"/>
              </w:rPr>
            </w:pPr>
            <w:r>
              <w:rPr>
                <w:rFonts w:hint="eastAsia" w:ascii="仿宋_GB2312" w:hAnsi="仿宋" w:eastAsia="仿宋_GB2312" w:cs="仿宋"/>
                <w:color w:val="000000"/>
                <w:sz w:val="24"/>
                <w:szCs w:val="24"/>
                <w:highlight w:val="none"/>
                <w:vertAlign w:val="baseline"/>
                <w:lang w:val="en-US" w:eastAsia="zh-CN"/>
              </w:rPr>
              <w:t>P8</w:t>
            </w:r>
          </w:p>
        </w:tc>
        <w:tc>
          <w:tcPr>
            <w:tcW w:w="2941" w:type="dxa"/>
            <w:vAlign w:val="center"/>
          </w:tcPr>
          <w:p w14:paraId="0BC8EAAD">
            <w:pPr>
              <w:pStyle w:val="26"/>
              <w:widowControl w:val="0"/>
              <w:numPr>
                <w:ilvl w:val="0"/>
                <w:numId w:val="0"/>
              </w:numPr>
              <w:spacing w:after="0" w:line="240" w:lineRule="auto"/>
              <w:ind w:left="0" w:leftChars="0" w:firstLine="0" w:firstLineChars="0"/>
              <w:jc w:val="center"/>
              <w:rPr>
                <w:rFonts w:hint="eastAsia" w:ascii="仿宋_GB2312" w:hAnsi="仿宋" w:eastAsia="仿宋_GB2312" w:cs="仿宋"/>
                <w:color w:val="FF0000"/>
                <w:sz w:val="24"/>
                <w:szCs w:val="24"/>
                <w:highlight w:val="none"/>
                <w:vertAlign w:val="baseline"/>
                <w:lang w:val="en-US" w:eastAsia="zh-CN"/>
              </w:rPr>
            </w:pPr>
            <w:ins w:id="271" w:author="范华玉" w:date="2026-07-20T14:27:52Z">
              <w:r>
                <w:rPr>
                  <w:rFonts w:hint="eastAsia" w:ascii="仿宋_GB2312" w:hAnsi="仿宋" w:eastAsia="仿宋_GB2312" w:cs="仿宋"/>
                  <w:color w:val="auto"/>
                  <w:sz w:val="24"/>
                  <w:szCs w:val="24"/>
                  <w:highlight w:val="none"/>
                  <w:vertAlign w:val="baseline"/>
                  <w:lang w:val="en-US" w:eastAsia="zh-CN"/>
                </w:rPr>
                <w:t>仅在总部范围内配置，用于公司层面组织优化或特别优秀的人才配置（一事一议）</w:t>
              </w:r>
            </w:ins>
          </w:p>
        </w:tc>
        <w:tc>
          <w:tcPr>
            <w:tcW w:w="1484" w:type="dxa"/>
            <w:vMerge w:val="continue"/>
            <w:shd w:val="clear" w:color="auto" w:fill="auto"/>
            <w:vAlign w:val="center"/>
          </w:tcPr>
          <w:p w14:paraId="1EDA80E6">
            <w:pPr>
              <w:pStyle w:val="26"/>
              <w:widowControl w:val="0"/>
              <w:numPr>
                <w:ilvl w:val="0"/>
                <w:numId w:val="0"/>
              </w:numPr>
              <w:spacing w:after="0" w:line="240" w:lineRule="auto"/>
              <w:ind w:left="0" w:leftChars="0" w:firstLine="0" w:firstLineChars="0"/>
              <w:jc w:val="center"/>
              <w:rPr>
                <w:rFonts w:hint="eastAsia" w:ascii="仿宋_GB2312" w:hAnsi="仿宋" w:eastAsia="仿宋_GB2312" w:cs="仿宋"/>
                <w:color w:val="000000"/>
                <w:kern w:val="0"/>
                <w:sz w:val="24"/>
                <w:szCs w:val="24"/>
                <w:highlight w:val="none"/>
                <w:vertAlign w:val="baseline"/>
                <w:lang w:val="en-US" w:eastAsia="zh-CN" w:bidi="ar-SA"/>
              </w:rPr>
            </w:pPr>
          </w:p>
        </w:tc>
        <w:tc>
          <w:tcPr>
            <w:tcW w:w="2675" w:type="dxa"/>
            <w:vMerge w:val="continue"/>
            <w:shd w:val="clear" w:color="auto" w:fill="auto"/>
            <w:vAlign w:val="center"/>
          </w:tcPr>
          <w:p w14:paraId="7D7D3E36">
            <w:pPr>
              <w:pStyle w:val="26"/>
              <w:widowControl w:val="0"/>
              <w:numPr>
                <w:ilvl w:val="0"/>
                <w:numId w:val="0"/>
              </w:numPr>
              <w:spacing w:after="0" w:line="240" w:lineRule="auto"/>
              <w:ind w:left="0" w:leftChars="0" w:firstLine="0" w:firstLineChars="0"/>
              <w:jc w:val="center"/>
              <w:rPr>
                <w:rFonts w:hint="eastAsia" w:ascii="仿宋_GB2312" w:hAnsi="仿宋" w:eastAsia="仿宋_GB2312" w:cs="仿宋"/>
                <w:color w:val="000000"/>
                <w:kern w:val="0"/>
                <w:sz w:val="24"/>
                <w:szCs w:val="24"/>
                <w:highlight w:val="none"/>
                <w:vertAlign w:val="baseline"/>
                <w:lang w:val="en-US" w:eastAsia="zh-CN" w:bidi="ar-SA"/>
              </w:rPr>
            </w:pPr>
          </w:p>
        </w:tc>
      </w:tr>
      <w:tr w14:paraId="61AAC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3" w:hRule="atLeast"/>
        </w:trPr>
        <w:tc>
          <w:tcPr>
            <w:tcW w:w="1176" w:type="dxa"/>
            <w:vAlign w:val="center"/>
          </w:tcPr>
          <w:p w14:paraId="70AA2B4C">
            <w:pPr>
              <w:pStyle w:val="26"/>
              <w:widowControl w:val="0"/>
              <w:numPr>
                <w:ilvl w:val="0"/>
                <w:numId w:val="0"/>
              </w:numPr>
              <w:spacing w:after="0" w:line="240" w:lineRule="auto"/>
              <w:ind w:left="0" w:leftChars="0" w:firstLine="0" w:firstLineChars="0"/>
              <w:jc w:val="center"/>
              <w:rPr>
                <w:rFonts w:hint="eastAsia" w:ascii="仿宋_GB2312" w:hAnsi="仿宋" w:eastAsia="仿宋_GB2312" w:cs="仿宋"/>
                <w:color w:val="000000"/>
                <w:sz w:val="24"/>
                <w:szCs w:val="24"/>
                <w:highlight w:val="none"/>
                <w:vertAlign w:val="baseline"/>
                <w:lang w:val="en-US" w:eastAsia="zh-CN"/>
              </w:rPr>
            </w:pPr>
            <w:r>
              <w:rPr>
                <w:rFonts w:hint="eastAsia" w:ascii="仿宋_GB2312" w:hAnsi="仿宋" w:eastAsia="仿宋_GB2312" w:cs="仿宋"/>
                <w:color w:val="000000"/>
                <w:sz w:val="24"/>
                <w:szCs w:val="24"/>
                <w:highlight w:val="none"/>
                <w:vertAlign w:val="baseline"/>
                <w:lang w:val="en-US" w:eastAsia="zh-CN"/>
              </w:rPr>
              <w:t>P7</w:t>
            </w:r>
          </w:p>
        </w:tc>
        <w:tc>
          <w:tcPr>
            <w:tcW w:w="2941" w:type="dxa"/>
            <w:vAlign w:val="center"/>
          </w:tcPr>
          <w:p w14:paraId="402C6659">
            <w:pPr>
              <w:pStyle w:val="26"/>
              <w:widowControl w:val="0"/>
              <w:numPr>
                <w:ilvl w:val="0"/>
                <w:numId w:val="0"/>
              </w:numPr>
              <w:spacing w:after="0" w:line="240" w:lineRule="auto"/>
              <w:ind w:left="0" w:leftChars="0" w:firstLine="0" w:firstLineChars="0"/>
              <w:jc w:val="center"/>
              <w:rPr>
                <w:rFonts w:hint="eastAsia" w:ascii="仿宋_GB2312" w:hAnsi="仿宋" w:eastAsia="仿宋_GB2312" w:cs="仿宋"/>
                <w:color w:val="FF0000"/>
                <w:sz w:val="24"/>
                <w:szCs w:val="24"/>
                <w:highlight w:val="none"/>
                <w:vertAlign w:val="baseline"/>
                <w:lang w:val="en-US" w:eastAsia="zh-CN"/>
              </w:rPr>
            </w:pPr>
            <w:ins w:id="272" w:author="范华玉" w:date="2026-07-20T14:27:54Z">
              <w:r>
                <w:rPr>
                  <w:rFonts w:hint="eastAsia" w:ascii="仿宋_GB2312" w:hAnsi="仿宋" w:eastAsia="仿宋_GB2312" w:cs="仿宋"/>
                  <w:color w:val="auto"/>
                  <w:sz w:val="24"/>
                  <w:szCs w:val="24"/>
                  <w:highlight w:val="none"/>
                  <w:vertAlign w:val="baseline"/>
                  <w:lang w:val="en-US" w:eastAsia="zh-CN"/>
                </w:rPr>
                <w:t>仅在总部范围内配置，用于公司层面组织优化或特别优秀的人才配置（一事一议）</w:t>
              </w:r>
            </w:ins>
          </w:p>
        </w:tc>
        <w:tc>
          <w:tcPr>
            <w:tcW w:w="1484" w:type="dxa"/>
            <w:vMerge w:val="continue"/>
            <w:shd w:val="clear" w:color="auto" w:fill="auto"/>
            <w:vAlign w:val="center"/>
          </w:tcPr>
          <w:p w14:paraId="07AE0832">
            <w:pPr>
              <w:pStyle w:val="26"/>
              <w:widowControl w:val="0"/>
              <w:numPr>
                <w:ilvl w:val="0"/>
                <w:numId w:val="0"/>
              </w:numPr>
              <w:spacing w:after="0" w:line="240" w:lineRule="auto"/>
              <w:ind w:left="0" w:leftChars="0" w:firstLine="0" w:firstLineChars="0"/>
              <w:jc w:val="center"/>
              <w:rPr>
                <w:rFonts w:hint="eastAsia" w:ascii="仿宋_GB2312" w:hAnsi="仿宋" w:eastAsia="仿宋_GB2312" w:cs="仿宋"/>
                <w:color w:val="000000"/>
                <w:kern w:val="0"/>
                <w:sz w:val="24"/>
                <w:szCs w:val="24"/>
                <w:highlight w:val="none"/>
                <w:vertAlign w:val="baseline"/>
                <w:lang w:val="en-US" w:eastAsia="zh-CN" w:bidi="ar-SA"/>
              </w:rPr>
            </w:pPr>
          </w:p>
        </w:tc>
        <w:tc>
          <w:tcPr>
            <w:tcW w:w="2675" w:type="dxa"/>
            <w:vMerge w:val="continue"/>
            <w:shd w:val="clear" w:color="auto" w:fill="auto"/>
            <w:vAlign w:val="center"/>
          </w:tcPr>
          <w:p w14:paraId="5D376754">
            <w:pPr>
              <w:pStyle w:val="26"/>
              <w:widowControl w:val="0"/>
              <w:numPr>
                <w:ilvl w:val="0"/>
                <w:numId w:val="0"/>
              </w:numPr>
              <w:spacing w:after="0" w:line="240" w:lineRule="auto"/>
              <w:ind w:left="0" w:leftChars="0" w:firstLine="0" w:firstLineChars="0"/>
              <w:jc w:val="center"/>
              <w:rPr>
                <w:rFonts w:hint="eastAsia" w:ascii="仿宋_GB2312" w:hAnsi="仿宋" w:eastAsia="仿宋_GB2312" w:cs="仿宋"/>
                <w:color w:val="000000"/>
                <w:kern w:val="0"/>
                <w:sz w:val="24"/>
                <w:szCs w:val="24"/>
                <w:highlight w:val="none"/>
                <w:vertAlign w:val="baseline"/>
                <w:lang w:val="en-US" w:eastAsia="zh-CN" w:bidi="ar-SA"/>
              </w:rPr>
            </w:pPr>
          </w:p>
        </w:tc>
      </w:tr>
      <w:tr w14:paraId="6B931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176" w:type="dxa"/>
            <w:vAlign w:val="center"/>
          </w:tcPr>
          <w:p w14:paraId="41DD6201">
            <w:pPr>
              <w:pStyle w:val="26"/>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P6和P5</w:t>
            </w:r>
          </w:p>
        </w:tc>
        <w:tc>
          <w:tcPr>
            <w:tcW w:w="2941" w:type="dxa"/>
            <w:vAlign w:val="center"/>
          </w:tcPr>
          <w:p w14:paraId="68E4CF4E">
            <w:pPr>
              <w:pStyle w:val="26"/>
              <w:widowControl w:val="0"/>
              <w:numPr>
                <w:ilvl w:val="0"/>
                <w:numId w:val="0"/>
              </w:numPr>
              <w:spacing w:after="0" w:line="240" w:lineRule="auto"/>
              <w:jc w:val="center"/>
              <w:rPr>
                <w:rFonts w:hint="eastAsia" w:ascii="仿宋_GB2312" w:hAnsi="仿宋" w:eastAsia="仿宋_GB2312" w:cs="仿宋"/>
                <w:color w:val="000000"/>
                <w:sz w:val="24"/>
                <w:szCs w:val="24"/>
                <w:vertAlign w:val="baseline"/>
              </w:rPr>
            </w:pPr>
            <w:r>
              <w:rPr>
                <w:rFonts w:hint="eastAsia" w:ascii="仿宋_GB2312" w:hAnsi="仿宋" w:eastAsia="仿宋_GB2312" w:cs="仿宋"/>
                <w:color w:val="000000"/>
                <w:sz w:val="24"/>
                <w:szCs w:val="24"/>
                <w:vertAlign w:val="baseline"/>
              </w:rPr>
              <w:t>≤40%/序列，其中P6≤20%/序列</w:t>
            </w:r>
          </w:p>
        </w:tc>
        <w:tc>
          <w:tcPr>
            <w:tcW w:w="1484" w:type="dxa"/>
            <w:vAlign w:val="center"/>
          </w:tcPr>
          <w:p w14:paraId="7A961087">
            <w:pPr>
              <w:pStyle w:val="26"/>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ins w:id="273" w:author="范华玉" w:date="2026-07-20T14:28:09Z">
              <w:r>
                <w:rPr>
                  <w:rFonts w:hint="eastAsia" w:ascii="仿宋_GB2312" w:hAnsi="仿宋" w:eastAsia="仿宋_GB2312" w:cs="仿宋"/>
                  <w:color w:val="000000"/>
                  <w:sz w:val="24"/>
                  <w:szCs w:val="24"/>
                  <w:vertAlign w:val="baseline"/>
                  <w:lang w:val="en-US" w:eastAsia="zh-CN"/>
                </w:rPr>
                <w:t>/</w:t>
              </w:r>
            </w:ins>
          </w:p>
        </w:tc>
        <w:tc>
          <w:tcPr>
            <w:tcW w:w="2675" w:type="dxa"/>
            <w:vAlign w:val="center"/>
          </w:tcPr>
          <w:p w14:paraId="2E99DEB0">
            <w:pPr>
              <w:keepNext w:val="0"/>
              <w:keepLines w:val="0"/>
              <w:widowControl/>
              <w:suppressLineNumbers w:val="0"/>
              <w:jc w:val="left"/>
              <w:rPr>
                <w:rFonts w:hint="default" w:ascii="仿宋_GB2312" w:hAnsi="仿宋" w:eastAsia="仿宋_GB2312" w:cs="仿宋"/>
                <w:color w:val="auto"/>
                <w:sz w:val="24"/>
                <w:szCs w:val="24"/>
                <w:highlight w:val="none"/>
                <w:vertAlign w:val="baseline"/>
                <w:lang w:val="en-US" w:eastAsia="zh-CN"/>
              </w:rPr>
            </w:pPr>
            <w:ins w:id="274" w:author="范华玉" w:date="2026-07-20T14:28:10Z">
              <w:r>
                <w:rPr>
                  <w:rFonts w:hint="eastAsia" w:ascii="仿宋_GB2312" w:hAnsi="仿宋" w:eastAsia="仿宋_GB2312" w:cs="仿宋"/>
                  <w:color w:val="auto"/>
                  <w:sz w:val="24"/>
                  <w:szCs w:val="24"/>
                  <w:highlight w:val="none"/>
                  <w:vertAlign w:val="baseline"/>
                  <w:lang w:val="en-US" w:eastAsia="zh-CN"/>
                </w:rPr>
                <w:t>/</w:t>
              </w:r>
            </w:ins>
          </w:p>
        </w:tc>
      </w:tr>
      <w:tr w14:paraId="1E1FB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176" w:type="dxa"/>
            <w:vAlign w:val="center"/>
          </w:tcPr>
          <w:p w14:paraId="7016D781">
            <w:pPr>
              <w:pStyle w:val="26"/>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P6</w:t>
            </w:r>
          </w:p>
        </w:tc>
        <w:tc>
          <w:tcPr>
            <w:tcW w:w="2941" w:type="dxa"/>
            <w:vAlign w:val="center"/>
          </w:tcPr>
          <w:p w14:paraId="726657D6">
            <w:pPr>
              <w:pStyle w:val="26"/>
              <w:widowControl w:val="0"/>
              <w:numPr>
                <w:ilvl w:val="0"/>
                <w:numId w:val="0"/>
              </w:numPr>
              <w:spacing w:after="0" w:line="240" w:lineRule="auto"/>
              <w:jc w:val="center"/>
              <w:rPr>
                <w:rFonts w:hint="eastAsia" w:ascii="仿宋_GB2312" w:hAnsi="仿宋" w:eastAsia="仿宋_GB2312" w:cs="仿宋"/>
                <w:color w:val="000000"/>
                <w:sz w:val="24"/>
                <w:szCs w:val="24"/>
                <w:vertAlign w:val="baseline"/>
                <w:lang w:val="en-US" w:eastAsia="zh-CN"/>
              </w:rPr>
            </w:pPr>
            <w:ins w:id="275" w:author="范华玉" w:date="2026-07-20T14:28:00Z">
              <w:r>
                <w:rPr>
                  <w:rFonts w:hint="eastAsia" w:ascii="仿宋_GB2312" w:hAnsi="仿宋" w:eastAsia="仿宋_GB2312" w:cs="仿宋"/>
                  <w:color w:val="000000"/>
                  <w:sz w:val="24"/>
                  <w:szCs w:val="24"/>
                  <w:vertAlign w:val="baseline"/>
                  <w:lang w:val="en-US" w:eastAsia="zh-CN"/>
                </w:rPr>
                <w:t>/</w:t>
              </w:r>
            </w:ins>
          </w:p>
        </w:tc>
        <w:tc>
          <w:tcPr>
            <w:tcW w:w="1484" w:type="dxa"/>
            <w:vAlign w:val="center"/>
          </w:tcPr>
          <w:p w14:paraId="1B837F37">
            <w:pPr>
              <w:pStyle w:val="26"/>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2人/序列</w:t>
            </w:r>
          </w:p>
        </w:tc>
        <w:tc>
          <w:tcPr>
            <w:tcW w:w="2675" w:type="dxa"/>
            <w:vAlign w:val="center"/>
          </w:tcPr>
          <w:p w14:paraId="1653039B">
            <w:pPr>
              <w:keepNext w:val="0"/>
              <w:keepLines w:val="0"/>
              <w:widowControl/>
              <w:suppressLineNumbers w:val="0"/>
              <w:jc w:val="left"/>
              <w:rPr>
                <w:rFonts w:hint="eastAsia" w:ascii="仿宋_GB2312" w:hAnsi="仿宋" w:eastAsia="仿宋_GB2312" w:cs="仿宋"/>
                <w:color w:val="FF0000"/>
                <w:sz w:val="24"/>
                <w:szCs w:val="24"/>
                <w:highlight w:val="none"/>
                <w:vertAlign w:val="baseline"/>
                <w:lang w:val="en-US" w:eastAsia="zh-CN"/>
              </w:rPr>
            </w:pPr>
            <w:r>
              <w:rPr>
                <w:rFonts w:hint="eastAsia" w:ascii="仿宋_GB2312" w:hAnsi="仿宋" w:eastAsia="仿宋_GB2312" w:cs="仿宋"/>
                <w:color w:val="auto"/>
                <w:sz w:val="24"/>
                <w:szCs w:val="24"/>
                <w:highlight w:val="none"/>
                <w:vertAlign w:val="baseline"/>
                <w:lang w:val="en-US" w:eastAsia="zh-CN"/>
              </w:rPr>
              <w:t>设备工程、生产技术、生产管理序列根据设置的岗位编制确定职数</w:t>
            </w:r>
          </w:p>
        </w:tc>
      </w:tr>
      <w:tr w14:paraId="07DD9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176" w:type="dxa"/>
            <w:vAlign w:val="center"/>
          </w:tcPr>
          <w:p w14:paraId="0C60F57C">
            <w:pPr>
              <w:pStyle w:val="26"/>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P5</w:t>
            </w:r>
          </w:p>
        </w:tc>
        <w:tc>
          <w:tcPr>
            <w:tcW w:w="2941" w:type="dxa"/>
            <w:vAlign w:val="center"/>
          </w:tcPr>
          <w:p w14:paraId="5D9F09B3">
            <w:pPr>
              <w:pStyle w:val="26"/>
              <w:widowControl w:val="0"/>
              <w:numPr>
                <w:ilvl w:val="0"/>
                <w:numId w:val="0"/>
              </w:numPr>
              <w:spacing w:after="0" w:line="240" w:lineRule="auto"/>
              <w:jc w:val="center"/>
              <w:rPr>
                <w:rFonts w:hint="eastAsia" w:ascii="仿宋_GB2312" w:hAnsi="仿宋" w:eastAsia="仿宋_GB2312" w:cs="仿宋"/>
                <w:color w:val="000000"/>
                <w:sz w:val="24"/>
                <w:szCs w:val="24"/>
                <w:vertAlign w:val="baseline"/>
                <w:lang w:val="en-US" w:eastAsia="zh-CN"/>
              </w:rPr>
            </w:pPr>
            <w:ins w:id="276" w:author="范华玉" w:date="2026-07-20T14:28:01Z">
              <w:r>
                <w:rPr>
                  <w:rFonts w:hint="eastAsia" w:ascii="仿宋_GB2312" w:hAnsi="仿宋" w:eastAsia="仿宋_GB2312" w:cs="仿宋"/>
                  <w:color w:val="000000"/>
                  <w:sz w:val="24"/>
                  <w:szCs w:val="24"/>
                  <w:vertAlign w:val="baseline"/>
                  <w:lang w:val="en-US" w:eastAsia="zh-CN"/>
                </w:rPr>
                <w:t>/</w:t>
              </w:r>
            </w:ins>
          </w:p>
        </w:tc>
        <w:tc>
          <w:tcPr>
            <w:tcW w:w="1484" w:type="dxa"/>
            <w:vAlign w:val="center"/>
          </w:tcPr>
          <w:p w14:paraId="53CBC8AF">
            <w:pPr>
              <w:pStyle w:val="26"/>
              <w:widowControl w:val="0"/>
              <w:numPr>
                <w:ilvl w:val="0"/>
                <w:numId w:val="0"/>
              </w:numPr>
              <w:spacing w:after="0" w:line="240" w:lineRule="auto"/>
              <w:jc w:val="center"/>
              <w:rPr>
                <w:rFonts w:hint="eastAsia" w:ascii="仿宋_GB2312" w:hAnsi="仿宋" w:eastAsia="仿宋_GB2312" w:cs="仿宋"/>
                <w:color w:val="000000"/>
                <w:sz w:val="24"/>
                <w:szCs w:val="24"/>
                <w:vertAlign w:val="baseline"/>
              </w:rPr>
            </w:pPr>
            <w:r>
              <w:rPr>
                <w:rFonts w:hint="eastAsia" w:ascii="仿宋_GB2312" w:hAnsi="仿宋" w:eastAsia="仿宋_GB2312" w:cs="仿宋"/>
                <w:color w:val="000000"/>
                <w:sz w:val="24"/>
                <w:szCs w:val="24"/>
                <w:vertAlign w:val="baseline"/>
              </w:rPr>
              <w:t>≤3%/序列</w:t>
            </w:r>
          </w:p>
        </w:tc>
        <w:tc>
          <w:tcPr>
            <w:tcW w:w="2675" w:type="dxa"/>
            <w:vAlign w:val="center"/>
          </w:tcPr>
          <w:p w14:paraId="6A3950A9">
            <w:pPr>
              <w:pStyle w:val="26"/>
              <w:widowControl w:val="0"/>
              <w:numPr>
                <w:ilvl w:val="0"/>
                <w:numId w:val="0"/>
              </w:numPr>
              <w:spacing w:after="0" w:line="240" w:lineRule="auto"/>
              <w:jc w:val="center"/>
              <w:rPr>
                <w:rFonts w:hint="default" w:ascii="仿宋_GB2312" w:hAnsi="仿宋" w:eastAsia="仿宋_GB2312" w:cs="仿宋"/>
                <w:color w:val="000000"/>
                <w:sz w:val="24"/>
                <w:szCs w:val="24"/>
                <w:highlight w:val="none"/>
                <w:vertAlign w:val="baseline"/>
                <w:lang w:val="en-US" w:eastAsia="zh-CN"/>
              </w:rPr>
            </w:pPr>
            <w:r>
              <w:rPr>
                <w:rFonts w:hint="eastAsia" w:ascii="仿宋_GB2312" w:hAnsi="仿宋" w:eastAsia="仿宋_GB2312" w:cs="仿宋"/>
                <w:color w:val="auto"/>
                <w:sz w:val="24"/>
                <w:szCs w:val="24"/>
                <w:highlight w:val="none"/>
                <w:vertAlign w:val="baseline"/>
                <w:lang w:val="en-US" w:eastAsia="zh-CN"/>
              </w:rPr>
              <w:t>1-2人</w:t>
            </w:r>
            <w:r>
              <w:rPr>
                <w:rFonts w:hint="eastAsia" w:ascii="仿宋_GB2312" w:hAnsi="仿宋" w:eastAsia="仿宋_GB2312" w:cs="仿宋"/>
                <w:color w:val="auto"/>
                <w:sz w:val="24"/>
                <w:szCs w:val="24"/>
                <w:highlight w:val="none"/>
                <w:vertAlign w:val="baseline"/>
              </w:rPr>
              <w:t>/序列</w:t>
            </w:r>
          </w:p>
        </w:tc>
      </w:tr>
      <w:tr w14:paraId="7D479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176" w:type="dxa"/>
            <w:vAlign w:val="center"/>
          </w:tcPr>
          <w:p w14:paraId="0A725698">
            <w:pPr>
              <w:pStyle w:val="26"/>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P4</w:t>
            </w:r>
          </w:p>
        </w:tc>
        <w:tc>
          <w:tcPr>
            <w:tcW w:w="2941" w:type="dxa"/>
            <w:vAlign w:val="center"/>
          </w:tcPr>
          <w:p w14:paraId="23F719AE">
            <w:pPr>
              <w:pStyle w:val="26"/>
              <w:widowControl w:val="0"/>
              <w:numPr>
                <w:ilvl w:val="0"/>
                <w:numId w:val="0"/>
              </w:numPr>
              <w:spacing w:after="0" w:line="240" w:lineRule="auto"/>
              <w:jc w:val="center"/>
              <w:rPr>
                <w:rFonts w:hint="eastAsia" w:ascii="仿宋_GB2312" w:hAnsi="仿宋" w:eastAsia="仿宋_GB2312" w:cs="仿宋"/>
                <w:color w:val="000000"/>
                <w:sz w:val="24"/>
                <w:szCs w:val="24"/>
                <w:vertAlign w:val="baseline"/>
              </w:rPr>
            </w:pPr>
            <w:r>
              <w:rPr>
                <w:rFonts w:hint="eastAsia" w:ascii="仿宋_GB2312" w:hAnsi="仿宋" w:eastAsia="仿宋_GB2312" w:cs="仿宋"/>
                <w:color w:val="000000"/>
                <w:sz w:val="24"/>
                <w:szCs w:val="24"/>
                <w:vertAlign w:val="baseline"/>
              </w:rPr>
              <w:t>≤30%/序列</w:t>
            </w:r>
          </w:p>
        </w:tc>
        <w:tc>
          <w:tcPr>
            <w:tcW w:w="1484" w:type="dxa"/>
            <w:vAlign w:val="center"/>
          </w:tcPr>
          <w:p w14:paraId="2D64E11C">
            <w:pPr>
              <w:pStyle w:val="26"/>
              <w:widowControl w:val="0"/>
              <w:numPr>
                <w:ilvl w:val="0"/>
                <w:numId w:val="0"/>
              </w:numPr>
              <w:spacing w:after="0" w:line="240" w:lineRule="auto"/>
              <w:jc w:val="center"/>
              <w:rPr>
                <w:rFonts w:hint="eastAsia" w:ascii="仿宋_GB2312" w:hAnsi="仿宋" w:eastAsia="仿宋_GB2312" w:cs="仿宋"/>
                <w:color w:val="000000"/>
                <w:sz w:val="24"/>
                <w:szCs w:val="24"/>
                <w:vertAlign w:val="baseline"/>
              </w:rPr>
            </w:pPr>
            <w:r>
              <w:rPr>
                <w:rFonts w:hint="eastAsia" w:ascii="仿宋_GB2312" w:hAnsi="仿宋" w:eastAsia="仿宋_GB2312" w:cs="仿宋"/>
                <w:color w:val="000000"/>
                <w:sz w:val="24"/>
                <w:szCs w:val="24"/>
                <w:vertAlign w:val="baseline"/>
              </w:rPr>
              <w:t>≤</w:t>
            </w:r>
            <w:r>
              <w:rPr>
                <w:rFonts w:hint="eastAsia" w:ascii="仿宋_GB2312" w:hAnsi="仿宋" w:eastAsia="仿宋_GB2312" w:cs="仿宋"/>
                <w:color w:val="000000"/>
                <w:sz w:val="24"/>
                <w:szCs w:val="24"/>
                <w:vertAlign w:val="baseline"/>
                <w:lang w:val="en-US" w:eastAsia="zh-CN"/>
              </w:rPr>
              <w:t>1</w:t>
            </w:r>
            <w:r>
              <w:rPr>
                <w:rFonts w:hint="eastAsia" w:ascii="仿宋_GB2312" w:hAnsi="仿宋" w:eastAsia="仿宋_GB2312" w:cs="仿宋"/>
                <w:color w:val="000000"/>
                <w:sz w:val="24"/>
                <w:szCs w:val="24"/>
                <w:vertAlign w:val="baseline"/>
              </w:rPr>
              <w:t>0%/序列</w:t>
            </w:r>
          </w:p>
        </w:tc>
        <w:tc>
          <w:tcPr>
            <w:tcW w:w="2675" w:type="dxa"/>
            <w:vAlign w:val="center"/>
          </w:tcPr>
          <w:p w14:paraId="109CDA18">
            <w:pPr>
              <w:pStyle w:val="26"/>
              <w:widowControl w:val="0"/>
              <w:numPr>
                <w:ilvl w:val="0"/>
                <w:numId w:val="0"/>
              </w:numPr>
              <w:spacing w:after="0" w:line="240" w:lineRule="auto"/>
              <w:jc w:val="center"/>
              <w:rPr>
                <w:rFonts w:hint="eastAsia" w:ascii="仿宋_GB2312" w:hAnsi="仿宋" w:eastAsia="仿宋_GB2312" w:cs="仿宋"/>
                <w:color w:val="000000"/>
                <w:sz w:val="24"/>
                <w:szCs w:val="24"/>
                <w:vertAlign w:val="baseline"/>
              </w:rPr>
            </w:pPr>
            <w:r>
              <w:rPr>
                <w:rFonts w:hint="eastAsia" w:ascii="仿宋_GB2312" w:hAnsi="仿宋" w:eastAsia="仿宋_GB2312" w:cs="仿宋"/>
                <w:color w:val="000000"/>
                <w:sz w:val="24"/>
                <w:szCs w:val="24"/>
                <w:vertAlign w:val="baseline"/>
              </w:rPr>
              <w:t>≤30%/序列</w:t>
            </w:r>
          </w:p>
        </w:tc>
      </w:tr>
      <w:tr w14:paraId="73671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176" w:type="dxa"/>
            <w:vAlign w:val="center"/>
          </w:tcPr>
          <w:p w14:paraId="71F4B1FB">
            <w:pPr>
              <w:pStyle w:val="26"/>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P3</w:t>
            </w:r>
          </w:p>
        </w:tc>
        <w:tc>
          <w:tcPr>
            <w:tcW w:w="2941" w:type="dxa"/>
            <w:vAlign w:val="center"/>
          </w:tcPr>
          <w:p w14:paraId="3FFC7FCD">
            <w:pPr>
              <w:pStyle w:val="26"/>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不限</w:t>
            </w:r>
          </w:p>
        </w:tc>
        <w:tc>
          <w:tcPr>
            <w:tcW w:w="1484" w:type="dxa"/>
            <w:vAlign w:val="center"/>
          </w:tcPr>
          <w:p w14:paraId="78E2DD0F">
            <w:pPr>
              <w:pStyle w:val="26"/>
              <w:widowControl w:val="0"/>
              <w:numPr>
                <w:ilvl w:val="0"/>
                <w:numId w:val="0"/>
              </w:numPr>
              <w:spacing w:after="0" w:line="240" w:lineRule="auto"/>
              <w:jc w:val="center"/>
              <w:rPr>
                <w:rFonts w:hint="eastAsia" w:ascii="仿宋_GB2312" w:hAnsi="仿宋" w:eastAsia="仿宋_GB2312" w:cs="仿宋"/>
                <w:color w:val="000000"/>
                <w:sz w:val="24"/>
                <w:szCs w:val="24"/>
                <w:vertAlign w:val="baseline"/>
                <w:lang w:eastAsia="zh-CN"/>
              </w:rPr>
            </w:pPr>
            <w:r>
              <w:rPr>
                <w:rFonts w:hint="eastAsia" w:ascii="仿宋_GB2312" w:hAnsi="仿宋" w:eastAsia="仿宋_GB2312" w:cs="仿宋"/>
                <w:color w:val="000000"/>
                <w:sz w:val="24"/>
                <w:szCs w:val="24"/>
                <w:vertAlign w:val="baseline"/>
              </w:rPr>
              <w:t>≤</w:t>
            </w:r>
            <w:r>
              <w:rPr>
                <w:rFonts w:hint="eastAsia" w:ascii="仿宋_GB2312" w:hAnsi="仿宋" w:eastAsia="仿宋_GB2312" w:cs="仿宋"/>
                <w:color w:val="000000"/>
                <w:sz w:val="24"/>
                <w:szCs w:val="24"/>
                <w:vertAlign w:val="baseline"/>
                <w:lang w:val="en-US" w:eastAsia="zh-CN"/>
              </w:rPr>
              <w:t>3</w:t>
            </w:r>
            <w:r>
              <w:rPr>
                <w:rFonts w:hint="eastAsia" w:ascii="仿宋_GB2312" w:hAnsi="仿宋" w:eastAsia="仿宋_GB2312" w:cs="仿宋"/>
                <w:color w:val="000000"/>
                <w:sz w:val="24"/>
                <w:szCs w:val="24"/>
                <w:vertAlign w:val="baseline"/>
              </w:rPr>
              <w:t>0%/序列</w:t>
            </w:r>
          </w:p>
        </w:tc>
        <w:tc>
          <w:tcPr>
            <w:tcW w:w="2675" w:type="dxa"/>
            <w:vAlign w:val="center"/>
          </w:tcPr>
          <w:p w14:paraId="0A6102B8">
            <w:pPr>
              <w:pStyle w:val="26"/>
              <w:widowControl w:val="0"/>
              <w:numPr>
                <w:ilvl w:val="0"/>
                <w:numId w:val="0"/>
              </w:numPr>
              <w:spacing w:after="0" w:line="240" w:lineRule="auto"/>
              <w:jc w:val="center"/>
              <w:rPr>
                <w:rFonts w:hint="eastAsia"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不限</w:t>
            </w:r>
          </w:p>
        </w:tc>
      </w:tr>
      <w:tr w14:paraId="43E54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176" w:type="dxa"/>
            <w:vAlign w:val="center"/>
          </w:tcPr>
          <w:p w14:paraId="1F4A93DE">
            <w:pPr>
              <w:pStyle w:val="26"/>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P1/P2</w:t>
            </w:r>
          </w:p>
        </w:tc>
        <w:tc>
          <w:tcPr>
            <w:tcW w:w="2941" w:type="dxa"/>
            <w:vAlign w:val="center"/>
          </w:tcPr>
          <w:p w14:paraId="5CA283C9">
            <w:pPr>
              <w:pStyle w:val="26"/>
              <w:widowControl w:val="0"/>
              <w:numPr>
                <w:ilvl w:val="0"/>
                <w:numId w:val="0"/>
              </w:numPr>
              <w:spacing w:after="0" w:line="240" w:lineRule="auto"/>
              <w:jc w:val="center"/>
              <w:rPr>
                <w:rFonts w:hint="eastAsia"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不限</w:t>
            </w:r>
          </w:p>
        </w:tc>
        <w:tc>
          <w:tcPr>
            <w:tcW w:w="1484" w:type="dxa"/>
            <w:vAlign w:val="center"/>
          </w:tcPr>
          <w:p w14:paraId="52DE921F">
            <w:pPr>
              <w:pStyle w:val="26"/>
              <w:widowControl w:val="0"/>
              <w:numPr>
                <w:ilvl w:val="0"/>
                <w:numId w:val="0"/>
              </w:numPr>
              <w:spacing w:after="0" w:line="240" w:lineRule="auto"/>
              <w:jc w:val="center"/>
              <w:rPr>
                <w:rFonts w:hint="eastAsia"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不限</w:t>
            </w:r>
          </w:p>
        </w:tc>
        <w:tc>
          <w:tcPr>
            <w:tcW w:w="2675" w:type="dxa"/>
            <w:vAlign w:val="center"/>
          </w:tcPr>
          <w:p w14:paraId="4217C2D2">
            <w:pPr>
              <w:pStyle w:val="26"/>
              <w:widowControl w:val="0"/>
              <w:numPr>
                <w:ilvl w:val="0"/>
                <w:numId w:val="0"/>
              </w:numPr>
              <w:spacing w:after="0" w:line="240" w:lineRule="auto"/>
              <w:jc w:val="center"/>
              <w:rPr>
                <w:rFonts w:hint="eastAsia"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不限</w:t>
            </w:r>
          </w:p>
        </w:tc>
      </w:tr>
    </w:tbl>
    <w:p w14:paraId="7B2D5EDA">
      <w:pPr>
        <w:pStyle w:val="26"/>
        <w:widowControl w:val="0"/>
        <w:numPr>
          <w:ilvl w:val="0"/>
          <w:numId w:val="0"/>
        </w:numPr>
        <w:spacing w:after="0" w:line="560" w:lineRule="exact"/>
        <w:ind w:left="0" w:leftChars="0" w:firstLine="438" w:firstLineChars="137"/>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kern w:val="0"/>
          <w:sz w:val="32"/>
          <w:szCs w:val="32"/>
          <w:lang w:val="en-US" w:eastAsia="zh-CN" w:bidi="ar-SA"/>
        </w:rPr>
        <w:t>(1)</w:t>
      </w:r>
      <w:r>
        <w:rPr>
          <w:rFonts w:hint="eastAsia" w:ascii="仿宋_GB2312" w:hAnsi="仿宋" w:eastAsia="仿宋_GB2312" w:cs="仿宋"/>
          <w:color w:val="000000"/>
          <w:sz w:val="32"/>
          <w:szCs w:val="32"/>
          <w:highlight w:val="none"/>
          <w:lang w:val="en-US" w:eastAsia="zh-CN"/>
        </w:rPr>
        <w:t>P7-P9设置条件：仅在总部范围内配置，用于公司层面组织优化或特别优秀的人才配置（一事一议）。</w:t>
      </w:r>
    </w:p>
    <w:p w14:paraId="696AC8B8">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000000"/>
          <w:sz w:val="32"/>
          <w:szCs w:val="32"/>
          <w:highlight w:val="none"/>
          <w:lang w:val="en-US" w:eastAsia="zh-CN"/>
        </w:rPr>
      </w:pPr>
      <w:r>
        <w:rPr>
          <w:rFonts w:hint="default" w:ascii="仿宋_GB2312" w:hAnsi="仿宋" w:eastAsia="仿宋_GB2312" w:cs="仿宋"/>
          <w:color w:val="000000"/>
          <w:kern w:val="0"/>
          <w:sz w:val="32"/>
          <w:szCs w:val="32"/>
          <w:lang w:val="en-US" w:eastAsia="zh-CN" w:bidi="ar-SA"/>
        </w:rPr>
        <w:t>(2)</w:t>
      </w:r>
      <w:r>
        <w:rPr>
          <w:rFonts w:hint="eastAsia" w:ascii="仿宋_GB2312" w:hAnsi="仿宋" w:eastAsia="仿宋_GB2312" w:cs="仿宋"/>
          <w:color w:val="000000"/>
          <w:sz w:val="32"/>
          <w:szCs w:val="32"/>
          <w:highlight w:val="none"/>
          <w:lang w:val="en-US" w:eastAsia="zh-CN"/>
        </w:rPr>
        <w:t>销售事业部</w:t>
      </w:r>
      <w:r>
        <w:rPr>
          <w:rFonts w:hint="default" w:ascii="仿宋_GB2312" w:hAnsi="仿宋" w:eastAsia="仿宋_GB2312" w:cs="仿宋"/>
          <w:color w:val="000000"/>
          <w:sz w:val="32"/>
          <w:szCs w:val="32"/>
          <w:highlight w:val="none"/>
          <w:lang w:val="en-US" w:eastAsia="zh-CN"/>
        </w:rPr>
        <w:t>/片区P</w:t>
      </w:r>
      <w:r>
        <w:rPr>
          <w:rFonts w:hint="eastAsia" w:ascii="仿宋_GB2312" w:hAnsi="仿宋" w:eastAsia="仿宋_GB2312" w:cs="仿宋"/>
          <w:color w:val="000000"/>
          <w:sz w:val="32"/>
          <w:szCs w:val="32"/>
          <w:highlight w:val="none"/>
          <w:lang w:val="en-US" w:eastAsia="zh-CN"/>
        </w:rPr>
        <w:t>5</w:t>
      </w:r>
      <w:r>
        <w:rPr>
          <w:rFonts w:hint="default" w:ascii="仿宋_GB2312" w:hAnsi="仿宋" w:eastAsia="仿宋_GB2312" w:cs="仿宋"/>
          <w:color w:val="000000"/>
          <w:sz w:val="32"/>
          <w:szCs w:val="32"/>
          <w:highlight w:val="none"/>
          <w:lang w:val="en-US" w:eastAsia="zh-CN"/>
        </w:rPr>
        <w:t>职数规则</w:t>
      </w:r>
      <w:r>
        <w:rPr>
          <w:rFonts w:hint="eastAsia" w:ascii="仿宋_GB2312" w:hAnsi="仿宋" w:eastAsia="仿宋_GB2312" w:cs="仿宋"/>
          <w:color w:val="000000"/>
          <w:sz w:val="32"/>
          <w:szCs w:val="32"/>
          <w:highlight w:val="none"/>
          <w:lang w:val="en-US" w:eastAsia="zh-CN"/>
        </w:rPr>
        <w:t>：</w:t>
      </w:r>
    </w:p>
    <w:p w14:paraId="7184E734">
      <w:pPr>
        <w:pStyle w:val="26"/>
        <w:widowControl w:val="0"/>
        <w:numPr>
          <w:ilvl w:val="0"/>
          <w:numId w:val="0"/>
        </w:numPr>
        <w:spacing w:after="0" w:line="560" w:lineRule="exact"/>
        <w:ind w:left="0" w:leftChars="0" w:firstLine="438" w:firstLineChars="137"/>
        <w:jc w:val="both"/>
        <w:rPr>
          <w:rFonts w:hint="eastAsia" w:ascii="仿宋_GB2312" w:hAnsi="仿宋" w:eastAsia="仿宋_GB2312" w:cs="仿宋"/>
          <w:color w:val="000000"/>
          <w:sz w:val="32"/>
          <w:szCs w:val="32"/>
          <w:highlight w:val="none"/>
          <w:lang w:val="en-US" w:eastAsia="zh-CN"/>
        </w:rPr>
      </w:pPr>
      <w:r>
        <w:rPr>
          <w:rFonts w:hint="default" w:ascii="仿宋_GB2312" w:hAnsi="仿宋" w:eastAsia="仿宋_GB2312" w:cs="仿宋"/>
          <w:color w:val="000000"/>
          <w:sz w:val="32"/>
          <w:szCs w:val="32"/>
          <w:highlight w:val="none"/>
          <w:lang w:val="en-US" w:eastAsia="zh-CN"/>
        </w:rPr>
        <w:t xml:space="preserve">① </w:t>
      </w:r>
      <w:r>
        <w:rPr>
          <w:rFonts w:hint="eastAsia" w:ascii="仿宋_GB2312" w:hAnsi="仿宋" w:eastAsia="仿宋_GB2312" w:cs="仿宋"/>
          <w:color w:val="000000"/>
          <w:sz w:val="32"/>
          <w:szCs w:val="32"/>
          <w:highlight w:val="none"/>
          <w:lang w:val="en-US" w:eastAsia="zh-CN"/>
        </w:rPr>
        <w:t>环境健康和安全序列：片区生产部内设置的岗位职级发展上限均为 P5。</w:t>
      </w:r>
    </w:p>
    <w:p w14:paraId="74D929DC">
      <w:pPr>
        <w:pStyle w:val="26"/>
        <w:widowControl w:val="0"/>
        <w:numPr>
          <w:ilvl w:val="0"/>
          <w:numId w:val="0"/>
        </w:numPr>
        <w:spacing w:after="0" w:line="560" w:lineRule="exact"/>
        <w:ind w:left="0" w:leftChars="0" w:firstLine="438" w:firstLineChars="137"/>
        <w:jc w:val="both"/>
        <w:rPr>
          <w:rFonts w:hint="eastAsia" w:ascii="仿宋_GB2312" w:hAnsi="仿宋" w:eastAsia="仿宋_GB2312" w:cs="仿宋"/>
          <w:color w:val="000000"/>
          <w:sz w:val="32"/>
          <w:szCs w:val="32"/>
          <w:highlight w:val="none"/>
          <w:lang w:val="en-US" w:eastAsia="zh-CN"/>
        </w:rPr>
      </w:pPr>
      <w:r>
        <w:rPr>
          <w:rFonts w:hint="default" w:ascii="仿宋_GB2312" w:hAnsi="仿宋" w:eastAsia="仿宋_GB2312" w:cs="仿宋"/>
          <w:color w:val="000000"/>
          <w:sz w:val="32"/>
          <w:szCs w:val="32"/>
          <w:highlight w:val="none"/>
          <w:lang w:val="en-US" w:eastAsia="zh-CN"/>
        </w:rPr>
        <w:t xml:space="preserve">② </w:t>
      </w:r>
      <w:r>
        <w:rPr>
          <w:rFonts w:hint="eastAsia" w:ascii="仿宋_GB2312" w:hAnsi="仿宋" w:eastAsia="仿宋_GB2312" w:cs="仿宋"/>
          <w:color w:val="000000"/>
          <w:sz w:val="32"/>
          <w:szCs w:val="32"/>
          <w:highlight w:val="none"/>
          <w:lang w:val="en-US" w:eastAsia="zh-CN"/>
        </w:rPr>
        <w:t>其他序列：</w:t>
      </w:r>
    </w:p>
    <w:p w14:paraId="7B6F47CC">
      <w:pPr>
        <w:pStyle w:val="26"/>
        <w:widowControl w:val="0"/>
        <w:numPr>
          <w:ilvl w:val="0"/>
          <w:numId w:val="0"/>
        </w:numPr>
        <w:spacing w:after="0" w:line="560" w:lineRule="exact"/>
        <w:ind w:left="0" w:leftChars="0" w:firstLine="438" w:firstLineChars="137"/>
        <w:jc w:val="both"/>
        <w:rPr>
          <w:rFonts w:hint="eastAsia" w:ascii="仿宋_GB2312" w:hAnsi="仿宋" w:eastAsia="仿宋_GB2312" w:cs="仿宋"/>
          <w:color w:val="auto"/>
          <w:sz w:val="32"/>
          <w:szCs w:val="32"/>
          <w:highlight w:val="none"/>
          <w:lang w:val="en-US" w:eastAsia="zh-CN"/>
        </w:rPr>
      </w:pPr>
      <w:r>
        <w:rPr>
          <w:rFonts w:hint="default" w:ascii="仿宋_GB2312" w:hAnsi="仿宋" w:eastAsia="仿宋_GB2312" w:cs="仿宋"/>
          <w:color w:val="auto"/>
          <w:sz w:val="32"/>
          <w:szCs w:val="32"/>
          <w:highlight w:val="none"/>
          <w:lang w:val="en-US" w:eastAsia="zh-CN"/>
        </w:rPr>
        <w:t>序列岗位编制1-7人/</w:t>
      </w:r>
      <w:r>
        <w:rPr>
          <w:rFonts w:hint="eastAsia" w:ascii="仿宋_GB2312" w:hAnsi="仿宋" w:eastAsia="仿宋_GB2312" w:cs="仿宋"/>
          <w:color w:val="auto"/>
          <w:sz w:val="32"/>
          <w:szCs w:val="32"/>
          <w:highlight w:val="none"/>
          <w:lang w:val="en-US" w:eastAsia="zh-CN"/>
        </w:rPr>
        <w:t>销售</w:t>
      </w:r>
      <w:r>
        <w:rPr>
          <w:rFonts w:hint="default" w:ascii="仿宋_GB2312" w:hAnsi="仿宋" w:eastAsia="仿宋_GB2312" w:cs="仿宋"/>
          <w:color w:val="auto"/>
          <w:sz w:val="32"/>
          <w:szCs w:val="32"/>
          <w:highlight w:val="none"/>
          <w:lang w:val="en-US" w:eastAsia="zh-CN"/>
        </w:rPr>
        <w:t>事业部/片区/小组，P5:1人</w:t>
      </w:r>
      <w:r>
        <w:rPr>
          <w:rFonts w:hint="eastAsia" w:ascii="仿宋_GB2312" w:hAnsi="仿宋" w:eastAsia="仿宋_GB2312" w:cs="仿宋"/>
          <w:color w:val="auto"/>
          <w:sz w:val="32"/>
          <w:szCs w:val="32"/>
          <w:highlight w:val="none"/>
          <w:lang w:val="en-US" w:eastAsia="zh-CN"/>
        </w:rPr>
        <w:t>。</w:t>
      </w:r>
    </w:p>
    <w:p w14:paraId="22A4D1DF">
      <w:pPr>
        <w:pStyle w:val="26"/>
        <w:widowControl w:val="0"/>
        <w:numPr>
          <w:ilvl w:val="0"/>
          <w:numId w:val="0"/>
        </w:numPr>
        <w:spacing w:after="0" w:line="560" w:lineRule="exact"/>
        <w:ind w:left="0" w:leftChars="0" w:firstLine="438" w:firstLineChars="137"/>
        <w:jc w:val="both"/>
        <w:rPr>
          <w:rFonts w:hint="eastAsia" w:ascii="仿宋_GB2312" w:hAnsi="仿宋" w:eastAsia="仿宋_GB2312" w:cs="仿宋"/>
          <w:color w:val="auto"/>
          <w:sz w:val="32"/>
          <w:szCs w:val="32"/>
          <w:highlight w:val="none"/>
          <w:lang w:val="en-US" w:eastAsia="zh-CN"/>
        </w:rPr>
      </w:pPr>
      <w:r>
        <w:rPr>
          <w:rFonts w:hint="default" w:ascii="仿宋_GB2312" w:hAnsi="仿宋" w:eastAsia="仿宋_GB2312" w:cs="仿宋"/>
          <w:color w:val="auto"/>
          <w:sz w:val="32"/>
          <w:szCs w:val="32"/>
          <w:highlight w:val="none"/>
          <w:lang w:val="en-US" w:eastAsia="zh-CN"/>
        </w:rPr>
        <w:t>序列岗位编制8-15人/</w:t>
      </w:r>
      <w:r>
        <w:rPr>
          <w:rFonts w:hint="eastAsia" w:ascii="仿宋_GB2312" w:hAnsi="仿宋" w:eastAsia="仿宋_GB2312" w:cs="仿宋"/>
          <w:color w:val="auto"/>
          <w:sz w:val="32"/>
          <w:szCs w:val="32"/>
          <w:highlight w:val="none"/>
          <w:lang w:val="en-US" w:eastAsia="zh-CN"/>
        </w:rPr>
        <w:t>销售</w:t>
      </w:r>
      <w:r>
        <w:rPr>
          <w:rFonts w:hint="default" w:ascii="仿宋_GB2312" w:hAnsi="仿宋" w:eastAsia="仿宋_GB2312" w:cs="仿宋"/>
          <w:color w:val="auto"/>
          <w:sz w:val="32"/>
          <w:szCs w:val="32"/>
          <w:highlight w:val="none"/>
          <w:lang w:val="en-US" w:eastAsia="zh-CN"/>
        </w:rPr>
        <w:t>事业部/片区/小组，P5：2人</w:t>
      </w:r>
      <w:r>
        <w:rPr>
          <w:rFonts w:hint="eastAsia" w:ascii="仿宋_GB2312" w:hAnsi="仿宋" w:eastAsia="仿宋_GB2312" w:cs="仿宋"/>
          <w:color w:val="auto"/>
          <w:sz w:val="32"/>
          <w:szCs w:val="32"/>
          <w:highlight w:val="none"/>
          <w:lang w:val="en-US" w:eastAsia="zh-CN"/>
        </w:rPr>
        <w:t>。</w:t>
      </w:r>
    </w:p>
    <w:p w14:paraId="3D4FA7DF">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auto"/>
          <w:sz w:val="32"/>
          <w:szCs w:val="32"/>
          <w:highlight w:val="none"/>
          <w:lang w:val="en-US" w:eastAsia="zh-CN"/>
        </w:rPr>
      </w:pPr>
      <w:r>
        <w:rPr>
          <w:rFonts w:hint="default" w:ascii="仿宋_GB2312" w:hAnsi="仿宋" w:eastAsia="仿宋_GB2312" w:cs="仿宋"/>
          <w:color w:val="auto"/>
          <w:sz w:val="32"/>
          <w:szCs w:val="32"/>
          <w:highlight w:val="none"/>
          <w:lang w:val="en-US" w:eastAsia="zh-CN"/>
        </w:rPr>
        <w:t>序列岗位编制</w:t>
      </w:r>
      <w:r>
        <w:rPr>
          <w:rFonts w:hint="eastAsia" w:ascii="仿宋_GB2312" w:hAnsi="仿宋" w:eastAsia="仿宋_GB2312" w:cs="仿宋"/>
          <w:color w:val="auto"/>
          <w:sz w:val="32"/>
          <w:szCs w:val="32"/>
          <w:highlight w:val="none"/>
          <w:lang w:val="en-US" w:eastAsia="zh-CN"/>
        </w:rPr>
        <w:t>≥16</w:t>
      </w:r>
      <w:r>
        <w:rPr>
          <w:rFonts w:hint="default" w:ascii="仿宋_GB2312" w:hAnsi="仿宋" w:eastAsia="仿宋_GB2312" w:cs="仿宋"/>
          <w:color w:val="auto"/>
          <w:sz w:val="32"/>
          <w:szCs w:val="32"/>
          <w:highlight w:val="none"/>
          <w:lang w:val="en-US" w:eastAsia="zh-CN"/>
        </w:rPr>
        <w:t>人/</w:t>
      </w:r>
      <w:r>
        <w:rPr>
          <w:rFonts w:hint="eastAsia" w:ascii="仿宋_GB2312" w:hAnsi="仿宋" w:eastAsia="仿宋_GB2312" w:cs="仿宋"/>
          <w:color w:val="auto"/>
          <w:sz w:val="32"/>
          <w:szCs w:val="32"/>
          <w:highlight w:val="none"/>
          <w:lang w:val="en-US" w:eastAsia="zh-CN"/>
        </w:rPr>
        <w:t>销售</w:t>
      </w:r>
      <w:r>
        <w:rPr>
          <w:rFonts w:hint="default" w:ascii="仿宋_GB2312" w:hAnsi="仿宋" w:eastAsia="仿宋_GB2312" w:cs="仿宋"/>
          <w:color w:val="auto"/>
          <w:sz w:val="32"/>
          <w:szCs w:val="32"/>
          <w:highlight w:val="none"/>
          <w:lang w:val="en-US" w:eastAsia="zh-CN"/>
        </w:rPr>
        <w:t>事业部/片区/小组，P5：</w:t>
      </w:r>
      <w:r>
        <w:rPr>
          <w:rFonts w:hint="eastAsia" w:ascii="仿宋_GB2312" w:hAnsi="仿宋" w:eastAsia="仿宋_GB2312" w:cs="仿宋"/>
          <w:color w:val="auto"/>
          <w:sz w:val="32"/>
          <w:szCs w:val="32"/>
          <w:highlight w:val="none"/>
          <w:lang w:val="en-US" w:eastAsia="zh-CN"/>
        </w:rPr>
        <w:t>3</w:t>
      </w:r>
      <w:r>
        <w:rPr>
          <w:rFonts w:hint="default" w:ascii="仿宋_GB2312" w:hAnsi="仿宋" w:eastAsia="仿宋_GB2312" w:cs="仿宋"/>
          <w:color w:val="auto"/>
          <w:sz w:val="32"/>
          <w:szCs w:val="32"/>
          <w:highlight w:val="none"/>
          <w:lang w:val="en-US" w:eastAsia="zh-CN"/>
        </w:rPr>
        <w:t>人</w:t>
      </w:r>
      <w:r>
        <w:rPr>
          <w:rFonts w:hint="eastAsia" w:ascii="仿宋_GB2312" w:hAnsi="仿宋" w:eastAsia="仿宋_GB2312" w:cs="仿宋"/>
          <w:color w:val="auto"/>
          <w:sz w:val="32"/>
          <w:szCs w:val="32"/>
          <w:highlight w:val="none"/>
          <w:lang w:val="en-US" w:eastAsia="zh-CN"/>
        </w:rPr>
        <w:t>。</w:t>
      </w:r>
    </w:p>
    <w:p w14:paraId="3700F0D6">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000000"/>
          <w:sz w:val="32"/>
          <w:szCs w:val="32"/>
          <w:highlight w:val="none"/>
          <w:lang w:val="en-US" w:eastAsia="zh-CN"/>
        </w:rPr>
      </w:pPr>
      <w:r>
        <w:rPr>
          <w:rFonts w:hint="default" w:ascii="仿宋_GB2312" w:hAnsi="仿宋" w:eastAsia="仿宋_GB2312" w:cs="仿宋"/>
          <w:color w:val="000000"/>
          <w:kern w:val="0"/>
          <w:sz w:val="32"/>
          <w:szCs w:val="32"/>
          <w:lang w:val="en-US" w:eastAsia="zh-CN" w:bidi="ar-SA"/>
        </w:rPr>
        <w:t>(3)</w:t>
      </w:r>
      <w:r>
        <w:rPr>
          <w:rFonts w:hint="eastAsia" w:ascii="仿宋_GB2312" w:hAnsi="仿宋" w:eastAsia="仿宋_GB2312" w:cs="仿宋"/>
          <w:color w:val="000000"/>
          <w:sz w:val="32"/>
          <w:szCs w:val="32"/>
          <w:highlight w:val="none"/>
          <w:lang w:val="en-US" w:eastAsia="zh-CN"/>
        </w:rPr>
        <w:t>检测中心在片区配置的岗位按工厂生产技术序列员工职级评定规则执行，检测中心生产技术序列职级上限为 P4，可配置不超过 2 人/序列。</w:t>
      </w:r>
    </w:p>
    <w:p w14:paraId="732CC208">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000000"/>
          <w:sz w:val="32"/>
          <w:szCs w:val="32"/>
          <w:highlight w:val="none"/>
          <w:lang w:val="en-US" w:eastAsia="zh-CN"/>
        </w:rPr>
      </w:pPr>
      <w:r>
        <w:rPr>
          <w:rFonts w:hint="default" w:ascii="仿宋_GB2312" w:hAnsi="仿宋" w:eastAsia="仿宋_GB2312" w:cs="仿宋"/>
          <w:color w:val="000000"/>
          <w:kern w:val="0"/>
          <w:sz w:val="32"/>
          <w:szCs w:val="32"/>
          <w:lang w:val="en-US" w:eastAsia="zh-CN" w:bidi="ar-SA"/>
        </w:rPr>
        <w:t>(4)</w:t>
      </w:r>
      <w:r>
        <w:rPr>
          <w:rFonts w:hint="default" w:ascii="仿宋_GB2312" w:hAnsi="仿宋" w:eastAsia="仿宋_GB2312" w:cs="仿宋"/>
          <w:color w:val="000000"/>
          <w:sz w:val="32"/>
          <w:szCs w:val="32"/>
          <w:highlight w:val="none"/>
          <w:lang w:val="en-US" w:eastAsia="zh-CN"/>
        </w:rPr>
        <w:t>共享业务模式所涉及的岗位，按照共享中心职数规则执行。</w:t>
      </w:r>
      <w:r>
        <w:rPr>
          <w:rFonts w:hint="eastAsia" w:ascii="仿宋_GB2312" w:hAnsi="仿宋" w:eastAsia="仿宋_GB2312" w:cs="仿宋"/>
          <w:color w:val="000000"/>
          <w:sz w:val="32"/>
          <w:szCs w:val="32"/>
          <w:highlight w:val="none"/>
          <w:lang w:val="en-US" w:eastAsia="zh-CN"/>
        </w:rPr>
        <w:t>///</w:t>
      </w:r>
    </w:p>
    <w:p w14:paraId="4E5D2AF1">
      <w:pPr>
        <w:pStyle w:val="26"/>
        <w:widowControl w:val="0"/>
        <w:numPr>
          <w:ilvl w:val="0"/>
          <w:numId w:val="0"/>
        </w:numPr>
        <w:spacing w:after="0" w:line="560" w:lineRule="exact"/>
        <w:ind w:left="0" w:leftChars="0" w:firstLine="438" w:firstLineChars="137"/>
        <w:jc w:val="both"/>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pPr>
      <w:r>
        <w:rPr>
          <w:rFonts w:hint="eastAsia" w:ascii="仿宋_GB2312" w:hAnsi="仿宋" w:eastAsia="仿宋_GB2312" w:cs="仿宋"/>
          <w:color w:val="000000" w:themeColor="text1"/>
          <w:kern w:val="0"/>
          <w:sz w:val="32"/>
          <w:szCs w:val="32"/>
          <w:lang w:val="en-US" w:eastAsia="zh-CN" w:bidi="ar-SA"/>
          <w14:textFill>
            <w14:solidFill>
              <w14:schemeClr w14:val="tx1"/>
            </w14:solidFill>
          </w14:textFill>
        </w:rPr>
        <w:t>2.</w:t>
      </w: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省级营销中心</w:t>
      </w:r>
      <w:ins w:id="277" w:author="咨询组" w:date="2026-07-21T20:11:51Z">
        <w:r>
          <w:rPr>
            <w:rFonts w:hint="eastAsia" w:ascii="仿宋_GB2312" w:hAnsi="仿宋" w:eastAsia="仿宋_GB2312" w:cs="仿宋"/>
            <w:color w:val="000000"/>
            <w:sz w:val="32"/>
            <w:szCs w:val="32"/>
            <w:highlight w:val="none"/>
            <w:lang w:eastAsia="zh-CN"/>
          </w:rPr>
          <w:t>专业类岗位序列人才结构职数</w:t>
        </w:r>
      </w:ins>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w:t>
      </w:r>
    </w:p>
    <w:tbl>
      <w:tblPr>
        <w:tblStyle w:val="18"/>
        <w:tblW w:w="8480"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
        <w:gridCol w:w="4749"/>
        <w:gridCol w:w="2897"/>
      </w:tblGrid>
      <w:tr w14:paraId="487BE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trPr>
        <w:tc>
          <w:tcPr>
            <w:tcW w:w="834" w:type="dxa"/>
            <w:shd w:val="clear" w:color="auto" w:fill="F1F1F1" w:themeFill="background1" w:themeFillShade="F2"/>
            <w:vAlign w:val="center"/>
          </w:tcPr>
          <w:p w14:paraId="284C789A">
            <w:pPr>
              <w:pStyle w:val="26"/>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职级</w:t>
            </w:r>
          </w:p>
        </w:tc>
        <w:tc>
          <w:tcPr>
            <w:tcW w:w="4749" w:type="dxa"/>
            <w:shd w:val="clear" w:color="auto" w:fill="F1F1F1" w:themeFill="background1" w:themeFillShade="F2"/>
            <w:vAlign w:val="center"/>
          </w:tcPr>
          <w:p w14:paraId="788D93E4">
            <w:pPr>
              <w:pStyle w:val="26"/>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省级营销中心（本部）</w:t>
            </w:r>
          </w:p>
        </w:tc>
        <w:tc>
          <w:tcPr>
            <w:tcW w:w="2897" w:type="dxa"/>
            <w:shd w:val="clear" w:color="auto" w:fill="F1F1F1" w:themeFill="background1" w:themeFillShade="F2"/>
            <w:vAlign w:val="center"/>
          </w:tcPr>
          <w:p w14:paraId="49126C72">
            <w:pPr>
              <w:pStyle w:val="26"/>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销售大区</w:t>
            </w:r>
          </w:p>
        </w:tc>
      </w:tr>
      <w:tr w14:paraId="4700F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834" w:type="dxa"/>
            <w:shd w:val="clear" w:color="auto" w:fill="auto"/>
            <w:vAlign w:val="center"/>
          </w:tcPr>
          <w:p w14:paraId="37491E78">
            <w:pPr>
              <w:pStyle w:val="26"/>
              <w:widowControl w:val="0"/>
              <w:numPr>
                <w:ilvl w:val="0"/>
                <w:numId w:val="0"/>
              </w:numPr>
              <w:spacing w:after="0" w:line="240" w:lineRule="auto"/>
              <w:ind w:left="0" w:leftChars="0" w:firstLine="0" w:firstLineChars="0"/>
              <w:jc w:val="center"/>
              <w:rPr>
                <w:rFonts w:hint="eastAsia" w:ascii="仿宋_GB2312" w:hAnsi="仿宋" w:eastAsia="仿宋_GB2312" w:cs="仿宋"/>
                <w:color w:val="000000"/>
                <w:kern w:val="0"/>
                <w:sz w:val="24"/>
                <w:szCs w:val="24"/>
                <w:highlight w:val="none"/>
                <w:vertAlign w:val="baseline"/>
                <w:lang w:val="en-US" w:eastAsia="zh-CN" w:bidi="ar-SA"/>
              </w:rPr>
            </w:pPr>
            <w:r>
              <w:rPr>
                <w:rFonts w:hint="eastAsia" w:ascii="仿宋_GB2312" w:hAnsi="仿宋" w:eastAsia="仿宋_GB2312" w:cs="仿宋"/>
                <w:color w:val="000000"/>
                <w:sz w:val="24"/>
                <w:szCs w:val="24"/>
                <w:highlight w:val="none"/>
                <w:vertAlign w:val="baseline"/>
                <w:lang w:val="en-US" w:eastAsia="zh-CN"/>
              </w:rPr>
              <w:t>P5</w:t>
            </w:r>
          </w:p>
        </w:tc>
        <w:tc>
          <w:tcPr>
            <w:tcW w:w="4749" w:type="dxa"/>
            <w:shd w:val="clear" w:color="auto" w:fill="auto"/>
            <w:vAlign w:val="center"/>
          </w:tcPr>
          <w:p w14:paraId="7D607BA7">
            <w:pPr>
              <w:pStyle w:val="26"/>
              <w:widowControl w:val="0"/>
              <w:numPr>
                <w:ilvl w:val="0"/>
                <w:numId w:val="0"/>
              </w:numPr>
              <w:spacing w:after="0" w:line="240" w:lineRule="auto"/>
              <w:jc w:val="center"/>
              <w:rPr>
                <w:rFonts w:hint="eastAsia" w:ascii="仿宋_GB2312" w:hAnsi="仿宋" w:eastAsia="仿宋_GB2312" w:cs="仿宋"/>
                <w:color w:val="auto"/>
                <w:sz w:val="24"/>
                <w:szCs w:val="24"/>
                <w:highlight w:val="none"/>
                <w:vertAlign w:val="baseline"/>
              </w:rPr>
            </w:pPr>
            <w:r>
              <w:rPr>
                <w:rFonts w:hint="eastAsia" w:ascii="仿宋_GB2312" w:hAnsi="仿宋" w:eastAsia="仿宋_GB2312" w:cs="仿宋"/>
                <w:color w:val="auto"/>
                <w:sz w:val="24"/>
                <w:szCs w:val="24"/>
                <w:highlight w:val="none"/>
                <w:vertAlign w:val="baseline"/>
                <w:lang w:val="en-US" w:eastAsia="zh-CN"/>
              </w:rPr>
              <w:t>成都/杭州/上海/沈阳</w:t>
            </w:r>
            <w:r>
              <w:rPr>
                <w:rFonts w:hint="eastAsia" w:ascii="仿宋_GB2312" w:hAnsi="仿宋" w:eastAsia="仿宋_GB2312" w:cs="仿宋"/>
                <w:color w:val="auto"/>
                <w:sz w:val="24"/>
                <w:szCs w:val="24"/>
                <w:highlight w:val="none"/>
                <w:vertAlign w:val="baseline"/>
              </w:rPr>
              <w:t xml:space="preserve">事业部：2个/序列/事业部 </w:t>
            </w:r>
          </w:p>
          <w:p w14:paraId="22CC68E7">
            <w:pPr>
              <w:pStyle w:val="26"/>
              <w:widowControl w:val="0"/>
              <w:numPr>
                <w:ilvl w:val="0"/>
                <w:numId w:val="0"/>
              </w:numPr>
              <w:spacing w:after="0" w:line="240" w:lineRule="auto"/>
              <w:ind w:left="0" w:leftChars="0" w:firstLine="0" w:firstLineChars="0"/>
              <w:jc w:val="center"/>
              <w:rPr>
                <w:rFonts w:hint="eastAsia" w:ascii="仿宋_GB2312" w:hAnsi="仿宋" w:eastAsia="仿宋_GB2312" w:cs="仿宋"/>
                <w:color w:val="000000"/>
                <w:kern w:val="0"/>
                <w:sz w:val="24"/>
                <w:szCs w:val="24"/>
                <w:highlight w:val="none"/>
                <w:vertAlign w:val="baseline"/>
                <w:lang w:val="en-US" w:eastAsia="zh-CN" w:bidi="ar-SA"/>
              </w:rPr>
            </w:pPr>
            <w:r>
              <w:rPr>
                <w:rFonts w:hint="eastAsia" w:ascii="仿宋_GB2312" w:hAnsi="仿宋" w:eastAsia="仿宋_GB2312" w:cs="仿宋"/>
                <w:color w:val="auto"/>
                <w:sz w:val="24"/>
                <w:szCs w:val="24"/>
                <w:highlight w:val="none"/>
                <w:vertAlign w:val="baseline"/>
                <w:lang w:val="en-US" w:eastAsia="zh-CN"/>
              </w:rPr>
              <w:t>武汉/天津/深圳/郑州/兰州</w:t>
            </w:r>
            <w:r>
              <w:rPr>
                <w:rFonts w:hint="eastAsia" w:ascii="仿宋_GB2312" w:hAnsi="仿宋" w:eastAsia="仿宋_GB2312" w:cs="仿宋"/>
                <w:color w:val="auto"/>
                <w:sz w:val="24"/>
                <w:szCs w:val="24"/>
                <w:highlight w:val="none"/>
                <w:vertAlign w:val="baseline"/>
              </w:rPr>
              <w:t xml:space="preserve">事业部：1个/序列/事业部 </w:t>
            </w:r>
          </w:p>
        </w:tc>
        <w:tc>
          <w:tcPr>
            <w:tcW w:w="2897" w:type="dxa"/>
            <w:shd w:val="clear" w:color="auto" w:fill="auto"/>
            <w:vAlign w:val="center"/>
          </w:tcPr>
          <w:p w14:paraId="5F829BB8">
            <w:pPr>
              <w:pStyle w:val="26"/>
              <w:widowControl w:val="0"/>
              <w:numPr>
                <w:ilvl w:val="0"/>
                <w:numId w:val="0"/>
              </w:numPr>
              <w:spacing w:after="0" w:line="240" w:lineRule="auto"/>
              <w:ind w:left="0" w:leftChars="0" w:firstLine="0" w:firstLineChars="0"/>
              <w:jc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sz w:val="24"/>
                <w:szCs w:val="24"/>
                <w:vertAlign w:val="baseline"/>
                <w:lang w:val="en-US" w:eastAsia="zh-CN"/>
              </w:rPr>
              <w:t>/</w:t>
            </w:r>
          </w:p>
        </w:tc>
      </w:tr>
      <w:tr w14:paraId="6573B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834" w:type="dxa"/>
            <w:vAlign w:val="center"/>
          </w:tcPr>
          <w:p w14:paraId="1F555F99">
            <w:pPr>
              <w:pStyle w:val="26"/>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P4</w:t>
            </w:r>
          </w:p>
        </w:tc>
        <w:tc>
          <w:tcPr>
            <w:tcW w:w="4749" w:type="dxa"/>
            <w:vAlign w:val="center"/>
          </w:tcPr>
          <w:p w14:paraId="16782ED9">
            <w:pPr>
              <w:pStyle w:val="26"/>
              <w:widowControl w:val="0"/>
              <w:numPr>
                <w:ilvl w:val="0"/>
                <w:numId w:val="0"/>
              </w:numPr>
              <w:spacing w:after="0" w:line="240" w:lineRule="auto"/>
              <w:jc w:val="center"/>
              <w:rPr>
                <w:rFonts w:hint="eastAsia" w:ascii="仿宋_GB2312" w:hAnsi="仿宋" w:eastAsia="仿宋_GB2312" w:cs="仿宋"/>
                <w:color w:val="000000"/>
                <w:sz w:val="24"/>
                <w:szCs w:val="24"/>
                <w:vertAlign w:val="baseline"/>
              </w:rPr>
            </w:pPr>
            <w:r>
              <w:rPr>
                <w:rFonts w:hint="eastAsia" w:ascii="仿宋_GB2312" w:hAnsi="仿宋" w:eastAsia="仿宋_GB2312" w:cs="仿宋"/>
                <w:color w:val="000000"/>
                <w:sz w:val="24"/>
                <w:szCs w:val="24"/>
                <w:vertAlign w:val="baseline"/>
              </w:rPr>
              <w:t xml:space="preserve">≤30%/序列/营销中心 </w:t>
            </w:r>
          </w:p>
        </w:tc>
        <w:tc>
          <w:tcPr>
            <w:tcW w:w="2897" w:type="dxa"/>
            <w:vAlign w:val="center"/>
          </w:tcPr>
          <w:p w14:paraId="5A1877E4">
            <w:pPr>
              <w:pStyle w:val="26"/>
              <w:widowControl w:val="0"/>
              <w:numPr>
                <w:ilvl w:val="0"/>
                <w:numId w:val="0"/>
              </w:numPr>
              <w:spacing w:after="0" w:line="240" w:lineRule="auto"/>
              <w:jc w:val="center"/>
              <w:rPr>
                <w:rFonts w:hint="eastAsia" w:ascii="仿宋_GB2312" w:hAnsi="仿宋" w:eastAsia="仿宋_GB2312" w:cs="仿宋"/>
                <w:color w:val="000000"/>
                <w:sz w:val="24"/>
                <w:szCs w:val="24"/>
                <w:vertAlign w:val="baseline"/>
              </w:rPr>
            </w:pPr>
            <w:r>
              <w:rPr>
                <w:rFonts w:hint="eastAsia" w:ascii="仿宋_GB2312" w:hAnsi="仿宋" w:eastAsia="仿宋_GB2312" w:cs="仿宋"/>
                <w:color w:val="000000"/>
                <w:sz w:val="24"/>
                <w:szCs w:val="24"/>
                <w:highlight w:val="none"/>
                <w:vertAlign w:val="baseline"/>
              </w:rPr>
              <w:t>≤</w:t>
            </w:r>
            <w:r>
              <w:rPr>
                <w:rFonts w:hint="eastAsia" w:ascii="仿宋_GB2312" w:hAnsi="仿宋" w:eastAsia="仿宋_GB2312" w:cs="仿宋"/>
                <w:color w:val="000000"/>
                <w:sz w:val="24"/>
                <w:szCs w:val="24"/>
                <w:highlight w:val="none"/>
                <w:vertAlign w:val="baseline"/>
                <w:lang w:val="en-US" w:eastAsia="zh-CN"/>
              </w:rPr>
              <w:t>3</w:t>
            </w:r>
            <w:r>
              <w:rPr>
                <w:rFonts w:hint="eastAsia" w:ascii="仿宋_GB2312" w:hAnsi="仿宋" w:eastAsia="仿宋_GB2312" w:cs="仿宋"/>
                <w:color w:val="000000"/>
                <w:sz w:val="24"/>
                <w:szCs w:val="24"/>
                <w:highlight w:val="none"/>
                <w:vertAlign w:val="baseline"/>
              </w:rPr>
              <w:t xml:space="preserve">0%/序列/营销中心 </w:t>
            </w:r>
          </w:p>
        </w:tc>
      </w:tr>
      <w:tr w14:paraId="2A6A8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834" w:type="dxa"/>
            <w:vAlign w:val="center"/>
          </w:tcPr>
          <w:p w14:paraId="47A06EB9">
            <w:pPr>
              <w:pStyle w:val="26"/>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P3</w:t>
            </w:r>
          </w:p>
        </w:tc>
        <w:tc>
          <w:tcPr>
            <w:tcW w:w="4749" w:type="dxa"/>
            <w:vAlign w:val="center"/>
          </w:tcPr>
          <w:p w14:paraId="4B3D8966">
            <w:pPr>
              <w:pStyle w:val="26"/>
              <w:widowControl w:val="0"/>
              <w:numPr>
                <w:ilvl w:val="0"/>
                <w:numId w:val="0"/>
              </w:numPr>
              <w:spacing w:after="0" w:line="240" w:lineRule="auto"/>
              <w:jc w:val="center"/>
              <w:rPr>
                <w:rFonts w:hint="default" w:ascii="仿宋_GB2312" w:hAnsi="仿宋" w:eastAsia="仿宋_GB2312" w:cs="仿宋"/>
                <w:color w:val="FF0000"/>
                <w:sz w:val="24"/>
                <w:szCs w:val="24"/>
                <w:highlight w:val="none"/>
                <w:vertAlign w:val="baseline"/>
                <w:lang w:val="en-US" w:eastAsia="zh-CN"/>
              </w:rPr>
            </w:pPr>
            <w:r>
              <w:rPr>
                <w:rFonts w:hint="eastAsia" w:ascii="仿宋_GB2312" w:hAnsi="仿宋" w:eastAsia="仿宋_GB2312" w:cs="仿宋"/>
                <w:color w:val="000000"/>
                <w:sz w:val="24"/>
                <w:szCs w:val="24"/>
                <w:vertAlign w:val="baseline"/>
              </w:rPr>
              <w:t>≤</w:t>
            </w:r>
            <w:r>
              <w:rPr>
                <w:rFonts w:hint="eastAsia" w:ascii="仿宋_GB2312" w:hAnsi="仿宋" w:eastAsia="仿宋_GB2312" w:cs="仿宋"/>
                <w:color w:val="000000"/>
                <w:sz w:val="24"/>
                <w:szCs w:val="24"/>
                <w:vertAlign w:val="baseline"/>
                <w:lang w:val="en-US" w:eastAsia="zh-CN"/>
              </w:rPr>
              <w:t>4</w:t>
            </w:r>
            <w:r>
              <w:rPr>
                <w:rFonts w:hint="eastAsia" w:ascii="仿宋_GB2312" w:hAnsi="仿宋" w:eastAsia="仿宋_GB2312" w:cs="仿宋"/>
                <w:color w:val="000000"/>
                <w:sz w:val="24"/>
                <w:szCs w:val="24"/>
                <w:vertAlign w:val="baseline"/>
              </w:rPr>
              <w:t xml:space="preserve">0%/序列/营销中心 </w:t>
            </w:r>
          </w:p>
        </w:tc>
        <w:tc>
          <w:tcPr>
            <w:tcW w:w="2897" w:type="dxa"/>
            <w:vAlign w:val="center"/>
          </w:tcPr>
          <w:p w14:paraId="5B6B85CD">
            <w:pPr>
              <w:pStyle w:val="26"/>
              <w:widowControl w:val="0"/>
              <w:numPr>
                <w:ilvl w:val="0"/>
                <w:numId w:val="0"/>
              </w:numPr>
              <w:spacing w:after="0" w:line="240" w:lineRule="auto"/>
              <w:jc w:val="center"/>
              <w:rPr>
                <w:rFonts w:hint="eastAsia" w:ascii="仿宋_GB2312" w:hAnsi="仿宋" w:eastAsia="仿宋_GB2312" w:cs="仿宋"/>
                <w:color w:val="FF0000"/>
                <w:sz w:val="24"/>
                <w:szCs w:val="24"/>
                <w:highlight w:val="none"/>
                <w:vertAlign w:val="baseline"/>
                <w:lang w:eastAsia="zh-CN"/>
              </w:rPr>
            </w:pPr>
            <w:r>
              <w:rPr>
                <w:rFonts w:hint="eastAsia" w:ascii="仿宋_GB2312" w:hAnsi="仿宋" w:eastAsia="仿宋_GB2312" w:cs="仿宋"/>
                <w:color w:val="000000"/>
                <w:sz w:val="24"/>
                <w:szCs w:val="24"/>
                <w:vertAlign w:val="baseline"/>
              </w:rPr>
              <w:t>≤</w:t>
            </w:r>
            <w:r>
              <w:rPr>
                <w:rFonts w:hint="eastAsia" w:ascii="仿宋_GB2312" w:hAnsi="仿宋" w:eastAsia="仿宋_GB2312" w:cs="仿宋"/>
                <w:color w:val="000000"/>
                <w:sz w:val="24"/>
                <w:szCs w:val="24"/>
                <w:vertAlign w:val="baseline"/>
                <w:lang w:val="en-US" w:eastAsia="zh-CN"/>
              </w:rPr>
              <w:t>4</w:t>
            </w:r>
            <w:r>
              <w:rPr>
                <w:rFonts w:hint="eastAsia" w:ascii="仿宋_GB2312" w:hAnsi="仿宋" w:eastAsia="仿宋_GB2312" w:cs="仿宋"/>
                <w:color w:val="000000"/>
                <w:sz w:val="24"/>
                <w:szCs w:val="24"/>
                <w:vertAlign w:val="baseline"/>
              </w:rPr>
              <w:t xml:space="preserve">0%/序列/营销中心 </w:t>
            </w:r>
            <w:r>
              <w:rPr>
                <w:rFonts w:hint="eastAsia" w:ascii="仿宋_GB2312" w:hAnsi="仿宋" w:eastAsia="仿宋_GB2312" w:cs="仿宋"/>
                <w:color w:val="FF0000"/>
                <w:sz w:val="24"/>
                <w:szCs w:val="24"/>
                <w:highlight w:val="none"/>
                <w:vertAlign w:val="baseline"/>
              </w:rPr>
              <w:t xml:space="preserve"> </w:t>
            </w:r>
          </w:p>
        </w:tc>
      </w:tr>
      <w:tr w14:paraId="59D55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trPr>
        <w:tc>
          <w:tcPr>
            <w:tcW w:w="834" w:type="dxa"/>
            <w:vAlign w:val="center"/>
          </w:tcPr>
          <w:p w14:paraId="07B44330">
            <w:pPr>
              <w:pStyle w:val="26"/>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P1/P2</w:t>
            </w:r>
          </w:p>
        </w:tc>
        <w:tc>
          <w:tcPr>
            <w:tcW w:w="4749" w:type="dxa"/>
            <w:vAlign w:val="center"/>
          </w:tcPr>
          <w:p w14:paraId="31D46E3B">
            <w:pPr>
              <w:pStyle w:val="26"/>
              <w:widowControl w:val="0"/>
              <w:numPr>
                <w:ilvl w:val="0"/>
                <w:numId w:val="0"/>
              </w:numPr>
              <w:spacing w:after="0" w:line="240" w:lineRule="auto"/>
              <w:jc w:val="center"/>
              <w:rPr>
                <w:rFonts w:hint="eastAsia"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不限</w:t>
            </w:r>
          </w:p>
        </w:tc>
        <w:tc>
          <w:tcPr>
            <w:tcW w:w="2897" w:type="dxa"/>
            <w:vAlign w:val="center"/>
          </w:tcPr>
          <w:p w14:paraId="7BFCADE8">
            <w:pPr>
              <w:pStyle w:val="26"/>
              <w:widowControl w:val="0"/>
              <w:numPr>
                <w:ilvl w:val="0"/>
                <w:numId w:val="0"/>
              </w:numPr>
              <w:spacing w:after="0" w:line="240" w:lineRule="auto"/>
              <w:jc w:val="center"/>
              <w:rPr>
                <w:rFonts w:hint="eastAsia"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不限</w:t>
            </w:r>
          </w:p>
        </w:tc>
      </w:tr>
    </w:tbl>
    <w:p w14:paraId="5D54F598">
      <w:pPr>
        <w:pStyle w:val="26"/>
        <w:widowControl w:val="0"/>
        <w:numPr>
          <w:ilvl w:val="0"/>
          <w:numId w:val="0"/>
        </w:numPr>
        <w:spacing w:after="0" w:line="560" w:lineRule="exact"/>
        <w:ind w:left="0" w:leftChars="0" w:firstLine="438" w:firstLineChars="137"/>
        <w:jc w:val="both"/>
        <w:rPr>
          <w:rFonts w:hint="eastAsia" w:ascii="仿宋_GB2312" w:hAnsi="仿宋" w:eastAsia="仿宋_GB2312" w:cs="仿宋"/>
          <w:color w:val="000000" w:themeColor="text1"/>
          <w:kern w:val="0"/>
          <w:sz w:val="32"/>
          <w:szCs w:val="32"/>
          <w:lang w:val="en-US" w:eastAsia="zh-CN" w:bidi="ar-SA"/>
          <w14:textFill>
            <w14:solidFill>
              <w14:schemeClr w14:val="tx1"/>
            </w14:solidFill>
          </w14:textFill>
        </w:rPr>
      </w:pPr>
      <w:r>
        <w:rPr>
          <w:rFonts w:hint="eastAsia" w:ascii="仿宋_GB2312" w:hAnsi="仿宋" w:eastAsia="仿宋_GB2312" w:cs="仿宋"/>
          <w:color w:val="000000" w:themeColor="text1"/>
          <w:kern w:val="0"/>
          <w:sz w:val="32"/>
          <w:szCs w:val="32"/>
          <w:lang w:val="en-US" w:eastAsia="zh-CN" w:bidi="ar-SA"/>
          <w14:textFill>
            <w14:solidFill>
              <w14:schemeClr w14:val="tx1"/>
            </w14:solidFill>
          </w14:textFill>
        </w:rPr>
        <w:t>///</w:t>
      </w:r>
    </w:p>
    <w:p w14:paraId="77C7BEA3">
      <w:pPr>
        <w:pStyle w:val="26"/>
        <w:widowControl w:val="0"/>
        <w:numPr>
          <w:ilvl w:val="0"/>
          <w:numId w:val="0"/>
        </w:numPr>
        <w:spacing w:after="0" w:line="560" w:lineRule="exact"/>
        <w:ind w:left="0" w:leftChars="0" w:firstLine="438" w:firstLineChars="137"/>
        <w:jc w:val="both"/>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pPr>
      <w:r>
        <w:rPr>
          <w:rFonts w:hint="eastAsia" w:ascii="仿宋_GB2312" w:hAnsi="仿宋" w:eastAsia="仿宋_GB2312" w:cs="仿宋"/>
          <w:color w:val="000000" w:themeColor="text1"/>
          <w:kern w:val="0"/>
          <w:sz w:val="32"/>
          <w:szCs w:val="32"/>
          <w:lang w:val="en-US" w:eastAsia="zh-CN" w:bidi="ar-SA"/>
          <w14:textFill>
            <w14:solidFill>
              <w14:schemeClr w14:val="tx1"/>
            </w14:solidFill>
          </w14:textFill>
        </w:rPr>
        <w:t>3.</w:t>
      </w: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生产工厂</w:t>
      </w:r>
      <w:ins w:id="278" w:author="咨询组" w:date="2026-07-21T20:12:03Z">
        <w:r>
          <w:rPr>
            <w:rFonts w:hint="eastAsia" w:ascii="仿宋_GB2312" w:hAnsi="仿宋" w:eastAsia="仿宋_GB2312" w:cs="仿宋"/>
            <w:color w:val="000000"/>
            <w:sz w:val="32"/>
            <w:szCs w:val="32"/>
            <w:highlight w:val="none"/>
            <w:lang w:eastAsia="zh-CN"/>
          </w:rPr>
          <w:t>专业类岗位序列人才结构职数</w:t>
        </w:r>
      </w:ins>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w:t>
      </w:r>
    </w:p>
    <w:tbl>
      <w:tblPr>
        <w:tblStyle w:val="18"/>
        <w:tblW w:w="8459" w:type="dxa"/>
        <w:tblInd w:w="1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2"/>
        <w:gridCol w:w="6567"/>
      </w:tblGrid>
      <w:tr w14:paraId="1F25A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1892" w:type="dxa"/>
            <w:shd w:val="clear" w:color="auto" w:fill="F1F1F1" w:themeFill="background1" w:themeFillShade="F2"/>
            <w:vAlign w:val="center"/>
          </w:tcPr>
          <w:p w14:paraId="55B02E4F">
            <w:pPr>
              <w:pStyle w:val="26"/>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职级</w:t>
            </w:r>
          </w:p>
        </w:tc>
        <w:tc>
          <w:tcPr>
            <w:tcW w:w="6567" w:type="dxa"/>
            <w:shd w:val="clear" w:color="auto" w:fill="F1F1F1" w:themeFill="background1" w:themeFillShade="F2"/>
            <w:vAlign w:val="center"/>
          </w:tcPr>
          <w:p w14:paraId="798F0C23">
            <w:pPr>
              <w:pStyle w:val="26"/>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auto"/>
                <w:sz w:val="24"/>
                <w:szCs w:val="24"/>
                <w:vertAlign w:val="baseline"/>
                <w:lang w:val="en-US" w:eastAsia="zh-CN"/>
              </w:rPr>
              <w:t>生产工厂</w:t>
            </w:r>
          </w:p>
        </w:tc>
      </w:tr>
      <w:tr w14:paraId="57C49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1892" w:type="dxa"/>
            <w:vAlign w:val="center"/>
          </w:tcPr>
          <w:p w14:paraId="2A6CF2CE">
            <w:pPr>
              <w:pStyle w:val="26"/>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P5</w:t>
            </w:r>
          </w:p>
        </w:tc>
        <w:tc>
          <w:tcPr>
            <w:tcW w:w="6567" w:type="dxa"/>
            <w:vMerge w:val="restart"/>
            <w:shd w:val="clear" w:color="auto" w:fill="auto"/>
            <w:vAlign w:val="center"/>
          </w:tcPr>
          <w:p w14:paraId="17C30BF5">
            <w:pPr>
              <w:pStyle w:val="26"/>
              <w:widowControl w:val="0"/>
              <w:numPr>
                <w:ilvl w:val="0"/>
                <w:numId w:val="0"/>
              </w:numPr>
              <w:spacing w:after="0" w:line="240" w:lineRule="auto"/>
              <w:ind w:left="0" w:leftChars="0" w:firstLine="0" w:firstLineChars="0"/>
              <w:jc w:val="center"/>
              <w:rPr>
                <w:rFonts w:hint="default"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sz w:val="24"/>
                <w:szCs w:val="24"/>
                <w:vertAlign w:val="baseline"/>
                <w:lang w:val="en-US" w:eastAsia="zh-CN"/>
              </w:rPr>
              <w:t>1人/序列/工厂</w:t>
            </w:r>
          </w:p>
        </w:tc>
      </w:tr>
      <w:tr w14:paraId="3F2F7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1892" w:type="dxa"/>
            <w:vAlign w:val="center"/>
          </w:tcPr>
          <w:p w14:paraId="541EC912">
            <w:pPr>
              <w:pStyle w:val="26"/>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P4</w:t>
            </w:r>
          </w:p>
        </w:tc>
        <w:tc>
          <w:tcPr>
            <w:tcW w:w="6567" w:type="dxa"/>
            <w:vMerge w:val="continue"/>
            <w:vAlign w:val="center"/>
          </w:tcPr>
          <w:p w14:paraId="5332FE86">
            <w:pPr>
              <w:pStyle w:val="26"/>
              <w:widowControl w:val="0"/>
              <w:numPr>
                <w:ilvl w:val="0"/>
                <w:numId w:val="0"/>
              </w:numPr>
              <w:spacing w:after="0" w:line="240" w:lineRule="auto"/>
              <w:jc w:val="center"/>
              <w:rPr>
                <w:rFonts w:hint="default" w:ascii="仿宋_GB2312" w:hAnsi="仿宋" w:eastAsia="仿宋_GB2312" w:cs="仿宋"/>
                <w:color w:val="000000"/>
                <w:sz w:val="24"/>
                <w:szCs w:val="24"/>
                <w:highlight w:val="yellow"/>
                <w:vertAlign w:val="baseline"/>
                <w:lang w:val="en-US" w:eastAsia="zh-CN"/>
              </w:rPr>
            </w:pPr>
          </w:p>
        </w:tc>
      </w:tr>
      <w:tr w14:paraId="2AEC8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1892" w:type="dxa"/>
            <w:vAlign w:val="center"/>
          </w:tcPr>
          <w:p w14:paraId="3D8BC832">
            <w:pPr>
              <w:pStyle w:val="26"/>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P3</w:t>
            </w:r>
          </w:p>
        </w:tc>
        <w:tc>
          <w:tcPr>
            <w:tcW w:w="6567" w:type="dxa"/>
            <w:shd w:val="clear" w:color="auto" w:fill="auto"/>
            <w:vAlign w:val="center"/>
          </w:tcPr>
          <w:p w14:paraId="74EED448">
            <w:pPr>
              <w:pStyle w:val="26"/>
              <w:widowControl w:val="0"/>
              <w:numPr>
                <w:ilvl w:val="0"/>
                <w:numId w:val="0"/>
              </w:numPr>
              <w:spacing w:after="0" w:line="240" w:lineRule="auto"/>
              <w:ind w:left="0" w:leftChars="0" w:firstLine="0" w:firstLineChars="0"/>
              <w:jc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sz w:val="24"/>
                <w:szCs w:val="24"/>
                <w:vertAlign w:val="baseline"/>
              </w:rPr>
              <w:t>≤</w:t>
            </w:r>
            <w:r>
              <w:rPr>
                <w:rFonts w:hint="eastAsia" w:ascii="仿宋_GB2312" w:hAnsi="仿宋" w:eastAsia="仿宋_GB2312" w:cs="仿宋"/>
                <w:color w:val="000000"/>
                <w:sz w:val="24"/>
                <w:szCs w:val="24"/>
                <w:vertAlign w:val="baseline"/>
                <w:lang w:val="en-US" w:eastAsia="zh-CN"/>
              </w:rPr>
              <w:t>4</w:t>
            </w:r>
            <w:r>
              <w:rPr>
                <w:rFonts w:hint="eastAsia" w:ascii="仿宋_GB2312" w:hAnsi="仿宋" w:eastAsia="仿宋_GB2312" w:cs="仿宋"/>
                <w:color w:val="000000"/>
                <w:sz w:val="24"/>
                <w:szCs w:val="24"/>
                <w:vertAlign w:val="baseline"/>
              </w:rPr>
              <w:t>0%/序列/</w:t>
            </w:r>
            <w:r>
              <w:rPr>
                <w:rFonts w:hint="eastAsia" w:ascii="仿宋_GB2312" w:hAnsi="仿宋" w:eastAsia="仿宋_GB2312" w:cs="仿宋"/>
                <w:color w:val="000000"/>
                <w:sz w:val="24"/>
                <w:szCs w:val="24"/>
                <w:vertAlign w:val="baseline"/>
                <w:lang w:val="en-US" w:eastAsia="zh-CN"/>
              </w:rPr>
              <w:t>工厂</w:t>
            </w:r>
          </w:p>
        </w:tc>
      </w:tr>
      <w:tr w14:paraId="2136B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trPr>
        <w:tc>
          <w:tcPr>
            <w:tcW w:w="1892" w:type="dxa"/>
            <w:vAlign w:val="center"/>
          </w:tcPr>
          <w:p w14:paraId="49134E57">
            <w:pPr>
              <w:pStyle w:val="26"/>
              <w:widowControl w:val="0"/>
              <w:numPr>
                <w:ilvl w:val="0"/>
                <w:numId w:val="0"/>
              </w:numPr>
              <w:spacing w:after="0" w:line="240" w:lineRule="auto"/>
              <w:jc w:val="center"/>
              <w:rPr>
                <w:rFonts w:hint="default" w:ascii="仿宋_GB2312" w:hAnsi="仿宋" w:eastAsia="仿宋_GB2312" w:cs="仿宋"/>
                <w:color w:val="000000"/>
                <w:sz w:val="24"/>
                <w:szCs w:val="24"/>
                <w:vertAlign w:val="baseline"/>
                <w:lang w:val="en-US" w:eastAsia="zh-CN"/>
              </w:rPr>
            </w:pPr>
            <w:r>
              <w:rPr>
                <w:rFonts w:hint="eastAsia" w:ascii="仿宋_GB2312" w:hAnsi="仿宋" w:eastAsia="仿宋_GB2312" w:cs="仿宋"/>
                <w:color w:val="000000"/>
                <w:sz w:val="24"/>
                <w:szCs w:val="24"/>
                <w:vertAlign w:val="baseline"/>
                <w:lang w:val="en-US" w:eastAsia="zh-CN"/>
              </w:rPr>
              <w:t>P1/P2</w:t>
            </w:r>
          </w:p>
        </w:tc>
        <w:tc>
          <w:tcPr>
            <w:tcW w:w="6567" w:type="dxa"/>
            <w:shd w:val="clear" w:color="auto" w:fill="auto"/>
            <w:vAlign w:val="center"/>
          </w:tcPr>
          <w:p w14:paraId="28ACE360">
            <w:pPr>
              <w:pStyle w:val="26"/>
              <w:widowControl w:val="0"/>
              <w:numPr>
                <w:ilvl w:val="0"/>
                <w:numId w:val="0"/>
              </w:numPr>
              <w:spacing w:after="0" w:line="240" w:lineRule="auto"/>
              <w:ind w:left="0" w:leftChars="0" w:firstLine="0" w:firstLineChars="0"/>
              <w:jc w:val="center"/>
              <w:rPr>
                <w:rFonts w:hint="default"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sz w:val="24"/>
                <w:szCs w:val="24"/>
                <w:vertAlign w:val="baseline"/>
                <w:lang w:val="en-US" w:eastAsia="zh-CN"/>
              </w:rPr>
              <w:t>不限</w:t>
            </w:r>
          </w:p>
        </w:tc>
      </w:tr>
    </w:tbl>
    <w:p w14:paraId="6A20ED61">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000000"/>
          <w:sz w:val="32"/>
          <w:szCs w:val="32"/>
          <w:highlight w:val="none"/>
          <w:lang w:val="en-US" w:eastAsia="zh-CN"/>
        </w:rPr>
      </w:pPr>
      <w:r>
        <w:rPr>
          <w:rFonts w:hint="default" w:ascii="仿宋_GB2312" w:hAnsi="仿宋" w:eastAsia="仿宋_GB2312" w:cs="仿宋"/>
          <w:color w:val="000000"/>
          <w:kern w:val="0"/>
          <w:sz w:val="32"/>
          <w:szCs w:val="32"/>
          <w:lang w:val="en-US" w:eastAsia="zh-CN" w:bidi="ar-SA"/>
        </w:rPr>
        <w:t>(1)</w:t>
      </w:r>
      <w:r>
        <w:rPr>
          <w:rFonts w:hint="default" w:ascii="仿宋_GB2312" w:hAnsi="仿宋" w:eastAsia="仿宋_GB2312" w:cs="仿宋"/>
          <w:color w:val="000000"/>
          <w:sz w:val="32"/>
          <w:szCs w:val="32"/>
          <w:highlight w:val="none"/>
          <w:lang w:val="en-US" w:eastAsia="zh-CN"/>
        </w:rPr>
        <w:t>生产工厂P4-P5职数规则</w:t>
      </w:r>
      <w:r>
        <w:rPr>
          <w:rFonts w:hint="eastAsia" w:ascii="仿宋_GB2312" w:hAnsi="仿宋" w:eastAsia="仿宋_GB2312" w:cs="仿宋"/>
          <w:color w:val="000000"/>
          <w:sz w:val="32"/>
          <w:szCs w:val="32"/>
          <w:highlight w:val="none"/>
          <w:lang w:val="en-US" w:eastAsia="zh-CN"/>
        </w:rPr>
        <w:t>，按照生产工厂周期性回顾产量结果确定，规则如下</w:t>
      </w:r>
      <w:r>
        <w:rPr>
          <w:rFonts w:hint="default" w:ascii="仿宋_GB2312" w:hAnsi="仿宋" w:eastAsia="仿宋_GB2312" w:cs="仿宋"/>
          <w:color w:val="000000"/>
          <w:sz w:val="32"/>
          <w:szCs w:val="32"/>
          <w:highlight w:val="none"/>
          <w:lang w:val="en-US" w:eastAsia="zh-CN"/>
        </w:rPr>
        <w:t xml:space="preserve">： </w:t>
      </w:r>
    </w:p>
    <w:p w14:paraId="3412405C">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000000"/>
          <w:sz w:val="32"/>
          <w:szCs w:val="32"/>
          <w:highlight w:val="none"/>
          <w:lang w:val="en-US" w:eastAsia="zh-CN"/>
        </w:rPr>
      </w:pPr>
      <w:r>
        <w:rPr>
          <w:rFonts w:hint="default" w:ascii="仿宋_GB2312" w:hAnsi="仿宋" w:eastAsia="仿宋_GB2312" w:cs="仿宋"/>
          <w:color w:val="000000"/>
          <w:sz w:val="32"/>
          <w:szCs w:val="32"/>
          <w:highlight w:val="none"/>
          <w:lang w:val="en-US" w:eastAsia="zh-CN"/>
        </w:rPr>
        <w:t>① 原则上工厂职级</w:t>
      </w:r>
      <w:r>
        <w:rPr>
          <w:rFonts w:hint="eastAsia" w:ascii="仿宋_GB2312" w:hAnsi="仿宋" w:eastAsia="仿宋_GB2312" w:cs="仿宋"/>
          <w:color w:val="000000"/>
          <w:sz w:val="32"/>
          <w:szCs w:val="32"/>
          <w:highlight w:val="none"/>
          <w:lang w:val="en-US" w:eastAsia="zh-CN"/>
        </w:rPr>
        <w:t>发展</w:t>
      </w:r>
      <w:r>
        <w:rPr>
          <w:rFonts w:hint="default" w:ascii="仿宋_GB2312" w:hAnsi="仿宋" w:eastAsia="仿宋_GB2312" w:cs="仿宋"/>
          <w:color w:val="000000"/>
          <w:sz w:val="32"/>
          <w:szCs w:val="32"/>
          <w:highlight w:val="none"/>
          <w:lang w:val="en-US" w:eastAsia="zh-CN"/>
        </w:rPr>
        <w:t xml:space="preserve">上限为P4：1人/序列。 </w:t>
      </w:r>
    </w:p>
    <w:p w14:paraId="27123CEB">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000000"/>
          <w:sz w:val="32"/>
          <w:szCs w:val="32"/>
          <w:highlight w:val="none"/>
          <w:lang w:val="en-US" w:eastAsia="zh-CN"/>
        </w:rPr>
      </w:pPr>
      <w:r>
        <w:rPr>
          <w:rFonts w:hint="default" w:ascii="仿宋_GB2312" w:hAnsi="仿宋" w:eastAsia="仿宋_GB2312" w:cs="仿宋"/>
          <w:color w:val="000000"/>
          <w:sz w:val="32"/>
          <w:szCs w:val="32"/>
          <w:highlight w:val="none"/>
          <w:lang w:val="en-US" w:eastAsia="zh-CN"/>
        </w:rPr>
        <w:t xml:space="preserve">② </w:t>
      </w:r>
      <w:r>
        <w:rPr>
          <w:rFonts w:hint="eastAsia" w:ascii="仿宋_GB2312" w:hAnsi="仿宋" w:eastAsia="仿宋_GB2312" w:cs="仿宋"/>
          <w:color w:val="000000"/>
          <w:sz w:val="32"/>
          <w:szCs w:val="32"/>
          <w:highlight w:val="none"/>
          <w:lang w:val="en-US" w:eastAsia="zh-CN"/>
        </w:rPr>
        <w:t>实际产量高于4</w:t>
      </w:r>
      <w:r>
        <w:rPr>
          <w:rFonts w:hint="default" w:ascii="仿宋_GB2312" w:hAnsi="仿宋" w:eastAsia="仿宋_GB2312" w:cs="仿宋"/>
          <w:color w:val="000000"/>
          <w:sz w:val="32"/>
          <w:szCs w:val="32"/>
          <w:highlight w:val="none"/>
          <w:lang w:val="en-US" w:eastAsia="zh-CN"/>
        </w:rPr>
        <w:t>0</w:t>
      </w:r>
      <w:r>
        <w:rPr>
          <w:rFonts w:hint="eastAsia" w:ascii="仿宋_GB2312" w:hAnsi="仿宋" w:eastAsia="仿宋_GB2312" w:cs="仿宋"/>
          <w:color w:val="000000"/>
          <w:sz w:val="32"/>
          <w:szCs w:val="32"/>
          <w:highlight w:val="none"/>
          <w:lang w:val="en-US" w:eastAsia="zh-CN"/>
        </w:rPr>
        <w:t>万</w:t>
      </w:r>
      <w:r>
        <w:rPr>
          <w:rFonts w:hint="default" w:ascii="仿宋_GB2312" w:hAnsi="仿宋" w:eastAsia="仿宋_GB2312" w:cs="仿宋"/>
          <w:color w:val="000000"/>
          <w:sz w:val="32"/>
          <w:szCs w:val="32"/>
          <w:highlight w:val="none"/>
          <w:lang w:val="en-US" w:eastAsia="zh-CN"/>
        </w:rPr>
        <w:t>kL</w:t>
      </w:r>
      <w:r>
        <w:rPr>
          <w:rFonts w:hint="eastAsia" w:ascii="仿宋_GB2312" w:hAnsi="仿宋" w:eastAsia="仿宋_GB2312" w:cs="仿宋"/>
          <w:color w:val="000000"/>
          <w:sz w:val="32"/>
          <w:szCs w:val="32"/>
          <w:highlight w:val="none"/>
          <w:lang w:val="en-US" w:eastAsia="zh-CN"/>
        </w:rPr>
        <w:t>（含）</w:t>
      </w:r>
      <w:r>
        <w:rPr>
          <w:rFonts w:hint="default" w:ascii="仿宋_GB2312" w:hAnsi="仿宋" w:eastAsia="仿宋_GB2312" w:cs="仿宋"/>
          <w:color w:val="000000"/>
          <w:sz w:val="32"/>
          <w:szCs w:val="32"/>
          <w:highlight w:val="none"/>
          <w:lang w:val="en-US" w:eastAsia="zh-CN"/>
        </w:rPr>
        <w:t xml:space="preserve">工厂：设备工程、生产管理、生产技术序列岗位可配置P5：1人/序列/工厂，P4：1人/序列/工厂。 </w:t>
      </w:r>
    </w:p>
    <w:p w14:paraId="0451C171">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000000"/>
          <w:sz w:val="32"/>
          <w:szCs w:val="32"/>
          <w:highlight w:val="none"/>
          <w:lang w:val="en-US" w:eastAsia="zh-CN"/>
        </w:rPr>
      </w:pPr>
      <w:r>
        <w:rPr>
          <w:rFonts w:hint="default" w:ascii="仿宋_GB2312" w:hAnsi="仿宋" w:eastAsia="仿宋_GB2312" w:cs="仿宋"/>
          <w:color w:val="000000"/>
          <w:sz w:val="32"/>
          <w:szCs w:val="32"/>
          <w:highlight w:val="none"/>
          <w:lang w:val="en-US" w:eastAsia="zh-CN"/>
        </w:rPr>
        <w:t xml:space="preserve">③ </w:t>
      </w:r>
      <w:r>
        <w:rPr>
          <w:rFonts w:hint="eastAsia" w:ascii="仿宋_GB2312" w:hAnsi="仿宋" w:eastAsia="仿宋_GB2312" w:cs="仿宋"/>
          <w:color w:val="000000"/>
          <w:sz w:val="32"/>
          <w:szCs w:val="32"/>
          <w:highlight w:val="none"/>
          <w:lang w:val="en-US" w:eastAsia="zh-CN"/>
        </w:rPr>
        <w:t>实际产量介于15万kL（含）-40万kL</w:t>
      </w:r>
      <w:r>
        <w:rPr>
          <w:rFonts w:hint="default" w:ascii="仿宋_GB2312" w:hAnsi="仿宋" w:eastAsia="仿宋_GB2312" w:cs="仿宋"/>
          <w:color w:val="000000"/>
          <w:sz w:val="32"/>
          <w:szCs w:val="32"/>
          <w:highlight w:val="none"/>
          <w:lang w:val="en-US" w:eastAsia="zh-CN"/>
        </w:rPr>
        <w:t xml:space="preserve">工厂：设备工程、生产管理、生产技术序列岗位可配置P5：1人/序列/工厂，已配置P5的序列不再配置P4。 </w:t>
      </w:r>
    </w:p>
    <w:p w14:paraId="157BA273">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000000"/>
          <w:sz w:val="32"/>
          <w:szCs w:val="32"/>
          <w:highlight w:val="none"/>
          <w:lang w:val="en-US" w:eastAsia="zh-CN"/>
        </w:rPr>
      </w:pPr>
      <w:r>
        <w:rPr>
          <w:rFonts w:hint="default" w:ascii="仿宋_GB2312" w:hAnsi="仿宋" w:eastAsia="仿宋_GB2312" w:cs="仿宋"/>
          <w:color w:val="000000"/>
          <w:sz w:val="32"/>
          <w:szCs w:val="32"/>
          <w:highlight w:val="none"/>
          <w:lang w:val="en-US" w:eastAsia="zh-CN"/>
        </w:rPr>
        <w:t xml:space="preserve">④ </w:t>
      </w:r>
      <w:r>
        <w:rPr>
          <w:rFonts w:hint="eastAsia" w:ascii="仿宋_GB2312" w:hAnsi="仿宋" w:eastAsia="仿宋_GB2312" w:cs="仿宋"/>
          <w:color w:val="000000"/>
          <w:sz w:val="32"/>
          <w:szCs w:val="32"/>
          <w:highlight w:val="none"/>
          <w:lang w:val="en-US" w:eastAsia="zh-CN"/>
        </w:rPr>
        <w:t>实际产量低于15万kL</w:t>
      </w:r>
      <w:r>
        <w:rPr>
          <w:rFonts w:hint="default" w:ascii="仿宋_GB2312" w:hAnsi="仿宋" w:eastAsia="仿宋_GB2312" w:cs="仿宋"/>
          <w:color w:val="000000"/>
          <w:sz w:val="32"/>
          <w:szCs w:val="32"/>
          <w:highlight w:val="none"/>
          <w:lang w:val="en-US" w:eastAsia="zh-CN"/>
        </w:rPr>
        <w:t xml:space="preserve">工厂：设备工程、生产技术序列岗位可配置P5：1人/序列/工厂，已配置P5的序列不再配置P4。 </w:t>
      </w:r>
      <w:r>
        <w:rPr>
          <w:rFonts w:hint="eastAsia" w:ascii="仿宋_GB2312" w:hAnsi="仿宋" w:eastAsia="仿宋_GB2312" w:cs="仿宋"/>
          <w:color w:val="000000"/>
          <w:sz w:val="32"/>
          <w:szCs w:val="32"/>
          <w:highlight w:val="none"/>
          <w:lang w:val="en-US" w:eastAsia="zh-CN"/>
        </w:rPr>
        <w:t>///</w:t>
      </w:r>
      <w:r>
        <w:rPr>
          <w:rFonts w:hint="default" w:ascii="仿宋_GB2312" w:hAnsi="仿宋" w:eastAsia="仿宋_GB2312" w:cs="仿宋"/>
          <w:color w:val="000000"/>
          <w:sz w:val="32"/>
          <w:szCs w:val="32"/>
          <w:highlight w:val="none"/>
          <w:lang w:val="en-US" w:eastAsia="zh-CN"/>
        </w:rPr>
        <w:t xml:space="preserve"> </w:t>
      </w:r>
    </w:p>
    <w:p w14:paraId="5A254035">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kern w:val="0"/>
          <w:sz w:val="32"/>
          <w:szCs w:val="32"/>
          <w:lang w:val="en-US" w:eastAsia="zh-CN" w:bidi="ar-SA"/>
        </w:rPr>
        <w:t>（二）</w:t>
      </w:r>
      <w:r>
        <w:rPr>
          <w:rFonts w:hint="default" w:ascii="仿宋_GB2312" w:hAnsi="仿宋" w:eastAsia="仿宋_GB2312" w:cs="仿宋"/>
          <w:color w:val="000000"/>
          <w:sz w:val="32"/>
          <w:szCs w:val="32"/>
          <w:highlight w:val="none"/>
          <w:lang w:val="en-US" w:eastAsia="zh-CN"/>
        </w:rPr>
        <w:t>业务类岗位序列人才结构职数</w:t>
      </w:r>
    </w:p>
    <w:p w14:paraId="2612AC3E">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auto"/>
          <w:kern w:val="0"/>
          <w:sz w:val="24"/>
          <w:szCs w:val="24"/>
          <w:highlight w:val="none"/>
          <w:vertAlign w:val="baseline"/>
          <w:lang w:val="en-US" w:eastAsia="zh-CN" w:bidi="ar-SA"/>
        </w:rPr>
      </w:pPr>
      <w:r>
        <w:rPr>
          <w:rFonts w:hint="eastAsia" w:ascii="仿宋_GB2312" w:hAnsi="仿宋" w:eastAsia="仿宋_GB2312" w:cs="仿宋"/>
          <w:color w:val="000000"/>
          <w:sz w:val="32"/>
          <w:szCs w:val="32"/>
          <w:highlight w:val="none"/>
          <w:lang w:val="en-US" w:eastAsia="zh-CN"/>
        </w:rPr>
        <w:t>1）</w:t>
      </w:r>
      <w:ins w:id="279" w:author="咨询组" w:date="2026-07-21T20:58:30Z">
        <w:r>
          <w:rPr>
            <w:rFonts w:hint="eastAsia" w:ascii="仿宋_GB2312" w:hAnsi="仿宋" w:eastAsia="仿宋_GB2312" w:cs="仿宋"/>
            <w:color w:val="auto"/>
            <w:kern w:val="0"/>
            <w:sz w:val="24"/>
            <w:szCs w:val="24"/>
            <w:highlight w:val="none"/>
            <w:vertAlign w:val="baseline"/>
            <w:lang w:val="en-US" w:eastAsia="zh-CN" w:bidi="ar-SA"/>
          </w:rPr>
          <w:t>华润雪花销售业务发展中心/华润酒业营销管理中心</w:t>
        </w:r>
      </w:ins>
      <w:ins w:id="280" w:author="咨询组" w:date="2026-07-21T20:58:32Z">
        <w:r>
          <w:rPr>
            <w:rFonts w:hint="eastAsia" w:ascii="仿宋_GB2312" w:hAnsi="仿宋" w:eastAsia="仿宋_GB2312" w:cs="仿宋"/>
            <w:color w:val="auto"/>
            <w:kern w:val="0"/>
            <w:sz w:val="24"/>
            <w:szCs w:val="24"/>
            <w:highlight w:val="none"/>
            <w:vertAlign w:val="baseline"/>
            <w:lang w:val="en-US" w:eastAsia="zh-CN" w:bidi="ar-SA"/>
          </w:rPr>
          <w:t>业务</w:t>
        </w:r>
      </w:ins>
      <w:ins w:id="281" w:author="咨询组" w:date="2026-07-21T20:58:37Z">
        <w:r>
          <w:rPr>
            <w:rFonts w:hint="default" w:ascii="仿宋_GB2312" w:hAnsi="仿宋" w:eastAsia="仿宋_GB2312" w:cs="仿宋"/>
            <w:color w:val="auto"/>
            <w:kern w:val="0"/>
            <w:sz w:val="24"/>
            <w:szCs w:val="24"/>
            <w:highlight w:val="none"/>
            <w:vertAlign w:val="baseline"/>
            <w:lang w:val="en-US" w:eastAsia="zh-CN" w:bidi="ar-SA"/>
          </w:rPr>
          <w:t>类岗位序列人才结构职数</w:t>
        </w:r>
      </w:ins>
    </w:p>
    <w:tbl>
      <w:tblPr>
        <w:tblStyle w:val="17"/>
        <w:tblW w:w="5303" w:type="dxa"/>
        <w:tblInd w:w="14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03"/>
        <w:gridCol w:w="4000"/>
      </w:tblGrid>
      <w:tr w14:paraId="6F4D4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2" w:hRule="atLeast"/>
        </w:trPr>
        <w:tc>
          <w:tcPr>
            <w:tcW w:w="1303" w:type="dxa"/>
            <w:vMerge w:val="restart"/>
            <w:tcBorders>
              <w:top w:val="single" w:color="000000" w:sz="8" w:space="0"/>
              <w:left w:val="single" w:color="000000" w:sz="8" w:space="0"/>
              <w:bottom w:val="single" w:color="000000" w:sz="4" w:space="0"/>
              <w:right w:val="single" w:color="000000" w:sz="4" w:space="0"/>
            </w:tcBorders>
            <w:shd w:val="clear" w:color="auto" w:fill="D9D9D9"/>
            <w:vAlign w:val="center"/>
          </w:tcPr>
          <w:p w14:paraId="311A98B2">
            <w:pPr>
              <w:keepNext w:val="0"/>
              <w:keepLines w:val="0"/>
              <w:widowControl/>
              <w:suppressLineNumbers w:val="0"/>
              <w:jc w:val="center"/>
              <w:textAlignment w:val="center"/>
              <w:rPr>
                <w:rFonts w:hint="default"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职级</w:t>
            </w:r>
          </w:p>
        </w:tc>
        <w:tc>
          <w:tcPr>
            <w:tcW w:w="4000" w:type="dxa"/>
            <w:vMerge w:val="restart"/>
            <w:tcBorders>
              <w:top w:val="single" w:color="000000" w:sz="8" w:space="0"/>
              <w:left w:val="single" w:color="000000" w:sz="4" w:space="0"/>
              <w:bottom w:val="single" w:color="000000" w:sz="4" w:space="0"/>
              <w:right w:val="single" w:color="000000" w:sz="4" w:space="0"/>
            </w:tcBorders>
            <w:shd w:val="clear" w:color="auto" w:fill="D9D9D9"/>
            <w:vAlign w:val="center"/>
          </w:tcPr>
          <w:p w14:paraId="6E460F45">
            <w:pPr>
              <w:keepNext w:val="0"/>
              <w:keepLines w:val="0"/>
              <w:widowControl/>
              <w:suppressLineNumbers w:val="0"/>
              <w:jc w:val="center"/>
              <w:textAlignment w:val="center"/>
              <w:rPr>
                <w:rFonts w:hint="default"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auto"/>
                <w:kern w:val="0"/>
                <w:sz w:val="24"/>
                <w:szCs w:val="24"/>
                <w:highlight w:val="none"/>
                <w:vertAlign w:val="baseline"/>
                <w:lang w:val="en-US" w:eastAsia="zh-CN" w:bidi="ar-SA"/>
              </w:rPr>
              <w:t>华润雪花销售业务发展中心/华润酒业营销管理中心</w:t>
            </w:r>
          </w:p>
        </w:tc>
      </w:tr>
      <w:tr w14:paraId="14107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42" w:hRule="atLeast"/>
        </w:trPr>
        <w:tc>
          <w:tcPr>
            <w:tcW w:w="1303" w:type="dxa"/>
            <w:vMerge w:val="continue"/>
            <w:tcBorders>
              <w:top w:val="single" w:color="000000" w:sz="8" w:space="0"/>
              <w:left w:val="single" w:color="000000" w:sz="8" w:space="0"/>
              <w:bottom w:val="single" w:color="000000" w:sz="4" w:space="0"/>
              <w:right w:val="single" w:color="000000" w:sz="4" w:space="0"/>
            </w:tcBorders>
            <w:shd w:val="clear" w:color="auto" w:fill="D9D9D9"/>
            <w:vAlign w:val="center"/>
          </w:tcPr>
          <w:p w14:paraId="1FD4D15A">
            <w:pPr>
              <w:jc w:val="center"/>
              <w:rPr>
                <w:rFonts w:hint="eastAsia" w:ascii="仿宋_GB2312" w:hAnsi="仿宋" w:eastAsia="仿宋_GB2312" w:cs="仿宋"/>
                <w:color w:val="000000"/>
                <w:kern w:val="0"/>
                <w:sz w:val="24"/>
                <w:szCs w:val="24"/>
                <w:vertAlign w:val="baseline"/>
                <w:lang w:val="en-US" w:eastAsia="zh-CN" w:bidi="ar-SA"/>
              </w:rPr>
            </w:pPr>
          </w:p>
        </w:tc>
        <w:tc>
          <w:tcPr>
            <w:tcW w:w="4000" w:type="dxa"/>
            <w:vMerge w:val="continue"/>
            <w:tcBorders>
              <w:top w:val="single" w:color="000000" w:sz="8" w:space="0"/>
              <w:left w:val="single" w:color="000000" w:sz="4" w:space="0"/>
              <w:bottom w:val="single" w:color="000000" w:sz="4" w:space="0"/>
              <w:right w:val="single" w:color="000000" w:sz="4" w:space="0"/>
            </w:tcBorders>
            <w:shd w:val="clear" w:color="auto" w:fill="D9D9D9"/>
            <w:vAlign w:val="center"/>
          </w:tcPr>
          <w:p w14:paraId="3D6666AB">
            <w:pPr>
              <w:jc w:val="center"/>
              <w:rPr>
                <w:rFonts w:hint="eastAsia" w:ascii="仿宋_GB2312" w:hAnsi="仿宋" w:eastAsia="仿宋_GB2312" w:cs="仿宋"/>
                <w:color w:val="000000"/>
                <w:kern w:val="0"/>
                <w:sz w:val="24"/>
                <w:szCs w:val="24"/>
                <w:vertAlign w:val="baseline"/>
                <w:lang w:val="en-US" w:eastAsia="zh-CN" w:bidi="ar-SA"/>
              </w:rPr>
            </w:pPr>
          </w:p>
        </w:tc>
      </w:tr>
      <w:tr w14:paraId="1F7C2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303" w:type="dxa"/>
            <w:vMerge w:val="continue"/>
            <w:tcBorders>
              <w:top w:val="single" w:color="000000" w:sz="8" w:space="0"/>
              <w:left w:val="single" w:color="000000" w:sz="8" w:space="0"/>
              <w:bottom w:val="single" w:color="000000" w:sz="4" w:space="0"/>
              <w:right w:val="single" w:color="000000" w:sz="4" w:space="0"/>
            </w:tcBorders>
            <w:shd w:val="clear" w:color="auto" w:fill="D9D9D9"/>
            <w:vAlign w:val="center"/>
          </w:tcPr>
          <w:p w14:paraId="0E7EE2E5">
            <w:pPr>
              <w:jc w:val="center"/>
              <w:rPr>
                <w:rFonts w:hint="eastAsia" w:ascii="仿宋_GB2312" w:hAnsi="仿宋" w:eastAsia="仿宋_GB2312" w:cs="仿宋"/>
                <w:color w:val="000000"/>
                <w:kern w:val="0"/>
                <w:sz w:val="24"/>
                <w:szCs w:val="24"/>
                <w:vertAlign w:val="baseline"/>
                <w:lang w:val="en-US" w:eastAsia="zh-CN" w:bidi="ar-SA"/>
              </w:rPr>
            </w:pPr>
          </w:p>
        </w:tc>
        <w:tc>
          <w:tcPr>
            <w:tcW w:w="4000" w:type="dxa"/>
            <w:vMerge w:val="continue"/>
            <w:tcBorders>
              <w:top w:val="single" w:color="000000" w:sz="8" w:space="0"/>
              <w:left w:val="single" w:color="000000" w:sz="4" w:space="0"/>
              <w:bottom w:val="single" w:color="000000" w:sz="4" w:space="0"/>
              <w:right w:val="single" w:color="000000" w:sz="4" w:space="0"/>
            </w:tcBorders>
            <w:shd w:val="clear" w:color="auto" w:fill="D9D9D9"/>
            <w:vAlign w:val="center"/>
          </w:tcPr>
          <w:p w14:paraId="613C71DE">
            <w:pPr>
              <w:jc w:val="center"/>
              <w:rPr>
                <w:rFonts w:hint="eastAsia" w:ascii="仿宋_GB2312" w:hAnsi="仿宋" w:eastAsia="仿宋_GB2312" w:cs="仿宋"/>
                <w:color w:val="000000"/>
                <w:kern w:val="0"/>
                <w:sz w:val="24"/>
                <w:szCs w:val="24"/>
                <w:vertAlign w:val="baseline"/>
                <w:lang w:val="en-US" w:eastAsia="zh-CN" w:bidi="ar-SA"/>
              </w:rPr>
            </w:pPr>
          </w:p>
        </w:tc>
      </w:tr>
      <w:tr w14:paraId="35AEC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303" w:type="dxa"/>
            <w:vMerge w:val="continue"/>
            <w:tcBorders>
              <w:top w:val="single" w:color="000000" w:sz="8" w:space="0"/>
              <w:left w:val="single" w:color="000000" w:sz="8" w:space="0"/>
              <w:bottom w:val="single" w:color="000000" w:sz="4" w:space="0"/>
              <w:right w:val="single" w:color="000000" w:sz="4" w:space="0"/>
            </w:tcBorders>
            <w:shd w:val="clear" w:color="auto" w:fill="D9D9D9"/>
            <w:vAlign w:val="center"/>
          </w:tcPr>
          <w:p w14:paraId="4450184A">
            <w:pPr>
              <w:jc w:val="center"/>
              <w:rPr>
                <w:rFonts w:hint="eastAsia" w:ascii="仿宋_GB2312" w:hAnsi="仿宋" w:eastAsia="仿宋_GB2312" w:cs="仿宋"/>
                <w:color w:val="000000"/>
                <w:kern w:val="0"/>
                <w:sz w:val="24"/>
                <w:szCs w:val="24"/>
                <w:vertAlign w:val="baseline"/>
                <w:lang w:val="en-US" w:eastAsia="zh-CN" w:bidi="ar-SA"/>
              </w:rPr>
            </w:pPr>
          </w:p>
        </w:tc>
        <w:tc>
          <w:tcPr>
            <w:tcW w:w="4000" w:type="dxa"/>
            <w:vMerge w:val="continue"/>
            <w:tcBorders>
              <w:top w:val="single" w:color="000000" w:sz="8" w:space="0"/>
              <w:left w:val="single" w:color="000000" w:sz="4" w:space="0"/>
              <w:bottom w:val="single" w:color="000000" w:sz="4" w:space="0"/>
              <w:right w:val="single" w:color="000000" w:sz="4" w:space="0"/>
            </w:tcBorders>
            <w:shd w:val="clear" w:color="auto" w:fill="D9D9D9"/>
            <w:vAlign w:val="center"/>
          </w:tcPr>
          <w:p w14:paraId="0E52CA79">
            <w:pPr>
              <w:jc w:val="center"/>
              <w:rPr>
                <w:rFonts w:hint="eastAsia" w:ascii="仿宋_GB2312" w:hAnsi="仿宋" w:eastAsia="仿宋_GB2312" w:cs="仿宋"/>
                <w:color w:val="000000"/>
                <w:kern w:val="0"/>
                <w:sz w:val="24"/>
                <w:szCs w:val="24"/>
                <w:vertAlign w:val="baseline"/>
                <w:lang w:val="en-US" w:eastAsia="zh-CN" w:bidi="ar-SA"/>
              </w:rPr>
            </w:pPr>
          </w:p>
        </w:tc>
      </w:tr>
      <w:tr w14:paraId="270D61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rPr>
        <w:tc>
          <w:tcPr>
            <w:tcW w:w="1303" w:type="dxa"/>
            <w:tcBorders>
              <w:top w:val="single" w:color="000000" w:sz="4" w:space="0"/>
              <w:left w:val="single" w:color="000000" w:sz="8" w:space="0"/>
              <w:bottom w:val="single" w:color="000000" w:sz="4" w:space="0"/>
              <w:right w:val="single" w:color="000000" w:sz="4" w:space="0"/>
            </w:tcBorders>
            <w:shd w:val="clear" w:color="auto" w:fill="auto"/>
            <w:vAlign w:val="center"/>
          </w:tcPr>
          <w:p w14:paraId="1E3C4A50">
            <w:pPr>
              <w:jc w:val="center"/>
              <w:rPr>
                <w:rFonts w:hint="default"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S5和S6</w:t>
            </w:r>
          </w:p>
        </w:tc>
        <w:tc>
          <w:tcPr>
            <w:tcW w:w="4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E8F8CD">
            <w:pPr>
              <w:jc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S5＋S6≤40%；其中S6≤20%</w:t>
            </w:r>
          </w:p>
        </w:tc>
      </w:tr>
      <w:tr w14:paraId="48CEA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rPr>
        <w:tc>
          <w:tcPr>
            <w:tcW w:w="1303" w:type="dxa"/>
            <w:tcBorders>
              <w:top w:val="single" w:color="000000" w:sz="4" w:space="0"/>
              <w:left w:val="single" w:color="000000" w:sz="8" w:space="0"/>
              <w:bottom w:val="single" w:color="000000" w:sz="4" w:space="0"/>
              <w:right w:val="single" w:color="000000" w:sz="4" w:space="0"/>
            </w:tcBorders>
            <w:shd w:val="clear" w:color="auto" w:fill="auto"/>
            <w:vAlign w:val="center"/>
          </w:tcPr>
          <w:p w14:paraId="38C80FAA">
            <w:pPr>
              <w:jc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S4</w:t>
            </w:r>
          </w:p>
        </w:tc>
        <w:tc>
          <w:tcPr>
            <w:tcW w:w="4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6576D1">
            <w:pPr>
              <w:jc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≤30%</w:t>
            </w:r>
          </w:p>
        </w:tc>
      </w:tr>
      <w:tr w14:paraId="3A08B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303" w:type="dxa"/>
            <w:vMerge w:val="restart"/>
            <w:tcBorders>
              <w:top w:val="single" w:color="000000" w:sz="4" w:space="0"/>
              <w:left w:val="single" w:color="000000" w:sz="8" w:space="0"/>
              <w:bottom w:val="single" w:color="000000" w:sz="4" w:space="0"/>
              <w:right w:val="single" w:color="000000" w:sz="4" w:space="0"/>
            </w:tcBorders>
            <w:shd w:val="clear" w:color="auto" w:fill="auto"/>
            <w:vAlign w:val="center"/>
          </w:tcPr>
          <w:p w14:paraId="3942F93A">
            <w:pPr>
              <w:jc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S3</w:t>
            </w:r>
          </w:p>
        </w:tc>
        <w:tc>
          <w:tcPr>
            <w:tcW w:w="400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C536A23">
            <w:pPr>
              <w:jc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≤20%</w:t>
            </w:r>
          </w:p>
        </w:tc>
      </w:tr>
      <w:tr w14:paraId="197206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303" w:type="dxa"/>
            <w:vMerge w:val="continue"/>
            <w:tcBorders>
              <w:top w:val="single" w:color="000000" w:sz="4" w:space="0"/>
              <w:left w:val="single" w:color="000000" w:sz="8" w:space="0"/>
              <w:bottom w:val="single" w:color="000000" w:sz="4" w:space="0"/>
              <w:right w:val="single" w:color="000000" w:sz="4" w:space="0"/>
            </w:tcBorders>
            <w:shd w:val="clear" w:color="auto" w:fill="auto"/>
            <w:vAlign w:val="center"/>
          </w:tcPr>
          <w:p w14:paraId="61F7EC7A">
            <w:pPr>
              <w:jc w:val="center"/>
              <w:rPr>
                <w:rFonts w:hint="eastAsia" w:ascii="仿宋_GB2312" w:hAnsi="仿宋" w:eastAsia="仿宋_GB2312" w:cs="仿宋"/>
                <w:color w:val="000000"/>
                <w:kern w:val="0"/>
                <w:sz w:val="24"/>
                <w:szCs w:val="24"/>
                <w:vertAlign w:val="baseline"/>
                <w:lang w:val="en-US" w:eastAsia="zh-CN" w:bidi="ar-SA"/>
              </w:rPr>
            </w:pPr>
          </w:p>
        </w:tc>
        <w:tc>
          <w:tcPr>
            <w:tcW w:w="400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A74D5CB">
            <w:pPr>
              <w:jc w:val="center"/>
              <w:rPr>
                <w:rFonts w:hint="eastAsia" w:ascii="仿宋_GB2312" w:hAnsi="仿宋" w:eastAsia="仿宋_GB2312" w:cs="仿宋"/>
                <w:color w:val="000000"/>
                <w:kern w:val="0"/>
                <w:sz w:val="24"/>
                <w:szCs w:val="24"/>
                <w:vertAlign w:val="baseline"/>
                <w:lang w:val="en-US" w:eastAsia="zh-CN" w:bidi="ar-SA"/>
              </w:rPr>
            </w:pPr>
          </w:p>
        </w:tc>
      </w:tr>
      <w:tr w14:paraId="69D59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7" w:hRule="atLeast"/>
        </w:trPr>
        <w:tc>
          <w:tcPr>
            <w:tcW w:w="1303" w:type="dxa"/>
            <w:tcBorders>
              <w:top w:val="single" w:color="000000" w:sz="4" w:space="0"/>
              <w:left w:val="single" w:color="000000" w:sz="8" w:space="0"/>
              <w:bottom w:val="single" w:color="000000" w:sz="4" w:space="0"/>
              <w:right w:val="single" w:color="000000" w:sz="4" w:space="0"/>
            </w:tcBorders>
            <w:shd w:val="clear" w:color="auto" w:fill="auto"/>
            <w:vAlign w:val="center"/>
          </w:tcPr>
          <w:p w14:paraId="29ADE115">
            <w:pPr>
              <w:jc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S2</w:t>
            </w:r>
          </w:p>
        </w:tc>
        <w:tc>
          <w:tcPr>
            <w:tcW w:w="4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D2A3DF">
            <w:pPr>
              <w:jc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不限</w:t>
            </w:r>
          </w:p>
        </w:tc>
      </w:tr>
      <w:tr w14:paraId="1B907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5" w:hRule="atLeast"/>
        </w:trPr>
        <w:tc>
          <w:tcPr>
            <w:tcW w:w="1303" w:type="dxa"/>
            <w:tcBorders>
              <w:top w:val="single" w:color="000000" w:sz="4" w:space="0"/>
              <w:left w:val="single" w:color="000000" w:sz="8" w:space="0"/>
              <w:bottom w:val="single" w:color="000000" w:sz="8" w:space="0"/>
              <w:right w:val="single" w:color="000000" w:sz="4" w:space="0"/>
            </w:tcBorders>
            <w:shd w:val="clear" w:color="auto" w:fill="auto"/>
            <w:vAlign w:val="center"/>
          </w:tcPr>
          <w:p w14:paraId="7F8BB877">
            <w:pPr>
              <w:jc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S1</w:t>
            </w:r>
          </w:p>
        </w:tc>
        <w:tc>
          <w:tcPr>
            <w:tcW w:w="4000" w:type="dxa"/>
            <w:tcBorders>
              <w:top w:val="single" w:color="000000" w:sz="4" w:space="0"/>
              <w:left w:val="single" w:color="000000" w:sz="4" w:space="0"/>
              <w:bottom w:val="single" w:color="000000" w:sz="8" w:space="0"/>
              <w:right w:val="single" w:color="000000" w:sz="4" w:space="0"/>
            </w:tcBorders>
            <w:shd w:val="clear" w:color="auto" w:fill="auto"/>
            <w:vAlign w:val="center"/>
          </w:tcPr>
          <w:p w14:paraId="5E4B65E6">
            <w:pPr>
              <w:jc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不限</w:t>
            </w:r>
          </w:p>
        </w:tc>
      </w:tr>
    </w:tbl>
    <w:p w14:paraId="5257B4B7">
      <w:pPr>
        <w:pStyle w:val="26"/>
        <w:widowControl w:val="0"/>
        <w:numPr>
          <w:ilvl w:val="0"/>
          <w:numId w:val="0"/>
        </w:numPr>
        <w:spacing w:after="0" w:line="560" w:lineRule="exact"/>
        <w:ind w:left="0" w:leftChars="0" w:firstLine="438" w:firstLineChars="137"/>
        <w:jc w:val="both"/>
        <w:rPr>
          <w:ins w:id="282" w:author="咨询组" w:date="2026-07-21T21:00:53Z"/>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sz w:val="32"/>
          <w:szCs w:val="32"/>
          <w:highlight w:val="none"/>
          <w:lang w:val="en-US" w:eastAsia="zh-CN"/>
        </w:rPr>
        <w:t>2）</w:t>
      </w:r>
      <w:ins w:id="283" w:author="咨询组" w:date="2026-07-21T20:59:11Z">
        <w:r>
          <w:rPr>
            <w:rFonts w:hint="eastAsia" w:ascii="仿宋_GB2312" w:hAnsi="仿宋" w:eastAsia="仿宋_GB2312" w:cs="仿宋"/>
            <w:color w:val="000000"/>
            <w:kern w:val="0"/>
            <w:sz w:val="24"/>
            <w:szCs w:val="24"/>
            <w:vertAlign w:val="baseline"/>
            <w:lang w:val="en-US" w:eastAsia="zh-CN" w:bidi="ar-SA"/>
          </w:rPr>
          <w:t>销售事业部及下属营销中心</w:t>
        </w:r>
      </w:ins>
      <w:ins w:id="284" w:author="咨询组" w:date="2026-07-21T20:59:16Z">
        <w:r>
          <w:rPr>
            <w:rFonts w:hint="eastAsia" w:ascii="仿宋_GB2312" w:hAnsi="仿宋" w:eastAsia="仿宋_GB2312" w:cs="仿宋"/>
            <w:color w:val="000000"/>
            <w:kern w:val="0"/>
            <w:sz w:val="24"/>
            <w:szCs w:val="24"/>
            <w:vertAlign w:val="baseline"/>
            <w:lang w:val="en-US" w:eastAsia="zh-CN" w:bidi="ar-SA"/>
          </w:rPr>
          <w:t>主管</w:t>
        </w:r>
      </w:ins>
      <w:ins w:id="285" w:author="咨询组" w:date="2026-07-21T20:59:17Z">
        <w:r>
          <w:rPr>
            <w:rFonts w:hint="eastAsia" w:ascii="仿宋_GB2312" w:hAnsi="仿宋" w:eastAsia="仿宋_GB2312" w:cs="仿宋"/>
            <w:color w:val="000000"/>
            <w:kern w:val="0"/>
            <w:sz w:val="24"/>
            <w:szCs w:val="24"/>
            <w:vertAlign w:val="baseline"/>
            <w:lang w:val="en-US" w:eastAsia="zh-CN" w:bidi="ar-SA"/>
          </w:rPr>
          <w:t>和</w:t>
        </w:r>
      </w:ins>
      <w:ins w:id="286" w:author="咨询组" w:date="2026-07-21T20:59:19Z">
        <w:r>
          <w:rPr>
            <w:rFonts w:hint="eastAsia" w:ascii="仿宋_GB2312" w:hAnsi="仿宋" w:eastAsia="仿宋_GB2312" w:cs="仿宋"/>
            <w:color w:val="000000"/>
            <w:kern w:val="0"/>
            <w:sz w:val="24"/>
            <w:szCs w:val="24"/>
            <w:vertAlign w:val="baseline"/>
            <w:lang w:val="en-US" w:eastAsia="zh-CN" w:bidi="ar-SA"/>
          </w:rPr>
          <w:t>销售</w:t>
        </w:r>
      </w:ins>
      <w:ins w:id="287" w:author="咨询组" w:date="2026-07-21T20:59:25Z">
        <w:r>
          <w:rPr>
            <w:rFonts w:hint="eastAsia" w:ascii="仿宋_GB2312" w:hAnsi="仿宋" w:eastAsia="仿宋_GB2312" w:cs="仿宋"/>
            <w:color w:val="000000"/>
            <w:kern w:val="0"/>
            <w:sz w:val="24"/>
            <w:szCs w:val="24"/>
            <w:vertAlign w:val="baseline"/>
            <w:lang w:val="en-US" w:eastAsia="zh-CN" w:bidi="ar-SA"/>
          </w:rPr>
          <w:t>代表</w:t>
        </w:r>
      </w:ins>
      <w:ins w:id="288" w:author="咨询组" w:date="2026-07-21T20:59:35Z">
        <w:r>
          <w:rPr>
            <w:rFonts w:hint="eastAsia" w:ascii="仿宋_GB2312" w:hAnsi="仿宋" w:eastAsia="仿宋_GB2312" w:cs="仿宋"/>
            <w:color w:val="000000"/>
            <w:kern w:val="0"/>
            <w:sz w:val="24"/>
            <w:szCs w:val="24"/>
            <w:vertAlign w:val="baseline"/>
            <w:lang w:val="en-US" w:eastAsia="zh-CN" w:bidi="ar-SA"/>
          </w:rPr>
          <w:t>人才</w:t>
        </w:r>
      </w:ins>
      <w:ins w:id="289" w:author="咨询组" w:date="2026-07-21T20:59:37Z">
        <w:r>
          <w:rPr>
            <w:rFonts w:hint="eastAsia" w:ascii="仿宋_GB2312" w:hAnsi="仿宋" w:eastAsia="仿宋_GB2312" w:cs="仿宋"/>
            <w:color w:val="000000"/>
            <w:kern w:val="0"/>
            <w:sz w:val="24"/>
            <w:szCs w:val="24"/>
            <w:vertAlign w:val="baseline"/>
            <w:lang w:val="en-US" w:eastAsia="zh-CN" w:bidi="ar-SA"/>
          </w:rPr>
          <w:t>结构</w:t>
        </w:r>
      </w:ins>
      <w:ins w:id="290" w:author="咨询组" w:date="2026-07-21T21:00:07Z">
        <w:r>
          <w:rPr>
            <w:rFonts w:hint="eastAsia" w:ascii="仿宋_GB2312" w:hAnsi="仿宋" w:eastAsia="仿宋_GB2312" w:cs="仿宋"/>
            <w:color w:val="000000"/>
            <w:kern w:val="0"/>
            <w:sz w:val="24"/>
            <w:szCs w:val="24"/>
            <w:vertAlign w:val="baseline"/>
            <w:lang w:val="en-US" w:eastAsia="zh-CN" w:bidi="ar-SA"/>
          </w:rPr>
          <w:t>职数</w:t>
        </w:r>
      </w:ins>
    </w:p>
    <w:tbl>
      <w:tblPr>
        <w:tblStyle w:val="17"/>
        <w:tblW w:w="6502" w:type="dxa"/>
        <w:tblInd w:w="14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03"/>
        <w:gridCol w:w="2390"/>
        <w:gridCol w:w="2809"/>
      </w:tblGrid>
      <w:tr w14:paraId="26331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7" w:hRule="atLeast"/>
          <w:ins w:id="291" w:author="咨询组" w:date="2026-07-21T21:00:55Z"/>
        </w:trPr>
        <w:tc>
          <w:tcPr>
            <w:tcW w:w="1303" w:type="dxa"/>
            <w:tcBorders>
              <w:top w:val="single" w:color="000000" w:sz="4" w:space="0"/>
              <w:left w:val="single" w:color="000000" w:sz="8" w:space="0"/>
              <w:bottom w:val="single" w:color="000000" w:sz="4" w:space="0"/>
              <w:right w:val="single" w:color="000000" w:sz="4" w:space="0"/>
            </w:tcBorders>
            <w:shd w:val="clear" w:color="auto" w:fill="auto"/>
            <w:vAlign w:val="center"/>
          </w:tcPr>
          <w:p w14:paraId="6C064290">
            <w:pPr>
              <w:jc w:val="center"/>
              <w:rPr>
                <w:ins w:id="292" w:author="咨询组" w:date="2026-07-21T21:00:55Z"/>
                <w:rFonts w:hint="default" w:ascii="仿宋_GB2312" w:hAnsi="仿宋" w:eastAsia="仿宋_GB2312" w:cs="仿宋"/>
                <w:color w:val="000000"/>
                <w:kern w:val="0"/>
                <w:sz w:val="24"/>
                <w:szCs w:val="24"/>
                <w:vertAlign w:val="baseline"/>
                <w:lang w:val="en-US" w:eastAsia="zh-CN" w:bidi="ar-SA"/>
              </w:rPr>
            </w:pPr>
            <w:ins w:id="293" w:author="咨询组" w:date="2026-07-21T21:00:55Z">
              <w:r>
                <w:rPr>
                  <w:rFonts w:hint="eastAsia" w:ascii="仿宋_GB2312" w:hAnsi="仿宋" w:eastAsia="仿宋_GB2312" w:cs="仿宋"/>
                  <w:color w:val="000000"/>
                  <w:kern w:val="0"/>
                  <w:sz w:val="24"/>
                  <w:szCs w:val="24"/>
                  <w:vertAlign w:val="baseline"/>
                  <w:lang w:val="en-US" w:eastAsia="zh-CN" w:bidi="ar-SA"/>
                </w:rPr>
                <w:t>职级</w:t>
              </w:r>
            </w:ins>
          </w:p>
        </w:tc>
        <w:tc>
          <w:tcPr>
            <w:tcW w:w="239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30BC2EE">
            <w:pPr>
              <w:keepNext w:val="0"/>
              <w:keepLines w:val="0"/>
              <w:widowControl/>
              <w:suppressLineNumbers w:val="0"/>
              <w:jc w:val="center"/>
              <w:textAlignment w:val="center"/>
              <w:rPr>
                <w:ins w:id="294" w:author="咨询组" w:date="2026-07-21T21:00:55Z"/>
                <w:rFonts w:hint="eastAsia" w:ascii="仿宋_GB2312" w:hAnsi="仿宋" w:eastAsia="仿宋_GB2312" w:cs="仿宋"/>
                <w:color w:val="000000"/>
                <w:kern w:val="0"/>
                <w:sz w:val="24"/>
                <w:szCs w:val="24"/>
                <w:vertAlign w:val="baseline"/>
                <w:lang w:val="en-US" w:eastAsia="zh-CN" w:bidi="ar-SA"/>
              </w:rPr>
            </w:pPr>
            <w:ins w:id="295" w:author="咨询组" w:date="2026-07-21T21:00:55Z">
              <w:r>
                <w:rPr>
                  <w:rFonts w:hint="eastAsia" w:ascii="仿宋_GB2312" w:hAnsi="仿宋" w:eastAsia="仿宋_GB2312" w:cs="仿宋"/>
                  <w:color w:val="000000"/>
                  <w:kern w:val="0"/>
                  <w:sz w:val="24"/>
                  <w:szCs w:val="24"/>
                  <w:vertAlign w:val="baseline"/>
                  <w:lang w:val="en-US" w:eastAsia="zh-CN" w:bidi="ar-SA"/>
                </w:rPr>
                <w:t>销售事业部及下属营销中心主管</w:t>
              </w:r>
            </w:ins>
          </w:p>
        </w:tc>
        <w:tc>
          <w:tcPr>
            <w:tcW w:w="2809" w:type="dxa"/>
            <w:tcBorders>
              <w:top w:val="single" w:color="000000" w:sz="4" w:space="0"/>
              <w:left w:val="single" w:color="000000" w:sz="4" w:space="0"/>
              <w:bottom w:val="single" w:color="000000" w:sz="4" w:space="0"/>
              <w:right w:val="single" w:color="000000" w:sz="8" w:space="0"/>
            </w:tcBorders>
            <w:shd w:val="clear" w:color="auto" w:fill="D9D9D9"/>
            <w:vAlign w:val="center"/>
          </w:tcPr>
          <w:p w14:paraId="734DD536">
            <w:pPr>
              <w:keepNext w:val="0"/>
              <w:keepLines w:val="0"/>
              <w:widowControl/>
              <w:suppressLineNumbers w:val="0"/>
              <w:jc w:val="center"/>
              <w:textAlignment w:val="center"/>
              <w:rPr>
                <w:ins w:id="296" w:author="咨询组" w:date="2026-07-21T21:00:55Z"/>
                <w:rFonts w:hint="eastAsia" w:ascii="仿宋_GB2312" w:hAnsi="仿宋" w:eastAsia="仿宋_GB2312" w:cs="仿宋"/>
                <w:color w:val="000000"/>
                <w:kern w:val="0"/>
                <w:sz w:val="24"/>
                <w:szCs w:val="24"/>
                <w:vertAlign w:val="baseline"/>
                <w:lang w:val="en-US" w:eastAsia="zh-CN" w:bidi="ar-SA"/>
              </w:rPr>
            </w:pPr>
            <w:ins w:id="297" w:author="咨询组" w:date="2026-07-21T21:00:55Z">
              <w:r>
                <w:rPr>
                  <w:rFonts w:hint="eastAsia" w:ascii="仿宋_GB2312" w:hAnsi="仿宋" w:eastAsia="仿宋_GB2312" w:cs="仿宋"/>
                  <w:color w:val="000000"/>
                  <w:kern w:val="0"/>
                  <w:sz w:val="24"/>
                  <w:szCs w:val="24"/>
                  <w:vertAlign w:val="baseline"/>
                  <w:lang w:val="en-US" w:eastAsia="zh-CN" w:bidi="ar-SA"/>
                </w:rPr>
                <w:t>销售事业部及下属营销中心销售代表</w:t>
              </w:r>
            </w:ins>
          </w:p>
        </w:tc>
      </w:tr>
      <w:tr w14:paraId="1F354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7" w:hRule="atLeast"/>
          <w:ins w:id="298" w:author="咨询组" w:date="2026-07-21T21:00:55Z"/>
        </w:trPr>
        <w:tc>
          <w:tcPr>
            <w:tcW w:w="1303" w:type="dxa"/>
            <w:tcBorders>
              <w:top w:val="single" w:color="000000" w:sz="4" w:space="0"/>
              <w:left w:val="single" w:color="000000" w:sz="8" w:space="0"/>
              <w:bottom w:val="single" w:color="000000" w:sz="4" w:space="0"/>
              <w:right w:val="single" w:color="000000" w:sz="4" w:space="0"/>
            </w:tcBorders>
            <w:shd w:val="clear" w:color="auto" w:fill="auto"/>
            <w:vAlign w:val="center"/>
          </w:tcPr>
          <w:p w14:paraId="26E04DCD">
            <w:pPr>
              <w:jc w:val="center"/>
              <w:rPr>
                <w:ins w:id="299" w:author="咨询组" w:date="2026-07-21T21:00:55Z"/>
                <w:rFonts w:hint="eastAsia" w:ascii="仿宋_GB2312" w:hAnsi="仿宋" w:eastAsia="仿宋_GB2312" w:cs="仿宋"/>
                <w:color w:val="000000"/>
                <w:kern w:val="0"/>
                <w:sz w:val="24"/>
                <w:szCs w:val="24"/>
                <w:vertAlign w:val="baseline"/>
                <w:lang w:val="en-US" w:eastAsia="zh-CN" w:bidi="ar-SA"/>
              </w:rPr>
            </w:pPr>
            <w:ins w:id="300" w:author="咨询组" w:date="2026-07-21T21:00:55Z">
              <w:r>
                <w:rPr>
                  <w:rFonts w:hint="eastAsia" w:ascii="仿宋_GB2312" w:hAnsi="仿宋" w:eastAsia="仿宋_GB2312" w:cs="仿宋"/>
                  <w:color w:val="000000"/>
                  <w:kern w:val="0"/>
                  <w:sz w:val="24"/>
                  <w:szCs w:val="24"/>
                  <w:vertAlign w:val="baseline"/>
                  <w:lang w:val="en-US" w:eastAsia="zh-CN" w:bidi="ar-SA"/>
                </w:rPr>
                <w:t>S6</w:t>
              </w:r>
            </w:ins>
          </w:p>
        </w:tc>
        <w:tc>
          <w:tcPr>
            <w:tcW w:w="23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A440B5">
            <w:pPr>
              <w:jc w:val="center"/>
              <w:rPr>
                <w:ins w:id="301" w:author="咨询组" w:date="2026-07-21T21:00:55Z"/>
                <w:rFonts w:hint="eastAsia" w:ascii="仿宋_GB2312" w:hAnsi="仿宋" w:eastAsia="仿宋_GB2312" w:cs="仿宋"/>
                <w:color w:val="000000"/>
                <w:kern w:val="0"/>
                <w:sz w:val="24"/>
                <w:szCs w:val="24"/>
                <w:vertAlign w:val="baseline"/>
                <w:lang w:val="en-US" w:eastAsia="zh-CN" w:bidi="ar-SA"/>
              </w:rPr>
            </w:pPr>
            <w:ins w:id="302" w:author="咨询组" w:date="2026-07-21T21:00:55Z">
              <w:r>
                <w:rPr>
                  <w:rFonts w:hint="eastAsia" w:ascii="仿宋_GB2312" w:hAnsi="仿宋" w:eastAsia="仿宋_GB2312" w:cs="仿宋"/>
                  <w:color w:val="000000"/>
                  <w:kern w:val="0"/>
                  <w:sz w:val="24"/>
                  <w:szCs w:val="24"/>
                  <w:vertAlign w:val="baseline"/>
                  <w:lang w:val="en-US" w:eastAsia="zh-CN" w:bidi="ar-SA"/>
                </w:rPr>
                <w:t>/</w:t>
              </w:r>
            </w:ins>
          </w:p>
        </w:tc>
        <w:tc>
          <w:tcPr>
            <w:tcW w:w="280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6AB8316A">
            <w:pPr>
              <w:jc w:val="center"/>
              <w:rPr>
                <w:ins w:id="303" w:author="咨询组" w:date="2026-07-21T21:00:55Z"/>
                <w:rFonts w:hint="eastAsia" w:ascii="仿宋_GB2312" w:hAnsi="仿宋" w:eastAsia="仿宋_GB2312" w:cs="仿宋"/>
                <w:color w:val="000000"/>
                <w:kern w:val="0"/>
                <w:sz w:val="24"/>
                <w:szCs w:val="24"/>
                <w:vertAlign w:val="baseline"/>
                <w:lang w:val="en-US" w:eastAsia="zh-CN" w:bidi="ar-SA"/>
              </w:rPr>
            </w:pPr>
            <w:ins w:id="304" w:author="咨询组" w:date="2026-07-21T21:00:55Z">
              <w:r>
                <w:rPr>
                  <w:rFonts w:hint="eastAsia" w:ascii="仿宋_GB2312" w:hAnsi="仿宋" w:eastAsia="仿宋_GB2312" w:cs="仿宋"/>
                  <w:color w:val="000000"/>
                  <w:kern w:val="0"/>
                  <w:sz w:val="24"/>
                  <w:szCs w:val="24"/>
                  <w:vertAlign w:val="baseline"/>
                  <w:lang w:val="en-US" w:eastAsia="zh-CN" w:bidi="ar-SA"/>
                </w:rPr>
                <w:t>/</w:t>
              </w:r>
            </w:ins>
          </w:p>
        </w:tc>
      </w:tr>
      <w:tr w14:paraId="66138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ins w:id="305" w:author="咨询组" w:date="2026-07-21T21:00:55Z"/>
        </w:trPr>
        <w:tc>
          <w:tcPr>
            <w:tcW w:w="1303" w:type="dxa"/>
            <w:vMerge w:val="restart"/>
            <w:tcBorders>
              <w:top w:val="single" w:color="000000" w:sz="4" w:space="0"/>
              <w:left w:val="single" w:color="000000" w:sz="8" w:space="0"/>
              <w:bottom w:val="single" w:color="000000" w:sz="4" w:space="0"/>
              <w:right w:val="single" w:color="000000" w:sz="4" w:space="0"/>
            </w:tcBorders>
            <w:shd w:val="clear" w:color="auto" w:fill="auto"/>
            <w:vAlign w:val="center"/>
          </w:tcPr>
          <w:p w14:paraId="39CCFFE5">
            <w:pPr>
              <w:jc w:val="center"/>
              <w:rPr>
                <w:ins w:id="306" w:author="咨询组" w:date="2026-07-21T21:00:55Z"/>
                <w:rFonts w:hint="eastAsia" w:ascii="仿宋_GB2312" w:hAnsi="仿宋" w:eastAsia="仿宋_GB2312" w:cs="仿宋"/>
                <w:color w:val="000000"/>
                <w:kern w:val="0"/>
                <w:sz w:val="24"/>
                <w:szCs w:val="24"/>
                <w:vertAlign w:val="baseline"/>
                <w:lang w:val="en-US" w:eastAsia="zh-CN" w:bidi="ar-SA"/>
              </w:rPr>
            </w:pPr>
            <w:ins w:id="307" w:author="咨询组" w:date="2026-07-21T21:00:55Z">
              <w:r>
                <w:rPr>
                  <w:rFonts w:hint="eastAsia" w:ascii="仿宋_GB2312" w:hAnsi="仿宋" w:eastAsia="仿宋_GB2312" w:cs="仿宋"/>
                  <w:color w:val="000000"/>
                  <w:kern w:val="0"/>
                  <w:sz w:val="24"/>
                  <w:szCs w:val="24"/>
                  <w:vertAlign w:val="baseline"/>
                  <w:lang w:val="en-US" w:eastAsia="zh-CN" w:bidi="ar-SA"/>
                </w:rPr>
                <w:t>S3</w:t>
              </w:r>
            </w:ins>
          </w:p>
        </w:tc>
        <w:tc>
          <w:tcPr>
            <w:tcW w:w="23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018857D">
            <w:pPr>
              <w:jc w:val="center"/>
              <w:rPr>
                <w:ins w:id="308" w:author="咨询组" w:date="2026-07-21T21:00:55Z"/>
                <w:rFonts w:hint="eastAsia" w:ascii="仿宋_GB2312" w:hAnsi="仿宋" w:eastAsia="仿宋_GB2312" w:cs="仿宋"/>
                <w:color w:val="000000"/>
                <w:kern w:val="0"/>
                <w:sz w:val="24"/>
                <w:szCs w:val="24"/>
                <w:vertAlign w:val="baseline"/>
                <w:lang w:val="en-US" w:eastAsia="zh-CN" w:bidi="ar-SA"/>
              </w:rPr>
            </w:pPr>
            <w:ins w:id="309" w:author="咨询组" w:date="2026-07-21T21:00:55Z">
              <w:r>
                <w:rPr>
                  <w:rFonts w:hint="eastAsia" w:ascii="仿宋_GB2312" w:hAnsi="仿宋" w:eastAsia="仿宋_GB2312" w:cs="仿宋"/>
                  <w:color w:val="000000"/>
                  <w:kern w:val="0"/>
                  <w:sz w:val="24"/>
                  <w:szCs w:val="24"/>
                  <w:vertAlign w:val="baseline"/>
                  <w:lang w:val="en-US" w:eastAsia="zh-CN" w:bidi="ar-SA"/>
                </w:rPr>
                <w:t>不限</w:t>
              </w:r>
            </w:ins>
          </w:p>
        </w:tc>
        <w:tc>
          <w:tcPr>
            <w:tcW w:w="2809" w:type="dxa"/>
            <w:vMerge w:val="restart"/>
            <w:tcBorders>
              <w:top w:val="single" w:color="000000" w:sz="4" w:space="0"/>
              <w:left w:val="single" w:color="000000" w:sz="4" w:space="0"/>
              <w:bottom w:val="single" w:color="000000" w:sz="4" w:space="0"/>
              <w:right w:val="single" w:color="000000" w:sz="8" w:space="0"/>
            </w:tcBorders>
            <w:shd w:val="clear" w:color="auto" w:fill="auto"/>
            <w:vAlign w:val="center"/>
          </w:tcPr>
          <w:p w14:paraId="2A8B24BC">
            <w:pPr>
              <w:jc w:val="center"/>
              <w:rPr>
                <w:ins w:id="310" w:author="咨询组" w:date="2026-07-21T21:00:55Z"/>
                <w:rFonts w:hint="eastAsia" w:ascii="仿宋_GB2312" w:hAnsi="仿宋" w:eastAsia="仿宋_GB2312" w:cs="仿宋"/>
                <w:color w:val="000000"/>
                <w:kern w:val="0"/>
                <w:sz w:val="24"/>
                <w:szCs w:val="24"/>
                <w:vertAlign w:val="baseline"/>
                <w:lang w:val="en-US" w:eastAsia="zh-CN" w:bidi="ar-SA"/>
              </w:rPr>
            </w:pPr>
            <w:ins w:id="311" w:author="咨询组" w:date="2026-07-21T21:00:55Z">
              <w:r>
                <w:rPr>
                  <w:rFonts w:hint="eastAsia" w:ascii="仿宋_GB2312" w:hAnsi="仿宋" w:eastAsia="仿宋_GB2312" w:cs="仿宋"/>
                  <w:color w:val="000000"/>
                  <w:kern w:val="0"/>
                  <w:sz w:val="24"/>
                  <w:szCs w:val="24"/>
                  <w:vertAlign w:val="baseline"/>
                  <w:lang w:val="en-US" w:eastAsia="zh-CN" w:bidi="ar-SA"/>
                </w:rPr>
                <w:t>≤30%/序列*营销中心</w:t>
              </w:r>
            </w:ins>
          </w:p>
        </w:tc>
      </w:tr>
      <w:tr w14:paraId="1ADEA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ins w:id="312" w:author="咨询组" w:date="2026-07-21T21:00:55Z"/>
        </w:trPr>
        <w:tc>
          <w:tcPr>
            <w:tcW w:w="1303" w:type="dxa"/>
            <w:vMerge w:val="continue"/>
            <w:tcBorders>
              <w:top w:val="single" w:color="000000" w:sz="4" w:space="0"/>
              <w:left w:val="single" w:color="000000" w:sz="8" w:space="0"/>
              <w:bottom w:val="single" w:color="000000" w:sz="4" w:space="0"/>
              <w:right w:val="single" w:color="000000" w:sz="4" w:space="0"/>
            </w:tcBorders>
            <w:shd w:val="clear" w:color="auto" w:fill="auto"/>
            <w:vAlign w:val="center"/>
          </w:tcPr>
          <w:p w14:paraId="1752A252">
            <w:pPr>
              <w:jc w:val="center"/>
              <w:rPr>
                <w:ins w:id="313" w:author="咨询组" w:date="2026-07-21T21:00:55Z"/>
                <w:rFonts w:hint="eastAsia" w:ascii="仿宋_GB2312" w:hAnsi="仿宋" w:eastAsia="仿宋_GB2312" w:cs="仿宋"/>
                <w:color w:val="000000"/>
                <w:kern w:val="0"/>
                <w:sz w:val="24"/>
                <w:szCs w:val="24"/>
                <w:vertAlign w:val="baseline"/>
                <w:lang w:val="en-US" w:eastAsia="zh-CN" w:bidi="ar-SA"/>
              </w:rPr>
            </w:pPr>
          </w:p>
        </w:tc>
        <w:tc>
          <w:tcPr>
            <w:tcW w:w="2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1F78E60">
            <w:pPr>
              <w:jc w:val="center"/>
              <w:rPr>
                <w:ins w:id="314" w:author="咨询组" w:date="2026-07-21T21:00:55Z"/>
                <w:rFonts w:hint="eastAsia" w:ascii="仿宋_GB2312" w:hAnsi="仿宋" w:eastAsia="仿宋_GB2312" w:cs="仿宋"/>
                <w:color w:val="000000"/>
                <w:kern w:val="0"/>
                <w:sz w:val="24"/>
                <w:szCs w:val="24"/>
                <w:vertAlign w:val="baseline"/>
                <w:lang w:val="en-US" w:eastAsia="zh-CN" w:bidi="ar-SA"/>
              </w:rPr>
            </w:pPr>
          </w:p>
        </w:tc>
        <w:tc>
          <w:tcPr>
            <w:tcW w:w="2809" w:type="dxa"/>
            <w:vMerge w:val="continue"/>
            <w:tcBorders>
              <w:top w:val="single" w:color="000000" w:sz="4" w:space="0"/>
              <w:left w:val="single" w:color="000000" w:sz="4" w:space="0"/>
              <w:bottom w:val="single" w:color="000000" w:sz="4" w:space="0"/>
              <w:right w:val="single" w:color="000000" w:sz="8" w:space="0"/>
            </w:tcBorders>
            <w:shd w:val="clear" w:color="auto" w:fill="auto"/>
            <w:vAlign w:val="center"/>
          </w:tcPr>
          <w:p w14:paraId="0C51B852">
            <w:pPr>
              <w:jc w:val="center"/>
              <w:rPr>
                <w:ins w:id="315" w:author="咨询组" w:date="2026-07-21T21:00:55Z"/>
                <w:rFonts w:hint="eastAsia" w:ascii="仿宋_GB2312" w:hAnsi="仿宋" w:eastAsia="仿宋_GB2312" w:cs="仿宋"/>
                <w:color w:val="000000"/>
                <w:kern w:val="0"/>
                <w:sz w:val="24"/>
                <w:szCs w:val="24"/>
                <w:vertAlign w:val="baseline"/>
                <w:lang w:val="en-US" w:eastAsia="zh-CN" w:bidi="ar-SA"/>
              </w:rPr>
            </w:pPr>
          </w:p>
        </w:tc>
      </w:tr>
      <w:tr w14:paraId="5D7F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7" w:hRule="atLeast"/>
          <w:ins w:id="316" w:author="咨询组" w:date="2026-07-21T21:00:55Z"/>
        </w:trPr>
        <w:tc>
          <w:tcPr>
            <w:tcW w:w="1303" w:type="dxa"/>
            <w:tcBorders>
              <w:top w:val="single" w:color="000000" w:sz="4" w:space="0"/>
              <w:left w:val="single" w:color="000000" w:sz="8" w:space="0"/>
              <w:bottom w:val="single" w:color="000000" w:sz="4" w:space="0"/>
              <w:right w:val="single" w:color="000000" w:sz="4" w:space="0"/>
            </w:tcBorders>
            <w:shd w:val="clear" w:color="auto" w:fill="auto"/>
            <w:vAlign w:val="center"/>
          </w:tcPr>
          <w:p w14:paraId="68DD863B">
            <w:pPr>
              <w:jc w:val="center"/>
              <w:rPr>
                <w:ins w:id="317" w:author="咨询组" w:date="2026-07-21T21:00:55Z"/>
                <w:rFonts w:hint="eastAsia" w:ascii="仿宋_GB2312" w:hAnsi="仿宋" w:eastAsia="仿宋_GB2312" w:cs="仿宋"/>
                <w:color w:val="000000"/>
                <w:kern w:val="0"/>
                <w:sz w:val="24"/>
                <w:szCs w:val="24"/>
                <w:vertAlign w:val="baseline"/>
                <w:lang w:val="en-US" w:eastAsia="zh-CN" w:bidi="ar-SA"/>
              </w:rPr>
            </w:pPr>
            <w:ins w:id="318" w:author="咨询组" w:date="2026-07-21T21:00:55Z">
              <w:r>
                <w:rPr>
                  <w:rFonts w:hint="eastAsia" w:ascii="仿宋_GB2312" w:hAnsi="仿宋" w:eastAsia="仿宋_GB2312" w:cs="仿宋"/>
                  <w:color w:val="000000"/>
                  <w:kern w:val="0"/>
                  <w:sz w:val="24"/>
                  <w:szCs w:val="24"/>
                  <w:vertAlign w:val="baseline"/>
                  <w:lang w:val="en-US" w:eastAsia="zh-CN" w:bidi="ar-SA"/>
                </w:rPr>
                <w:t>S2</w:t>
              </w:r>
            </w:ins>
          </w:p>
        </w:tc>
        <w:tc>
          <w:tcPr>
            <w:tcW w:w="23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B7D06B">
            <w:pPr>
              <w:jc w:val="center"/>
              <w:rPr>
                <w:ins w:id="319" w:author="咨询组" w:date="2026-07-21T21:00:55Z"/>
                <w:rFonts w:hint="eastAsia" w:ascii="仿宋_GB2312" w:hAnsi="仿宋" w:eastAsia="仿宋_GB2312" w:cs="仿宋"/>
                <w:color w:val="000000"/>
                <w:kern w:val="0"/>
                <w:sz w:val="24"/>
                <w:szCs w:val="24"/>
                <w:vertAlign w:val="baseline"/>
                <w:lang w:val="en-US" w:eastAsia="zh-CN" w:bidi="ar-SA"/>
              </w:rPr>
            </w:pPr>
            <w:ins w:id="320" w:author="咨询组" w:date="2026-07-21T21:00:55Z">
              <w:r>
                <w:rPr>
                  <w:rFonts w:hint="eastAsia" w:ascii="仿宋_GB2312" w:hAnsi="仿宋" w:eastAsia="仿宋_GB2312" w:cs="仿宋"/>
                  <w:color w:val="000000"/>
                  <w:kern w:val="0"/>
                  <w:sz w:val="24"/>
                  <w:szCs w:val="24"/>
                  <w:vertAlign w:val="baseline"/>
                  <w:lang w:val="en-US" w:eastAsia="zh-CN" w:bidi="ar-SA"/>
                </w:rPr>
                <w:t>/</w:t>
              </w:r>
            </w:ins>
          </w:p>
        </w:tc>
        <w:tc>
          <w:tcPr>
            <w:tcW w:w="280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59C987B9">
            <w:pPr>
              <w:jc w:val="center"/>
              <w:rPr>
                <w:ins w:id="321" w:author="咨询组" w:date="2026-07-21T21:00:55Z"/>
                <w:rFonts w:hint="eastAsia" w:ascii="仿宋_GB2312" w:hAnsi="仿宋" w:eastAsia="仿宋_GB2312" w:cs="仿宋"/>
                <w:color w:val="000000"/>
                <w:kern w:val="0"/>
                <w:sz w:val="24"/>
                <w:szCs w:val="24"/>
                <w:vertAlign w:val="baseline"/>
                <w:lang w:val="en-US" w:eastAsia="zh-CN" w:bidi="ar-SA"/>
              </w:rPr>
            </w:pPr>
            <w:ins w:id="322" w:author="咨询组" w:date="2026-07-21T21:00:55Z">
              <w:r>
                <w:rPr>
                  <w:rFonts w:hint="eastAsia" w:ascii="仿宋_GB2312" w:hAnsi="仿宋" w:eastAsia="仿宋_GB2312" w:cs="仿宋"/>
                  <w:color w:val="000000"/>
                  <w:kern w:val="0"/>
                  <w:sz w:val="24"/>
                  <w:szCs w:val="24"/>
                  <w:vertAlign w:val="baseline"/>
                  <w:lang w:val="en-US" w:eastAsia="zh-CN" w:bidi="ar-SA"/>
                </w:rPr>
                <w:t>不限</w:t>
              </w:r>
            </w:ins>
          </w:p>
        </w:tc>
      </w:tr>
      <w:tr w14:paraId="07E89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5" w:hRule="atLeast"/>
          <w:ins w:id="323" w:author="咨询组" w:date="2026-07-21T21:00:55Z"/>
        </w:trPr>
        <w:tc>
          <w:tcPr>
            <w:tcW w:w="1303" w:type="dxa"/>
            <w:tcBorders>
              <w:top w:val="single" w:color="000000" w:sz="4" w:space="0"/>
              <w:left w:val="single" w:color="000000" w:sz="8" w:space="0"/>
              <w:bottom w:val="single" w:color="000000" w:sz="8" w:space="0"/>
              <w:right w:val="single" w:color="000000" w:sz="4" w:space="0"/>
            </w:tcBorders>
            <w:shd w:val="clear" w:color="auto" w:fill="auto"/>
            <w:vAlign w:val="center"/>
          </w:tcPr>
          <w:p w14:paraId="50699B2E">
            <w:pPr>
              <w:jc w:val="center"/>
              <w:rPr>
                <w:ins w:id="324" w:author="咨询组" w:date="2026-07-21T21:00:55Z"/>
                <w:rFonts w:hint="eastAsia" w:ascii="仿宋_GB2312" w:hAnsi="仿宋" w:eastAsia="仿宋_GB2312" w:cs="仿宋"/>
                <w:color w:val="000000"/>
                <w:kern w:val="0"/>
                <w:sz w:val="24"/>
                <w:szCs w:val="24"/>
                <w:vertAlign w:val="baseline"/>
                <w:lang w:val="en-US" w:eastAsia="zh-CN" w:bidi="ar-SA"/>
              </w:rPr>
            </w:pPr>
            <w:ins w:id="325" w:author="咨询组" w:date="2026-07-21T21:00:55Z">
              <w:r>
                <w:rPr>
                  <w:rFonts w:hint="eastAsia" w:ascii="仿宋_GB2312" w:hAnsi="仿宋" w:eastAsia="仿宋_GB2312" w:cs="仿宋"/>
                  <w:color w:val="000000"/>
                  <w:kern w:val="0"/>
                  <w:sz w:val="24"/>
                  <w:szCs w:val="24"/>
                  <w:vertAlign w:val="baseline"/>
                  <w:lang w:val="en-US" w:eastAsia="zh-CN" w:bidi="ar-SA"/>
                </w:rPr>
                <w:t>S1</w:t>
              </w:r>
            </w:ins>
          </w:p>
        </w:tc>
        <w:tc>
          <w:tcPr>
            <w:tcW w:w="2390" w:type="dxa"/>
            <w:tcBorders>
              <w:top w:val="single" w:color="000000" w:sz="4" w:space="0"/>
              <w:left w:val="single" w:color="000000" w:sz="4" w:space="0"/>
              <w:bottom w:val="single" w:color="000000" w:sz="8" w:space="0"/>
              <w:right w:val="single" w:color="000000" w:sz="4" w:space="0"/>
            </w:tcBorders>
            <w:shd w:val="clear" w:color="auto" w:fill="auto"/>
            <w:vAlign w:val="center"/>
          </w:tcPr>
          <w:p w14:paraId="394CE5BB">
            <w:pPr>
              <w:jc w:val="center"/>
              <w:rPr>
                <w:ins w:id="326" w:author="咨询组" w:date="2026-07-21T21:00:55Z"/>
                <w:rFonts w:hint="eastAsia" w:ascii="仿宋_GB2312" w:hAnsi="仿宋" w:eastAsia="仿宋_GB2312" w:cs="仿宋"/>
                <w:color w:val="000000"/>
                <w:kern w:val="0"/>
                <w:sz w:val="24"/>
                <w:szCs w:val="24"/>
                <w:vertAlign w:val="baseline"/>
                <w:lang w:val="en-US" w:eastAsia="zh-CN" w:bidi="ar-SA"/>
              </w:rPr>
            </w:pPr>
            <w:ins w:id="327" w:author="咨询组" w:date="2026-07-21T21:00:55Z">
              <w:r>
                <w:rPr>
                  <w:rFonts w:hint="eastAsia" w:ascii="仿宋_GB2312" w:hAnsi="仿宋" w:eastAsia="仿宋_GB2312" w:cs="仿宋"/>
                  <w:color w:val="000000"/>
                  <w:kern w:val="0"/>
                  <w:sz w:val="24"/>
                  <w:szCs w:val="24"/>
                  <w:vertAlign w:val="baseline"/>
                  <w:lang w:val="en-US" w:eastAsia="zh-CN" w:bidi="ar-SA"/>
                </w:rPr>
                <w:t>/</w:t>
              </w:r>
            </w:ins>
          </w:p>
        </w:tc>
        <w:tc>
          <w:tcPr>
            <w:tcW w:w="2809" w:type="dxa"/>
            <w:tcBorders>
              <w:top w:val="single" w:color="000000" w:sz="4" w:space="0"/>
              <w:left w:val="single" w:color="000000" w:sz="4" w:space="0"/>
              <w:bottom w:val="single" w:color="000000" w:sz="8" w:space="0"/>
              <w:right w:val="single" w:color="000000" w:sz="8" w:space="0"/>
            </w:tcBorders>
            <w:shd w:val="clear" w:color="auto" w:fill="auto"/>
            <w:vAlign w:val="center"/>
          </w:tcPr>
          <w:p w14:paraId="720295C7">
            <w:pPr>
              <w:jc w:val="center"/>
              <w:rPr>
                <w:ins w:id="328" w:author="咨询组" w:date="2026-07-21T21:00:55Z"/>
                <w:rFonts w:hint="eastAsia" w:ascii="仿宋_GB2312" w:hAnsi="仿宋" w:eastAsia="仿宋_GB2312" w:cs="仿宋"/>
                <w:color w:val="000000"/>
                <w:kern w:val="0"/>
                <w:sz w:val="24"/>
                <w:szCs w:val="24"/>
                <w:vertAlign w:val="baseline"/>
                <w:lang w:val="en-US" w:eastAsia="zh-CN" w:bidi="ar-SA"/>
              </w:rPr>
            </w:pPr>
            <w:ins w:id="329" w:author="咨询组" w:date="2026-07-21T21:00:55Z">
              <w:r>
                <w:rPr>
                  <w:rFonts w:hint="eastAsia" w:ascii="仿宋_GB2312" w:hAnsi="仿宋" w:eastAsia="仿宋_GB2312" w:cs="仿宋"/>
                  <w:color w:val="000000"/>
                  <w:kern w:val="0"/>
                  <w:sz w:val="24"/>
                  <w:szCs w:val="24"/>
                  <w:vertAlign w:val="baseline"/>
                  <w:lang w:val="en-US" w:eastAsia="zh-CN" w:bidi="ar-SA"/>
                </w:rPr>
                <w:t>不限</w:t>
              </w:r>
            </w:ins>
          </w:p>
        </w:tc>
      </w:tr>
    </w:tbl>
    <w:p w14:paraId="7F37C460">
      <w:pPr>
        <w:pStyle w:val="26"/>
        <w:widowControl w:val="0"/>
        <w:numPr>
          <w:ilvl w:val="0"/>
          <w:numId w:val="0"/>
        </w:numPr>
        <w:spacing w:after="0" w:line="560" w:lineRule="exact"/>
        <w:ind w:left="0" w:leftChars="0" w:firstLine="328" w:firstLineChars="137"/>
        <w:jc w:val="both"/>
        <w:rPr>
          <w:rFonts w:hint="eastAsia" w:ascii="仿宋_GB2312" w:hAnsi="仿宋" w:eastAsia="仿宋_GB2312" w:cs="仿宋"/>
          <w:color w:val="000000"/>
          <w:kern w:val="0"/>
          <w:sz w:val="32"/>
          <w:szCs w:val="32"/>
          <w:lang w:val="en-US" w:eastAsia="zh-CN" w:bidi="ar-SA"/>
        </w:rPr>
      </w:pPr>
      <w:ins w:id="330" w:author="咨询组" w:date="2026-07-21T21:01:16Z">
        <w:r>
          <w:rPr>
            <w:rFonts w:hint="eastAsia" w:ascii="仿宋_GB2312" w:hAnsi="仿宋" w:eastAsia="仿宋_GB2312" w:cs="仿宋"/>
            <w:color w:val="000000"/>
            <w:kern w:val="0"/>
            <w:sz w:val="24"/>
            <w:szCs w:val="24"/>
            <w:vertAlign w:val="baseline"/>
            <w:lang w:val="en-US" w:eastAsia="zh-CN" w:bidi="ar-SA"/>
          </w:rPr>
          <w:t>S4+S5≤20%/序列</w:t>
        </w:r>
      </w:ins>
      <w:ins w:id="331" w:author="咨询组" w:date="2026-07-21T21:01:16Z">
        <w:r>
          <w:rPr>
            <w:rFonts w:hint="eastAsia" w:ascii="仿宋_GB2312" w:hAnsi="仿宋" w:eastAsia="仿宋_GB2312" w:cs="仿宋"/>
            <w:color w:val="auto"/>
            <w:kern w:val="0"/>
            <w:sz w:val="24"/>
            <w:szCs w:val="24"/>
            <w:vertAlign w:val="baseline"/>
            <w:lang w:val="en-US" w:eastAsia="zh-CN" w:bidi="ar-SA"/>
          </w:rPr>
          <w:t>*营销中心；其中成都/杭州事业部，S5≤4人/事业部；上海/沈阳事业部，S5≤3人/事业部；武汉/天津/深圳/郑州/兰州事业部，S5≤2人/事业部</w:t>
        </w:r>
      </w:ins>
      <w:r>
        <w:rPr>
          <w:rFonts w:hint="eastAsia" w:ascii="仿宋_GB2312" w:hAnsi="仿宋" w:eastAsia="仿宋_GB2312" w:cs="仿宋"/>
          <w:color w:val="auto"/>
          <w:kern w:val="0"/>
          <w:sz w:val="24"/>
          <w:szCs w:val="24"/>
          <w:vertAlign w:val="baseline"/>
          <w:lang w:val="en-US" w:eastAsia="zh-CN" w:bidi="ar-SA"/>
        </w:rPr>
        <w:t>。</w:t>
      </w:r>
      <w:bookmarkStart w:id="11" w:name="_GoBack"/>
      <w:bookmarkEnd w:id="11"/>
      <w:r>
        <w:rPr>
          <w:rFonts w:hint="eastAsia" w:ascii="仿宋_GB2312" w:hAnsi="仿宋" w:eastAsia="仿宋_GB2312" w:cs="仿宋"/>
          <w:color w:val="000000"/>
          <w:kern w:val="0"/>
          <w:sz w:val="32"/>
          <w:szCs w:val="32"/>
          <w:lang w:val="en-US" w:eastAsia="zh-CN" w:bidi="ar-SA"/>
        </w:rPr>
        <w:t>///</w:t>
      </w:r>
    </w:p>
    <w:p w14:paraId="217B4F20">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kern w:val="0"/>
          <w:sz w:val="32"/>
          <w:szCs w:val="32"/>
          <w:lang w:val="en-US" w:eastAsia="zh-CN" w:bidi="ar-SA"/>
        </w:rPr>
        <w:t>（三）</w:t>
      </w:r>
      <w:r>
        <w:rPr>
          <w:rFonts w:hint="default" w:ascii="仿宋_GB2312" w:hAnsi="仿宋" w:eastAsia="仿宋_GB2312" w:cs="仿宋"/>
          <w:color w:val="000000"/>
          <w:sz w:val="32"/>
          <w:szCs w:val="32"/>
          <w:highlight w:val="none"/>
          <w:lang w:val="en-US" w:eastAsia="zh-CN"/>
        </w:rPr>
        <w:t>运行类岗位序列中生产维修、生产运行、检验、仓储序列人才结构职数按照</w:t>
      </w:r>
      <w:r>
        <w:rPr>
          <w:rFonts w:hint="eastAsia" w:ascii="仿宋_GB2312" w:hAnsi="仿宋" w:eastAsia="仿宋_GB2312" w:cs="仿宋"/>
          <w:color w:val="000000"/>
          <w:sz w:val="32"/>
          <w:szCs w:val="32"/>
          <w:highlight w:val="none"/>
          <w:lang w:val="en-US" w:eastAsia="zh-CN"/>
        </w:rPr>
        <w:t>《员工发展（ED）模块体系文件</w:t>
      </w:r>
      <w:r>
        <w:rPr>
          <w:rFonts w:hint="default" w:ascii="仿宋_GB2312" w:hAnsi="仿宋" w:eastAsia="仿宋_GB2312" w:cs="仿宋"/>
          <w:color w:val="000000"/>
          <w:sz w:val="32"/>
          <w:szCs w:val="32"/>
          <w:highlight w:val="none"/>
          <w:lang w:val="en-US" w:eastAsia="zh-CN"/>
        </w:rPr>
        <w:t>》要求执行。</w:t>
      </w:r>
      <w:r>
        <w:rPr>
          <w:rFonts w:hint="eastAsia" w:ascii="仿宋_GB2312" w:hAnsi="仿宋" w:eastAsia="仿宋_GB2312" w:cs="仿宋"/>
          <w:color w:val="000000"/>
          <w:sz w:val="32"/>
          <w:szCs w:val="32"/>
          <w:highlight w:val="none"/>
          <w:lang w:val="en-US" w:eastAsia="zh-CN"/>
        </w:rPr>
        <w:t>///</w:t>
      </w:r>
    </w:p>
    <w:p w14:paraId="74270746">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kern w:val="0"/>
          <w:sz w:val="32"/>
          <w:szCs w:val="32"/>
          <w:lang w:val="en-US" w:eastAsia="zh-CN" w:bidi="ar-SA"/>
        </w:rPr>
        <w:t>（四）</w:t>
      </w:r>
      <w:r>
        <w:rPr>
          <w:rFonts w:hint="eastAsia" w:ascii="仿宋_GB2312" w:hAnsi="仿宋" w:eastAsia="仿宋_GB2312" w:cs="仿宋"/>
          <w:color w:val="000000"/>
          <w:sz w:val="32"/>
          <w:szCs w:val="32"/>
          <w:highlight w:val="none"/>
          <w:lang w:val="en-US" w:eastAsia="zh-CN"/>
        </w:rPr>
        <w:t>控股项目公司待职业发展体系并轨后，确定</w:t>
      </w:r>
      <w:ins w:id="332" w:author="咨询组" w:date="2026-07-21T20:12:56Z">
        <w:r>
          <w:rPr>
            <w:rFonts w:hint="default" w:ascii="仿宋_GB2312" w:hAnsi="仿宋" w:eastAsia="仿宋_GB2312" w:cs="仿宋"/>
            <w:color w:val="000000"/>
            <w:sz w:val="32"/>
            <w:szCs w:val="32"/>
            <w:highlight w:val="none"/>
            <w:lang w:val="en-US" w:eastAsia="zh-CN"/>
          </w:rPr>
          <w:t>人才结构职数</w:t>
        </w:r>
      </w:ins>
      <w:r>
        <w:rPr>
          <w:rFonts w:hint="eastAsia" w:ascii="仿宋_GB2312" w:hAnsi="仿宋" w:eastAsia="仿宋_GB2312" w:cs="仿宋"/>
          <w:color w:val="000000"/>
          <w:sz w:val="32"/>
          <w:szCs w:val="32"/>
          <w:highlight w:val="none"/>
          <w:lang w:val="en-US" w:eastAsia="zh-CN"/>
        </w:rPr>
        <w:t>规则</w:t>
      </w:r>
      <w:r>
        <w:rPr>
          <w:rFonts w:hint="default" w:ascii="仿宋_GB2312" w:hAnsi="仿宋" w:eastAsia="仿宋_GB2312" w:cs="仿宋"/>
          <w:color w:val="000000"/>
          <w:sz w:val="32"/>
          <w:szCs w:val="32"/>
          <w:highlight w:val="none"/>
          <w:lang w:val="en-US" w:eastAsia="zh-CN"/>
        </w:rPr>
        <w:t>。</w:t>
      </w:r>
      <w:r>
        <w:rPr>
          <w:rFonts w:hint="eastAsia" w:ascii="仿宋_GB2312" w:hAnsi="仿宋" w:eastAsia="仿宋_GB2312" w:cs="仿宋"/>
          <w:color w:val="000000"/>
          <w:sz w:val="32"/>
          <w:szCs w:val="32"/>
          <w:highlight w:val="none"/>
          <w:lang w:val="en-US" w:eastAsia="zh-CN"/>
        </w:rPr>
        <w:t>///</w:t>
      </w:r>
    </w:p>
    <w:p w14:paraId="60BB2851">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auto"/>
          <w:sz w:val="32"/>
          <w:szCs w:val="32"/>
          <w:highlight w:val="none"/>
          <w:lang w:val="en-US" w:eastAsia="zh-CN"/>
        </w:rPr>
      </w:pPr>
      <w:r>
        <w:rPr>
          <w:rFonts w:hint="default" w:ascii="仿宋_GB2312" w:hAnsi="仿宋" w:eastAsia="仿宋_GB2312" w:cs="仿宋"/>
          <w:color w:val="auto"/>
          <w:sz w:val="32"/>
          <w:szCs w:val="32"/>
          <w:highlight w:val="none"/>
          <w:lang w:val="en-US" w:eastAsia="zh-CN"/>
        </w:rPr>
        <w:t>（</w:t>
      </w:r>
      <w:r>
        <w:rPr>
          <w:rFonts w:hint="eastAsia" w:ascii="仿宋_GB2312" w:hAnsi="仿宋" w:eastAsia="仿宋_GB2312" w:cs="仿宋"/>
          <w:color w:val="auto"/>
          <w:sz w:val="32"/>
          <w:szCs w:val="32"/>
          <w:highlight w:val="none"/>
          <w:lang w:val="en-US" w:eastAsia="zh-CN"/>
        </w:rPr>
        <w:t>五</w:t>
      </w:r>
      <w:r>
        <w:rPr>
          <w:rFonts w:hint="default" w:ascii="仿宋_GB2312" w:hAnsi="仿宋" w:eastAsia="仿宋_GB2312" w:cs="仿宋"/>
          <w:color w:val="auto"/>
          <w:sz w:val="32"/>
          <w:szCs w:val="32"/>
          <w:highlight w:val="none"/>
          <w:lang w:val="en-US" w:eastAsia="zh-CN"/>
        </w:rPr>
        <w:t xml:space="preserve">）各职级职数应以对应序列基层编制人数为计算基数，按上述职数比例计算出的职级职数小于1的情况，可以按1人计算；按上述职数比例计算出的职级职数出现小数的，须向下取整。若经理级员工占用基层编制，计算职数时基层编制人数需减去中层占用的编制数。 </w:t>
      </w:r>
      <w:r>
        <w:rPr>
          <w:rFonts w:hint="eastAsia" w:ascii="仿宋_GB2312" w:hAnsi="仿宋" w:eastAsia="仿宋_GB2312" w:cs="仿宋"/>
          <w:color w:val="auto"/>
          <w:sz w:val="32"/>
          <w:szCs w:val="32"/>
          <w:highlight w:val="none"/>
          <w:lang w:val="en-US" w:eastAsia="zh-CN"/>
        </w:rPr>
        <w:t>///</w:t>
      </w:r>
    </w:p>
    <w:p w14:paraId="16F608E9">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auto"/>
          <w:sz w:val="32"/>
          <w:szCs w:val="32"/>
          <w:lang w:val="en-US" w:eastAsia="zh-CN"/>
        </w:rPr>
      </w:pPr>
      <w:r>
        <w:rPr>
          <w:rFonts w:hint="default" w:ascii="仿宋_GB2312" w:hAnsi="仿宋" w:eastAsia="仿宋_GB2312" w:cs="仿宋"/>
          <w:color w:val="auto"/>
          <w:sz w:val="32"/>
          <w:szCs w:val="32"/>
          <w:highlight w:val="none"/>
          <w:lang w:val="en-US" w:eastAsia="zh-CN"/>
        </w:rPr>
        <w:t>（</w:t>
      </w:r>
      <w:r>
        <w:rPr>
          <w:rFonts w:hint="eastAsia" w:ascii="仿宋_GB2312" w:hAnsi="仿宋" w:eastAsia="仿宋_GB2312" w:cs="仿宋"/>
          <w:color w:val="auto"/>
          <w:sz w:val="32"/>
          <w:szCs w:val="32"/>
          <w:highlight w:val="none"/>
          <w:lang w:val="en-US" w:eastAsia="zh-CN"/>
        </w:rPr>
        <w:t>六</w:t>
      </w:r>
      <w:r>
        <w:rPr>
          <w:rFonts w:hint="default" w:ascii="仿宋_GB2312" w:hAnsi="仿宋" w:eastAsia="仿宋_GB2312" w:cs="仿宋"/>
          <w:color w:val="auto"/>
          <w:sz w:val="32"/>
          <w:szCs w:val="32"/>
          <w:highlight w:val="none"/>
          <w:lang w:val="en-US" w:eastAsia="zh-CN"/>
        </w:rPr>
        <w:t>）同一序列涉及两个及以上部门员工的，由各专业委员会确定职数划分原则，并在各序列实施细则中进行明确。</w:t>
      </w:r>
      <w:r>
        <w:rPr>
          <w:rFonts w:hint="eastAsia" w:ascii="仿宋_GB2312" w:hAnsi="仿宋" w:eastAsia="仿宋_GB2312" w:cs="仿宋"/>
          <w:color w:val="auto"/>
          <w:sz w:val="32"/>
          <w:szCs w:val="32"/>
          <w:highlight w:val="none"/>
          <w:lang w:val="en-US" w:eastAsia="zh-CN"/>
        </w:rPr>
        <w:t>///</w:t>
      </w:r>
      <w:r>
        <w:rPr>
          <w:rFonts w:hint="default" w:ascii="仿宋_GB2312" w:hAnsi="仿宋" w:eastAsia="仿宋_GB2312" w:cs="仿宋"/>
          <w:color w:val="auto"/>
          <w:sz w:val="32"/>
          <w:szCs w:val="32"/>
          <w:lang w:val="en-US" w:eastAsia="zh-CN"/>
        </w:rPr>
        <w:t xml:space="preserve"> </w:t>
      </w:r>
    </w:p>
    <w:p w14:paraId="6FB3E541">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auto"/>
          <w:sz w:val="32"/>
          <w:szCs w:val="32"/>
          <w:highlight w:val="none"/>
          <w:lang w:val="en-US" w:eastAsia="zh-CN"/>
        </w:rPr>
      </w:pPr>
      <w:r>
        <w:rPr>
          <w:rFonts w:hint="default" w:ascii="仿宋_GB2312" w:hAnsi="仿宋" w:eastAsia="仿宋_GB2312" w:cs="仿宋"/>
          <w:color w:val="auto"/>
          <w:sz w:val="32"/>
          <w:szCs w:val="32"/>
          <w:highlight w:val="none"/>
          <w:lang w:val="en-US" w:eastAsia="zh-CN"/>
        </w:rPr>
        <w:t>（</w:t>
      </w:r>
      <w:r>
        <w:rPr>
          <w:rFonts w:hint="eastAsia" w:ascii="仿宋_GB2312" w:hAnsi="仿宋" w:eastAsia="仿宋_GB2312" w:cs="仿宋"/>
          <w:color w:val="auto"/>
          <w:sz w:val="32"/>
          <w:szCs w:val="32"/>
          <w:highlight w:val="none"/>
          <w:lang w:val="en-US" w:eastAsia="zh-CN"/>
        </w:rPr>
        <w:t>七</w:t>
      </w:r>
      <w:r>
        <w:rPr>
          <w:rFonts w:hint="default" w:ascii="仿宋_GB2312" w:hAnsi="仿宋" w:eastAsia="仿宋_GB2312" w:cs="仿宋"/>
          <w:color w:val="auto"/>
          <w:sz w:val="32"/>
          <w:szCs w:val="32"/>
          <w:highlight w:val="none"/>
          <w:lang w:val="en-US" w:eastAsia="zh-CN"/>
        </w:rPr>
        <w:t>）</w:t>
      </w:r>
      <w:r>
        <w:rPr>
          <w:rFonts w:hint="eastAsia" w:ascii="仿宋_GB2312" w:hAnsi="仿宋" w:eastAsia="仿宋_GB2312" w:cs="仿宋"/>
          <w:color w:val="auto"/>
          <w:sz w:val="32"/>
          <w:szCs w:val="32"/>
          <w:highlight w:val="none"/>
          <w:lang w:val="en-US" w:eastAsia="zh-CN"/>
        </w:rPr>
        <w:t>按组织架构进行总职点管控，以编制*各职级职数比例核算各组织层级、序列的总职点管控上限，各单位在“编制、总职点、工资总额”管控原则下，不突破发展上限可自主配置各职级人员。</w:t>
      </w:r>
    </w:p>
    <w:p w14:paraId="6C5C7CD3">
      <w:pPr>
        <w:pStyle w:val="26"/>
        <w:widowControl w:val="0"/>
        <w:numPr>
          <w:ilvl w:val="0"/>
          <w:numId w:val="0"/>
        </w:numPr>
        <w:spacing w:after="0" w:line="560" w:lineRule="exact"/>
        <w:ind w:left="0" w:leftChars="0" w:firstLine="438" w:firstLineChars="137"/>
        <w:jc w:val="both"/>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pPr>
      <w:r>
        <w:rPr>
          <w:rFonts w:hint="eastAsia" w:ascii="仿宋_GB2312" w:hAnsi="仿宋" w:eastAsia="仿宋_GB2312" w:cs="仿宋"/>
          <w:color w:val="000000" w:themeColor="text1"/>
          <w:kern w:val="0"/>
          <w:sz w:val="32"/>
          <w:szCs w:val="32"/>
          <w:lang w:val="en-US" w:eastAsia="zh-CN" w:bidi="ar-SA"/>
          <w14:textFill>
            <w14:solidFill>
              <w14:schemeClr w14:val="tx1"/>
            </w14:solidFill>
          </w14:textFill>
        </w:rPr>
        <w:t>1.</w:t>
      </w: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同一部门涉及两个及以上序列基层编制人数须分开计算总职点，省营销中心党群、采购、环境健康和安全序列以及工厂党群序列，P4职数各按照1人/序列进行配置，其余职级职数比例不变。</w:t>
      </w:r>
    </w:p>
    <w:p w14:paraId="0C62ED05">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000000" w:themeColor="text1"/>
          <w:sz w:val="32"/>
          <w:szCs w:val="32"/>
          <w:highlight w:val="none"/>
          <w:lang w:val="en-US" w:eastAsia="zh-CN"/>
          <w14:textFill>
            <w14:solidFill>
              <w14:schemeClr w14:val="tx1"/>
            </w14:solidFill>
          </w14:textFill>
        </w:rPr>
      </w:pPr>
      <w:r>
        <w:rPr>
          <w:rFonts w:hint="eastAsia" w:ascii="仿宋_GB2312" w:hAnsi="仿宋" w:eastAsia="仿宋_GB2312" w:cs="仿宋"/>
          <w:color w:val="000000" w:themeColor="text1"/>
          <w:kern w:val="0"/>
          <w:sz w:val="32"/>
          <w:szCs w:val="32"/>
          <w:lang w:val="en-US" w:eastAsia="zh-CN" w:bidi="ar-SA"/>
          <w14:textFill>
            <w14:solidFill>
              <w14:schemeClr w14:val="tx1"/>
            </w14:solidFill>
          </w14:textFill>
        </w:rPr>
        <w:t>2.</w:t>
      </w: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总职点管控规则将由啤酒人力资源部单独下发方案。///</w:t>
      </w:r>
    </w:p>
    <w:p w14:paraId="725970D0">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auto"/>
          <w:sz w:val="32"/>
          <w:szCs w:val="32"/>
          <w:highlight w:val="none"/>
          <w:lang w:val="en-US" w:eastAsia="zh-CN"/>
        </w:rPr>
      </w:pPr>
      <w:r>
        <w:rPr>
          <w:rFonts w:hint="default" w:ascii="仿宋_GB2312" w:hAnsi="仿宋" w:eastAsia="仿宋_GB2312" w:cs="仿宋"/>
          <w:color w:val="auto"/>
          <w:sz w:val="32"/>
          <w:szCs w:val="32"/>
          <w:highlight w:val="none"/>
          <w:lang w:val="en-US" w:eastAsia="zh-CN"/>
        </w:rPr>
        <w:t>（</w:t>
      </w:r>
      <w:r>
        <w:rPr>
          <w:rFonts w:hint="eastAsia" w:ascii="仿宋_GB2312" w:hAnsi="仿宋" w:eastAsia="仿宋_GB2312" w:cs="仿宋"/>
          <w:color w:val="auto"/>
          <w:sz w:val="32"/>
          <w:szCs w:val="32"/>
          <w:highlight w:val="none"/>
          <w:lang w:val="en-US" w:eastAsia="zh-CN"/>
        </w:rPr>
        <w:t>八</w:t>
      </w:r>
      <w:r>
        <w:rPr>
          <w:rFonts w:hint="default" w:ascii="仿宋_GB2312" w:hAnsi="仿宋" w:eastAsia="仿宋_GB2312" w:cs="仿宋"/>
          <w:color w:val="auto"/>
          <w:sz w:val="32"/>
          <w:szCs w:val="32"/>
          <w:highlight w:val="none"/>
          <w:lang w:val="en-US" w:eastAsia="zh-CN"/>
        </w:rPr>
        <w:t>）各级专业委员会根据评定权限，制定每年职数使用规划，</w:t>
      </w:r>
      <w:r>
        <w:rPr>
          <w:rFonts w:hint="eastAsia" w:ascii="仿宋_GB2312" w:hAnsi="仿宋" w:eastAsia="仿宋_GB2312" w:cs="仿宋"/>
          <w:color w:val="auto"/>
          <w:sz w:val="32"/>
          <w:szCs w:val="32"/>
          <w:highlight w:val="none"/>
          <w:lang w:val="en-US" w:eastAsia="zh-CN"/>
        </w:rPr>
        <w:t>对应专业委员会需充分征求用人单位意见后制定评定方案，根据用人单位意见，在评定实施方案中明确可开放高职级评定的单位及对应职数规划</w:t>
      </w:r>
      <w:r>
        <w:rPr>
          <w:rFonts w:hint="default" w:ascii="仿宋_GB2312" w:hAnsi="仿宋" w:eastAsia="仿宋_GB2312" w:cs="仿宋"/>
          <w:color w:val="auto"/>
          <w:sz w:val="32"/>
          <w:szCs w:val="32"/>
          <w:highlight w:val="none"/>
          <w:lang w:val="en-US" w:eastAsia="zh-CN"/>
        </w:rPr>
        <w:t>。</w:t>
      </w:r>
      <w:r>
        <w:rPr>
          <w:rFonts w:hint="eastAsia" w:ascii="仿宋_GB2312" w:hAnsi="仿宋" w:eastAsia="仿宋_GB2312" w:cs="仿宋"/>
          <w:color w:val="auto"/>
          <w:sz w:val="32"/>
          <w:szCs w:val="32"/>
          <w:highlight w:val="none"/>
          <w:lang w:val="en-US" w:eastAsia="zh-CN"/>
        </w:rPr>
        <w:t>///</w:t>
      </w:r>
    </w:p>
    <w:p w14:paraId="4C693754">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auto"/>
          <w:sz w:val="32"/>
          <w:szCs w:val="32"/>
          <w:highlight w:val="none"/>
          <w:lang w:val="en-US" w:eastAsia="zh-CN"/>
        </w:rPr>
      </w:pPr>
      <w:r>
        <w:rPr>
          <w:rFonts w:hint="default" w:ascii="仿宋_GB2312" w:hAnsi="仿宋" w:eastAsia="仿宋_GB2312" w:cs="仿宋"/>
          <w:color w:val="auto"/>
          <w:sz w:val="32"/>
          <w:szCs w:val="32"/>
          <w:highlight w:val="none"/>
          <w:lang w:val="en-US" w:eastAsia="zh-CN"/>
        </w:rPr>
        <w:t>（</w:t>
      </w:r>
      <w:r>
        <w:rPr>
          <w:rFonts w:hint="eastAsia" w:ascii="仿宋_GB2312" w:hAnsi="仿宋" w:eastAsia="仿宋_GB2312" w:cs="仿宋"/>
          <w:color w:val="auto"/>
          <w:sz w:val="32"/>
          <w:szCs w:val="32"/>
          <w:highlight w:val="none"/>
          <w:lang w:val="en-US" w:eastAsia="zh-CN"/>
        </w:rPr>
        <w:t>九</w:t>
      </w:r>
      <w:r>
        <w:rPr>
          <w:rFonts w:hint="default" w:ascii="仿宋_GB2312" w:hAnsi="仿宋" w:eastAsia="仿宋_GB2312" w:cs="仿宋"/>
          <w:color w:val="auto"/>
          <w:sz w:val="32"/>
          <w:szCs w:val="32"/>
          <w:highlight w:val="none"/>
          <w:lang w:val="en-US" w:eastAsia="zh-CN"/>
        </w:rPr>
        <w:t>）各通道、各职级职数比例需与公司战略和组织架构相匹配，并随之动态调整</w:t>
      </w:r>
      <w:r>
        <w:rPr>
          <w:rFonts w:hint="eastAsia" w:ascii="仿宋_GB2312" w:hAnsi="仿宋" w:eastAsia="仿宋_GB2312" w:cs="仿宋"/>
          <w:color w:val="auto"/>
          <w:sz w:val="32"/>
          <w:szCs w:val="32"/>
          <w:highlight w:val="none"/>
          <w:lang w:val="en-US" w:eastAsia="zh-CN"/>
        </w:rPr>
        <w:t>。///</w:t>
      </w:r>
    </w:p>
    <w:p w14:paraId="56FC654D">
      <w:pPr>
        <w:pStyle w:val="50"/>
        <w:ind w:left="993" w:firstLine="0" w:firstLineChars="0"/>
        <w:outlineLvl w:val="9"/>
      </w:pPr>
    </w:p>
    <w:p w14:paraId="2BC71DF4">
      <w:pPr>
        <w:pStyle w:val="32"/>
        <w:numPr>
          <w:ilvl w:val="0"/>
          <w:numId w:val="0"/>
        </w:numPr>
        <w:ind w:left="0" w:leftChars="0" w:firstLine="0" w:firstLineChars="0"/>
        <w:jc w:val="center"/>
        <w:rPr>
          <w:rFonts w:ascii="黑体" w:hAnsi="黑体" w:eastAsia="黑体" w:cs="仿宋"/>
          <w:color w:val="000000"/>
          <w:highlight w:val="none"/>
        </w:rPr>
      </w:pPr>
      <w:bookmarkStart w:id="6" w:name="_Toc25476"/>
      <w:r>
        <w:rPr>
          <w:rFonts w:hint="eastAsia" w:ascii="黑体" w:hAnsi="黑体" w:eastAsia="黑体" w:cs="仿宋"/>
          <w:b w:val="0"/>
          <w:color w:val="000000"/>
          <w:kern w:val="2"/>
          <w:sz w:val="32"/>
          <w:szCs w:val="32"/>
          <w:lang w:val="en-US" w:eastAsia="zh-CN" w:bidi="ar-SA"/>
        </w:rPr>
        <w:t>第三章</w:t>
      </w:r>
      <w:r>
        <w:rPr>
          <w:rFonts w:hint="eastAsia" w:ascii="黑体" w:hAnsi="黑体" w:eastAsia="黑体" w:cs="仿宋"/>
          <w:color w:val="000000"/>
          <w:highlight w:val="none"/>
        </w:rPr>
        <w:t>任职资格标准</w:t>
      </w:r>
      <w:bookmarkEnd w:id="6"/>
    </w:p>
    <w:p w14:paraId="10D4F176">
      <w:pPr>
        <w:pStyle w:val="26"/>
        <w:widowControl w:val="0"/>
        <w:numPr>
          <w:ilvl w:val="0"/>
          <w:numId w:val="0"/>
        </w:numPr>
        <w:spacing w:after="0" w:line="560" w:lineRule="exact"/>
        <w:ind w:left="0" w:leftChars="0" w:firstLine="640" w:firstLineChars="200"/>
        <w:jc w:val="both"/>
        <w:rPr>
          <w:rFonts w:hint="default" w:ascii="仿宋_GB2312" w:hAnsi="仿宋" w:eastAsia="仿宋_GB2312" w:cs="仿宋"/>
          <w:color w:val="auto"/>
          <w:sz w:val="32"/>
          <w:szCs w:val="32"/>
          <w:lang w:val="en-US"/>
        </w:rPr>
      </w:pPr>
      <w:r>
        <w:rPr>
          <w:rFonts w:hint="default" w:ascii="黑体" w:hAnsi="黑体" w:eastAsia="黑体" w:cs="仿宋"/>
          <w:b w:val="0"/>
          <w:color w:val="auto"/>
          <w:kern w:val="0"/>
          <w:sz w:val="32"/>
          <w:szCs w:val="32"/>
          <w:lang w:val="en-US" w:eastAsia="zh-CN" w:bidi="ar-SA"/>
        </w:rPr>
        <w:t>第十四条</w:t>
      </w:r>
      <w:r>
        <w:rPr>
          <w:rFonts w:hint="eastAsia" w:ascii="仿宋_GB2312" w:hAnsi="仿宋" w:eastAsia="仿宋_GB2312" w:cs="仿宋"/>
          <w:color w:val="000000"/>
          <w:sz w:val="32"/>
          <w:szCs w:val="32"/>
        </w:rPr>
        <w:t>管理类岗位序列任职资格标准按照《管理序列人才标准》</w:t>
      </w:r>
      <w:r>
        <w:rPr>
          <w:rFonts w:hint="eastAsia" w:ascii="仿宋_GB2312" w:hAnsi="仿宋" w:eastAsia="仿宋_GB2312" w:cs="仿宋"/>
          <w:color w:val="000000"/>
          <w:sz w:val="32"/>
          <w:szCs w:val="32"/>
          <w:lang w:eastAsia="zh-CN"/>
        </w:rPr>
        <w:t>、</w:t>
      </w:r>
      <w:r>
        <w:rPr>
          <w:rFonts w:hint="eastAsia" w:ascii="仿宋_GB2312" w:hAnsi="仿宋" w:eastAsia="仿宋_GB2312" w:cs="仿宋"/>
          <w:color w:val="auto"/>
          <w:sz w:val="32"/>
          <w:szCs w:val="32"/>
        </w:rPr>
        <w:t>《华润啤酒直管干部管理规定》、</w:t>
      </w:r>
      <w:r>
        <w:rPr>
          <w:rFonts w:hint="eastAsia" w:ascii="仿宋_GB2312" w:hAnsi="仿宋" w:eastAsia="仿宋_GB2312" w:cs="仿宋"/>
          <w:color w:val="auto"/>
          <w:sz w:val="32"/>
          <w:szCs w:val="32"/>
          <w:highlight w:val="none"/>
        </w:rPr>
        <w:t>《华润啤酒</w:t>
      </w:r>
      <w:r>
        <w:rPr>
          <w:rFonts w:hint="eastAsia" w:ascii="仿宋_GB2312" w:hAnsi="仿宋" w:eastAsia="仿宋_GB2312" w:cs="仿宋"/>
          <w:color w:val="auto"/>
          <w:sz w:val="32"/>
          <w:szCs w:val="32"/>
          <w:highlight w:val="none"/>
          <w:lang w:val="en-US" w:eastAsia="zh-CN"/>
        </w:rPr>
        <w:t>资深管理人员管理办法</w:t>
      </w:r>
      <w:r>
        <w:rPr>
          <w:rFonts w:hint="eastAsia" w:ascii="仿宋_GB2312" w:hAnsi="仿宋" w:eastAsia="仿宋_GB2312" w:cs="仿宋"/>
          <w:color w:val="auto"/>
          <w:sz w:val="32"/>
          <w:szCs w:val="32"/>
          <w:highlight w:val="none"/>
        </w:rPr>
        <w:t>》</w:t>
      </w:r>
      <w:r>
        <w:rPr>
          <w:rFonts w:hint="eastAsia" w:ascii="仿宋_GB2312" w:hAnsi="仿宋" w:eastAsia="仿宋_GB2312" w:cs="仿宋"/>
          <w:color w:val="auto"/>
          <w:sz w:val="32"/>
          <w:szCs w:val="32"/>
          <w:highlight w:val="none"/>
          <w:lang w:eastAsia="zh-CN"/>
        </w:rPr>
        <w:t>、</w:t>
      </w:r>
      <w:r>
        <w:rPr>
          <w:rFonts w:hint="eastAsia" w:ascii="仿宋_GB2312" w:hAnsi="仿宋" w:eastAsia="仿宋_GB2312" w:cs="仿宋"/>
          <w:color w:val="auto"/>
          <w:sz w:val="32"/>
          <w:szCs w:val="32"/>
          <w:lang w:eastAsia="zh-CN"/>
        </w:rPr>
        <w:t>《华润啤酒经理级员工管理办法》</w:t>
      </w:r>
      <w:r>
        <w:rPr>
          <w:rFonts w:hint="eastAsia" w:ascii="仿宋_GB2312" w:hAnsi="仿宋" w:eastAsia="仿宋_GB2312" w:cs="仿宋"/>
          <w:color w:val="auto"/>
          <w:sz w:val="32"/>
          <w:szCs w:val="32"/>
        </w:rPr>
        <w:t>执行</w:t>
      </w:r>
      <w:r>
        <w:rPr>
          <w:rFonts w:hint="eastAsia" w:ascii="仿宋_GB2312" w:hAnsi="仿宋" w:eastAsia="仿宋_GB2312" w:cs="仿宋"/>
          <w:color w:val="auto"/>
          <w:sz w:val="32"/>
          <w:szCs w:val="32"/>
          <w:lang w:eastAsia="zh-CN"/>
        </w:rPr>
        <w:t>。</w:t>
      </w:r>
      <w:r>
        <w:rPr>
          <w:rFonts w:hint="eastAsia" w:ascii="仿宋_GB2312" w:hAnsi="仿宋" w:eastAsia="仿宋_GB2312" w:cs="仿宋"/>
          <w:color w:val="auto"/>
          <w:sz w:val="32"/>
          <w:szCs w:val="32"/>
          <w:lang w:val="en-US" w:eastAsia="zh-CN"/>
        </w:rPr>
        <w:t>///</w:t>
      </w:r>
    </w:p>
    <w:p w14:paraId="543FEAD9">
      <w:pPr>
        <w:pStyle w:val="26"/>
        <w:widowControl w:val="0"/>
        <w:numPr>
          <w:ilvl w:val="0"/>
          <w:numId w:val="0"/>
        </w:numPr>
        <w:spacing w:after="0" w:line="560" w:lineRule="exact"/>
        <w:ind w:left="0" w:leftChars="0" w:firstLine="640" w:firstLineChars="200"/>
        <w:jc w:val="both"/>
        <w:rPr>
          <w:rFonts w:hint="default" w:ascii="仿宋_GB2312" w:hAnsi="仿宋" w:eastAsia="仿宋_GB2312" w:cs="仿宋"/>
          <w:color w:val="000000"/>
          <w:sz w:val="32"/>
          <w:szCs w:val="32"/>
          <w:highlight w:val="none"/>
          <w:lang w:val="en-US"/>
        </w:rPr>
      </w:pPr>
      <w:r>
        <w:rPr>
          <w:rFonts w:hint="default" w:ascii="黑体" w:hAnsi="黑体" w:eastAsia="黑体" w:cs="仿宋"/>
          <w:b w:val="0"/>
          <w:color w:val="000000"/>
          <w:kern w:val="0"/>
          <w:sz w:val="32"/>
          <w:szCs w:val="32"/>
          <w:lang w:val="en-US" w:eastAsia="zh-CN" w:bidi="ar-SA"/>
        </w:rPr>
        <w:t>第十五条</w:t>
      </w:r>
      <w:r>
        <w:rPr>
          <w:rFonts w:hint="eastAsia" w:ascii="仿宋_GB2312" w:hAnsi="仿宋" w:eastAsia="仿宋_GB2312" w:cs="仿宋"/>
          <w:color w:val="auto"/>
          <w:sz w:val="32"/>
          <w:szCs w:val="32"/>
        </w:rPr>
        <w:t>除管理类岗位序列外，任职资格框架包括角色定位、基础条件、进阶条件、知识、</w:t>
      </w:r>
      <w:r>
        <w:rPr>
          <w:rFonts w:hint="eastAsia" w:ascii="仿宋_GB2312" w:hAnsi="仿宋" w:eastAsia="仿宋_GB2312" w:cs="仿宋"/>
          <w:color w:val="auto"/>
          <w:sz w:val="32"/>
          <w:szCs w:val="32"/>
          <w:lang w:val="en-US" w:eastAsia="zh-CN"/>
        </w:rPr>
        <w:t>专业</w:t>
      </w:r>
      <w:r>
        <w:rPr>
          <w:rFonts w:hint="eastAsia" w:ascii="仿宋_GB2312" w:hAnsi="仿宋" w:eastAsia="仿宋_GB2312" w:cs="仿宋"/>
          <w:color w:val="auto"/>
          <w:sz w:val="32"/>
          <w:szCs w:val="32"/>
        </w:rPr>
        <w:t>技能和能</w:t>
      </w:r>
      <w:r>
        <w:rPr>
          <w:rFonts w:hint="eastAsia" w:ascii="仿宋_GB2312" w:hAnsi="仿宋" w:eastAsia="仿宋_GB2312" w:cs="仿宋"/>
          <w:color w:val="000000"/>
          <w:sz w:val="32"/>
          <w:szCs w:val="32"/>
        </w:rPr>
        <w:t>力素质六部分</w:t>
      </w:r>
      <w:r>
        <w:rPr>
          <w:rFonts w:hint="eastAsia" w:ascii="仿宋_GB2312" w:hAnsi="仿宋" w:eastAsia="仿宋_GB2312" w:cs="仿宋"/>
          <w:color w:val="000000"/>
          <w:sz w:val="32"/>
          <w:szCs w:val="32"/>
          <w:lang w:eastAsia="zh-CN"/>
        </w:rPr>
        <w:t>，</w:t>
      </w:r>
      <w:r>
        <w:rPr>
          <w:rFonts w:hint="eastAsia" w:ascii="仿宋_GB2312" w:hAnsi="仿宋" w:eastAsia="仿宋_GB2312" w:cs="仿宋"/>
          <w:color w:val="000000"/>
          <w:sz w:val="32"/>
          <w:szCs w:val="32"/>
          <w:highlight w:val="none"/>
          <w:lang w:eastAsia="zh-CN"/>
        </w:rPr>
        <w:t>具体详见</w:t>
      </w:r>
      <w:ins w:id="333" w:author="咨询组" w:date="2026-07-21T20:14:06Z">
        <w:r>
          <w:rPr>
            <w:rFonts w:hint="eastAsia" w:ascii="仿宋_GB2312" w:hAnsi="仿宋" w:eastAsia="仿宋_GB2312" w:cs="仿宋"/>
            <w:color w:val="000000"/>
            <w:sz w:val="32"/>
            <w:szCs w:val="32"/>
            <w:highlight w:val="none"/>
            <w:lang w:val="en-US" w:eastAsia="zh-CN"/>
          </w:rPr>
          <w:t>《华润啤酒员工职业发展管理办法》</w:t>
        </w:r>
      </w:ins>
      <w:r>
        <w:rPr>
          <w:rFonts w:hint="eastAsia" w:ascii="仿宋_GB2312" w:hAnsi="仿宋" w:eastAsia="仿宋_GB2312" w:cs="仿宋"/>
          <w:color w:val="000000"/>
          <w:sz w:val="32"/>
          <w:szCs w:val="32"/>
          <w:highlight w:val="none"/>
          <w:lang w:eastAsia="zh-CN"/>
        </w:rPr>
        <w:t>附件</w:t>
      </w:r>
      <w:r>
        <w:rPr>
          <w:rFonts w:hint="eastAsia" w:ascii="仿宋_GB2312" w:hAnsi="仿宋" w:eastAsia="仿宋_GB2312" w:cs="仿宋"/>
          <w:color w:val="000000"/>
          <w:sz w:val="32"/>
          <w:szCs w:val="32"/>
          <w:highlight w:val="none"/>
          <w:lang w:val="en-US" w:eastAsia="zh-CN"/>
        </w:rPr>
        <w:t>3</w:t>
      </w:r>
      <w:ins w:id="334" w:author="咨询组" w:date="2026-07-21T20:14:11Z">
        <w:r>
          <w:rPr>
            <w:rFonts w:hint="eastAsia" w:ascii="仿宋_GB2312" w:hAnsi="仿宋" w:eastAsia="仿宋_GB2312" w:cs="仿宋"/>
            <w:color w:val="000000"/>
            <w:sz w:val="32"/>
            <w:szCs w:val="32"/>
            <w:highlight w:val="none"/>
            <w:lang w:val="en-US" w:eastAsia="zh-CN"/>
          </w:rPr>
          <w:t>《任职资格标准》</w:t>
        </w:r>
      </w:ins>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lang w:val="en-US" w:eastAsia="zh-CN"/>
        </w:rPr>
        <w:t>///</w:t>
      </w:r>
    </w:p>
    <w:p w14:paraId="3C816807">
      <w:pPr>
        <w:pStyle w:val="26"/>
        <w:widowControl w:val="0"/>
        <w:numPr>
          <w:ilvl w:val="0"/>
          <w:numId w:val="0"/>
        </w:numPr>
        <w:spacing w:after="0" w:line="560" w:lineRule="exact"/>
        <w:ind w:left="0" w:leftChars="0" w:firstLine="640" w:firstLineChars="200"/>
        <w:jc w:val="both"/>
        <w:rPr>
          <w:rFonts w:hint="default" w:ascii="仿宋_GB2312" w:hAnsi="仿宋" w:eastAsia="仿宋_GB2312" w:cs="仿宋"/>
          <w:color w:val="000000"/>
          <w:sz w:val="32"/>
          <w:szCs w:val="32"/>
          <w:lang w:val="en-US" w:eastAsia="zh-CN"/>
        </w:rPr>
      </w:pPr>
      <w:r>
        <w:rPr>
          <w:rFonts w:hint="default" w:ascii="黑体" w:hAnsi="黑体" w:eastAsia="黑体" w:cs="仿宋"/>
          <w:b w:val="0"/>
          <w:color w:val="000000"/>
          <w:kern w:val="0"/>
          <w:sz w:val="32"/>
          <w:szCs w:val="32"/>
          <w:lang w:val="en-US" w:eastAsia="zh-CN" w:bidi="ar-SA"/>
        </w:rPr>
        <w:t>第十六条</w:t>
      </w:r>
      <w:r>
        <w:rPr>
          <w:rFonts w:hint="eastAsia" w:ascii="仿宋_GB2312" w:hAnsi="仿宋" w:eastAsia="仿宋_GB2312" w:cs="仿宋"/>
          <w:color w:val="000000"/>
          <w:sz w:val="32"/>
          <w:szCs w:val="32"/>
          <w:highlight w:val="none"/>
          <w:lang w:eastAsia="zh-CN"/>
        </w:rPr>
        <w:t>各专业委员会负责在任职资格框架下开发、迭代、维护所负责序列具体任职资格标准，具体详见</w:t>
      </w:r>
      <w:ins w:id="335" w:author="咨询组" w:date="2026-07-21T20:14:02Z">
        <w:r>
          <w:rPr>
            <w:rFonts w:hint="eastAsia" w:ascii="仿宋_GB2312" w:hAnsi="仿宋" w:eastAsia="仿宋_GB2312" w:cs="仿宋"/>
            <w:color w:val="000000"/>
            <w:sz w:val="32"/>
            <w:szCs w:val="32"/>
            <w:highlight w:val="none"/>
            <w:lang w:val="en-US" w:eastAsia="zh-CN"/>
          </w:rPr>
          <w:t>《华润啤酒员工职业发展管理办法》</w:t>
        </w:r>
      </w:ins>
      <w:r>
        <w:rPr>
          <w:rFonts w:hint="eastAsia" w:ascii="仿宋_GB2312" w:hAnsi="仿宋" w:eastAsia="仿宋_GB2312" w:cs="仿宋"/>
          <w:color w:val="000000"/>
          <w:sz w:val="32"/>
          <w:szCs w:val="32"/>
          <w:highlight w:val="none"/>
          <w:lang w:eastAsia="zh-CN"/>
        </w:rPr>
        <w:t>附件</w:t>
      </w:r>
      <w:r>
        <w:rPr>
          <w:rFonts w:hint="eastAsia" w:ascii="仿宋_GB2312" w:hAnsi="仿宋" w:eastAsia="仿宋_GB2312" w:cs="仿宋"/>
          <w:color w:val="000000"/>
          <w:sz w:val="32"/>
          <w:szCs w:val="32"/>
          <w:highlight w:val="none"/>
          <w:lang w:val="en-US" w:eastAsia="zh-CN"/>
        </w:rPr>
        <w:t>3</w:t>
      </w:r>
      <w:ins w:id="336" w:author="范华玉" w:date="2026-07-20T14:51:22Z">
        <w:r>
          <w:rPr>
            <w:rFonts w:hint="eastAsia" w:ascii="仿宋_GB2312" w:hAnsi="仿宋" w:eastAsia="仿宋_GB2312" w:cs="仿宋"/>
            <w:color w:val="000000"/>
            <w:sz w:val="32"/>
            <w:szCs w:val="32"/>
            <w:highlight w:val="none"/>
            <w:lang w:val="en-US" w:eastAsia="zh-CN"/>
          </w:rPr>
          <w:t>《</w:t>
        </w:r>
      </w:ins>
      <w:ins w:id="337" w:author="范华玉" w:date="2026-07-20T14:51:31Z">
        <w:r>
          <w:rPr>
            <w:rFonts w:hint="eastAsia" w:ascii="仿宋_GB2312" w:hAnsi="仿宋" w:eastAsia="仿宋_GB2312" w:cs="仿宋"/>
            <w:color w:val="000000"/>
            <w:sz w:val="32"/>
            <w:szCs w:val="32"/>
            <w:highlight w:val="none"/>
            <w:lang w:val="en-US" w:eastAsia="zh-CN"/>
          </w:rPr>
          <w:t>任职</w:t>
        </w:r>
      </w:ins>
      <w:ins w:id="338" w:author="范华玉" w:date="2026-07-20T14:51:34Z">
        <w:r>
          <w:rPr>
            <w:rFonts w:hint="eastAsia" w:ascii="仿宋_GB2312" w:hAnsi="仿宋" w:eastAsia="仿宋_GB2312" w:cs="仿宋"/>
            <w:color w:val="000000"/>
            <w:sz w:val="32"/>
            <w:szCs w:val="32"/>
            <w:highlight w:val="none"/>
            <w:lang w:val="en-US" w:eastAsia="zh-CN"/>
          </w:rPr>
          <w:t>资格</w:t>
        </w:r>
      </w:ins>
      <w:ins w:id="339" w:author="范华玉" w:date="2026-07-20T14:51:36Z">
        <w:r>
          <w:rPr>
            <w:rFonts w:hint="eastAsia" w:ascii="仿宋_GB2312" w:hAnsi="仿宋" w:eastAsia="仿宋_GB2312" w:cs="仿宋"/>
            <w:color w:val="000000"/>
            <w:sz w:val="32"/>
            <w:szCs w:val="32"/>
            <w:highlight w:val="none"/>
            <w:lang w:val="en-US" w:eastAsia="zh-CN"/>
          </w:rPr>
          <w:t>标准</w:t>
        </w:r>
      </w:ins>
      <w:ins w:id="340" w:author="范华玉" w:date="2026-07-20T14:51:22Z">
        <w:r>
          <w:rPr>
            <w:rFonts w:hint="eastAsia" w:ascii="仿宋_GB2312" w:hAnsi="仿宋" w:eastAsia="仿宋_GB2312" w:cs="仿宋"/>
            <w:color w:val="000000"/>
            <w:sz w:val="32"/>
            <w:szCs w:val="32"/>
            <w:highlight w:val="none"/>
            <w:lang w:val="en-US" w:eastAsia="zh-CN"/>
          </w:rPr>
          <w:t>》</w:t>
        </w:r>
      </w:ins>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lang w:val="en-US" w:eastAsia="zh-CN"/>
        </w:rPr>
        <w:t>///</w:t>
      </w:r>
    </w:p>
    <w:p w14:paraId="5665484A">
      <w:pPr>
        <w:pStyle w:val="26"/>
        <w:widowControl w:val="0"/>
        <w:numPr>
          <w:ilvl w:val="0"/>
          <w:numId w:val="0"/>
        </w:numPr>
        <w:spacing w:after="0" w:line="560" w:lineRule="exact"/>
        <w:ind w:leftChars="200"/>
        <w:jc w:val="both"/>
        <w:rPr>
          <w:rFonts w:hint="eastAsia" w:ascii="仿宋_GB2312" w:hAnsi="仿宋" w:eastAsia="仿宋_GB2312" w:cs="仿宋"/>
          <w:color w:val="000000"/>
          <w:sz w:val="32"/>
          <w:szCs w:val="32"/>
        </w:rPr>
      </w:pPr>
    </w:p>
    <w:p w14:paraId="0E0EDC28">
      <w:pPr>
        <w:pStyle w:val="32"/>
        <w:numPr>
          <w:ilvl w:val="0"/>
          <w:numId w:val="0"/>
        </w:numPr>
        <w:ind w:left="0" w:leftChars="0" w:firstLine="0" w:firstLineChars="0"/>
        <w:jc w:val="center"/>
        <w:rPr>
          <w:rFonts w:ascii="黑体" w:hAnsi="黑体" w:eastAsia="黑体" w:cs="仿宋"/>
          <w:color w:val="000000"/>
        </w:rPr>
      </w:pPr>
      <w:bookmarkStart w:id="7" w:name="_Toc14972"/>
      <w:r>
        <w:rPr>
          <w:rFonts w:hint="eastAsia" w:ascii="黑体" w:hAnsi="黑体" w:eastAsia="黑体" w:cs="仿宋"/>
          <w:b w:val="0"/>
          <w:color w:val="000000"/>
          <w:kern w:val="2"/>
          <w:sz w:val="32"/>
          <w:szCs w:val="32"/>
          <w:lang w:val="en-US" w:eastAsia="zh-CN" w:bidi="ar-SA"/>
        </w:rPr>
        <w:t>第四章</w:t>
      </w:r>
      <w:r>
        <w:rPr>
          <w:rFonts w:hint="eastAsia" w:ascii="黑体" w:hAnsi="黑体" w:eastAsia="黑体" w:cs="仿宋"/>
          <w:color w:val="000000"/>
          <w:lang w:val="en-US" w:eastAsia="zh-CN"/>
        </w:rPr>
        <w:t>职级评定</w:t>
      </w:r>
      <w:bookmarkEnd w:id="7"/>
    </w:p>
    <w:p w14:paraId="6B20A366">
      <w:pPr>
        <w:pStyle w:val="26"/>
        <w:widowControl w:val="0"/>
        <w:numPr>
          <w:ilvl w:val="0"/>
          <w:numId w:val="0"/>
        </w:numPr>
        <w:spacing w:after="0" w:line="560" w:lineRule="exact"/>
        <w:ind w:left="0" w:leftChars="0" w:firstLine="640" w:firstLineChars="200"/>
        <w:jc w:val="both"/>
        <w:rPr>
          <w:rFonts w:hint="default" w:ascii="仿宋_GB2312" w:hAnsi="仿宋" w:eastAsia="仿宋_GB2312" w:cs="仿宋"/>
          <w:color w:val="auto"/>
          <w:sz w:val="32"/>
          <w:szCs w:val="32"/>
          <w:highlight w:val="none"/>
          <w:lang w:val="en-US"/>
        </w:rPr>
      </w:pPr>
      <w:r>
        <w:rPr>
          <w:rFonts w:hint="default" w:ascii="黑体" w:hAnsi="黑体" w:eastAsia="黑体" w:cs="仿宋"/>
          <w:b w:val="0"/>
          <w:color w:val="auto"/>
          <w:kern w:val="0"/>
          <w:sz w:val="32"/>
          <w:szCs w:val="32"/>
          <w:lang w:val="en-US" w:eastAsia="zh-CN" w:bidi="ar-SA"/>
        </w:rPr>
        <w:t>第十七条</w:t>
      </w:r>
      <w:r>
        <w:rPr>
          <w:rFonts w:hint="eastAsia" w:ascii="仿宋_GB2312" w:hAnsi="仿宋" w:eastAsia="仿宋_GB2312" w:cs="仿宋"/>
          <w:color w:val="auto"/>
          <w:sz w:val="32"/>
          <w:szCs w:val="32"/>
          <w:highlight w:val="none"/>
          <w:lang w:val="en-US" w:eastAsia="zh-CN"/>
        </w:rPr>
        <w:t>职级评定分为常规评定、临时性复评。///</w:t>
      </w:r>
    </w:p>
    <w:p w14:paraId="2C43E40E">
      <w:pPr>
        <w:pStyle w:val="26"/>
        <w:widowControl w:val="0"/>
        <w:numPr>
          <w:ilvl w:val="0"/>
          <w:numId w:val="0"/>
        </w:numPr>
        <w:spacing w:after="0" w:line="560" w:lineRule="exact"/>
        <w:ind w:left="0" w:leftChars="0" w:firstLine="438" w:firstLineChars="137"/>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kern w:val="0"/>
          <w:sz w:val="32"/>
          <w:szCs w:val="32"/>
          <w:lang w:val="en-US" w:eastAsia="zh-CN" w:bidi="ar-SA"/>
        </w:rPr>
        <w:t>（一）</w:t>
      </w:r>
      <w:r>
        <w:rPr>
          <w:rFonts w:hint="eastAsia" w:ascii="仿宋_GB2312" w:hAnsi="仿宋" w:eastAsia="仿宋_GB2312" w:cs="仿宋"/>
          <w:color w:val="000000"/>
          <w:sz w:val="32"/>
          <w:szCs w:val="32"/>
          <w:highlight w:val="none"/>
          <w:lang w:val="en-US" w:eastAsia="zh-CN"/>
        </w:rPr>
        <w:t>常规评定：分为晋级评定与绩效复评。</w:t>
      </w:r>
    </w:p>
    <w:p w14:paraId="7DF39819">
      <w:pPr>
        <w:pStyle w:val="26"/>
        <w:widowControl w:val="0"/>
        <w:numPr>
          <w:ilvl w:val="0"/>
          <w:numId w:val="0"/>
        </w:numPr>
        <w:spacing w:after="0" w:line="560" w:lineRule="exact"/>
        <w:ind w:left="2" w:leftChars="0" w:firstLine="438" w:firstLineChars="0"/>
        <w:jc w:val="both"/>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pPr>
      <w:r>
        <w:rPr>
          <w:rFonts w:hint="eastAsia" w:ascii="仿宋_GB2312" w:hAnsi="仿宋" w:eastAsia="仿宋_GB2312" w:cs="仿宋"/>
          <w:color w:val="000000" w:themeColor="text1"/>
          <w:kern w:val="0"/>
          <w:sz w:val="32"/>
          <w:szCs w:val="32"/>
          <w:lang w:val="en-US" w:eastAsia="zh-CN" w:bidi="ar-SA"/>
          <w14:textFill>
            <w14:solidFill>
              <w14:schemeClr w14:val="tx1"/>
            </w14:solidFill>
          </w14:textFill>
        </w:rPr>
        <w:t>1.</w:t>
      </w: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晋级评定：指根据逐级晋升原则，已获得职级人员可按照职级评定流程参与晋级评定，原则上每年组织一次。</w:t>
      </w:r>
    </w:p>
    <w:p w14:paraId="249FB3E0">
      <w:pPr>
        <w:pStyle w:val="26"/>
        <w:widowControl w:val="0"/>
        <w:numPr>
          <w:ilvl w:val="0"/>
          <w:numId w:val="0"/>
        </w:numPr>
        <w:spacing w:after="0" w:line="560" w:lineRule="exact"/>
        <w:ind w:left="2" w:leftChars="0" w:firstLine="438" w:firstLineChars="0"/>
        <w:jc w:val="both"/>
        <w:rPr>
          <w:rFonts w:hint="default" w:ascii="仿宋_GB2312" w:hAnsi="仿宋" w:eastAsia="仿宋_GB2312" w:cs="仿宋"/>
          <w:color w:val="000000" w:themeColor="text1"/>
          <w:sz w:val="32"/>
          <w:szCs w:val="32"/>
          <w:highlight w:val="none"/>
          <w:lang w:val="en-US" w:eastAsia="zh-CN"/>
          <w14:textFill>
            <w14:solidFill>
              <w14:schemeClr w14:val="tx1"/>
            </w14:solidFill>
          </w14:textFill>
        </w:rPr>
      </w:pPr>
      <w:r>
        <w:rPr>
          <w:rFonts w:hint="eastAsia" w:ascii="仿宋_GB2312" w:hAnsi="仿宋" w:eastAsia="仿宋_GB2312" w:cs="仿宋"/>
          <w:color w:val="000000" w:themeColor="text1"/>
          <w:kern w:val="0"/>
          <w:sz w:val="32"/>
          <w:szCs w:val="32"/>
          <w:lang w:val="en-US" w:eastAsia="zh-CN" w:bidi="ar-SA"/>
          <w14:textFill>
            <w14:solidFill>
              <w14:schemeClr w14:val="tx1"/>
            </w14:solidFill>
          </w14:textFill>
        </w:rPr>
        <w:t>2.</w:t>
      </w: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绩效复评指绩效原因需要参加复评，评定未通过的，至少降一级。复评人员需与当年申请晋级评定人员一同参加该职级评定，根据评定结果确定职级。///</w:t>
      </w:r>
    </w:p>
    <w:p w14:paraId="29EEEB0E">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kern w:val="0"/>
          <w:sz w:val="32"/>
          <w:szCs w:val="32"/>
          <w:lang w:val="en-US" w:eastAsia="zh-CN" w:bidi="ar-SA"/>
        </w:rPr>
        <w:t>（二）</w:t>
      </w:r>
      <w:r>
        <w:rPr>
          <w:rFonts w:hint="eastAsia" w:ascii="仿宋_GB2312" w:hAnsi="仿宋" w:eastAsia="仿宋_GB2312" w:cs="仿宋"/>
          <w:color w:val="000000"/>
          <w:sz w:val="32"/>
          <w:szCs w:val="32"/>
          <w:highlight w:val="none"/>
          <w:lang w:val="en-US" w:eastAsia="zh-CN"/>
        </w:rPr>
        <w:t>临时性复评：指用人单位在常规评定周期外，基于特定条件（如员工业绩表现、职数管控、突发事件、业务需求等），针对部分单位/职级/员工发起的临时性评定。须由用人单位提交申请，说明原因报对应专业专委会审批，专委会视业务需求及实际情况，适时组织评定工作。///</w:t>
      </w:r>
    </w:p>
    <w:p w14:paraId="1875199A">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kern w:val="0"/>
          <w:sz w:val="32"/>
          <w:szCs w:val="32"/>
          <w:lang w:val="en-US" w:eastAsia="zh-CN" w:bidi="ar-SA"/>
        </w:rPr>
        <w:t>（三）</w:t>
      </w:r>
      <w:r>
        <w:rPr>
          <w:rFonts w:hint="eastAsia" w:ascii="仿宋_GB2312" w:hAnsi="仿宋" w:eastAsia="仿宋_GB2312" w:cs="仿宋"/>
          <w:color w:val="000000"/>
          <w:sz w:val="32"/>
          <w:szCs w:val="32"/>
          <w:highlight w:val="none"/>
          <w:lang w:val="en-US" w:eastAsia="zh-CN"/>
        </w:rPr>
        <w:t>外部招聘人员，依据任职资格标准，结合面试等评价结果确定职级。</w:t>
      </w:r>
    </w:p>
    <w:p w14:paraId="031C5580">
      <w:pPr>
        <w:pStyle w:val="26"/>
        <w:widowControl w:val="0"/>
        <w:numPr>
          <w:ilvl w:val="0"/>
          <w:numId w:val="0"/>
        </w:numPr>
        <w:spacing w:after="0" w:line="560" w:lineRule="exact"/>
        <w:ind w:left="0" w:leftChars="0" w:firstLine="438" w:firstLineChars="137"/>
        <w:jc w:val="both"/>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pPr>
      <w:r>
        <w:rPr>
          <w:rFonts w:hint="eastAsia" w:ascii="仿宋_GB2312" w:hAnsi="仿宋" w:eastAsia="仿宋_GB2312" w:cs="仿宋"/>
          <w:color w:val="000000" w:themeColor="text1"/>
          <w:kern w:val="0"/>
          <w:sz w:val="32"/>
          <w:szCs w:val="32"/>
          <w:lang w:val="en-US" w:eastAsia="zh-CN" w:bidi="ar-SA"/>
          <w14:textFill>
            <w14:solidFill>
              <w14:schemeClr w14:val="tx1"/>
            </w14:solidFill>
          </w14:textFill>
        </w:rPr>
        <w:t>1.</w:t>
      </w: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外部招聘应届毕业生，按P1/S1确定职级。研究生及以上学历原则上可按P2/S2确定职级。</w:t>
      </w:r>
    </w:p>
    <w:p w14:paraId="2EA944B6">
      <w:pPr>
        <w:pStyle w:val="26"/>
        <w:widowControl w:val="0"/>
        <w:numPr>
          <w:ilvl w:val="0"/>
          <w:numId w:val="0"/>
        </w:numPr>
        <w:spacing w:after="0" w:line="560" w:lineRule="exact"/>
        <w:ind w:left="0" w:leftChars="0" w:firstLine="438" w:firstLineChars="137"/>
        <w:jc w:val="both"/>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pPr>
      <w:r>
        <w:rPr>
          <w:rFonts w:hint="eastAsia" w:ascii="仿宋_GB2312" w:hAnsi="仿宋" w:eastAsia="仿宋_GB2312" w:cs="仿宋"/>
          <w:color w:val="000000" w:themeColor="text1"/>
          <w:kern w:val="0"/>
          <w:sz w:val="32"/>
          <w:szCs w:val="32"/>
          <w:lang w:val="en-US" w:eastAsia="zh-CN" w:bidi="ar-SA"/>
          <w14:textFill>
            <w14:solidFill>
              <w14:schemeClr w14:val="tx1"/>
            </w14:solidFill>
          </w14:textFill>
        </w:rPr>
        <w:t>2.</w:t>
      </w: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 xml:space="preserve">外部招聘有工作经验人员，试用期转正评估通过则保级转正或降级转正，试用期转正未通过则解除劳动合同，具体规则按照《华润啤酒试用期管理办法》执行。 /// </w:t>
      </w:r>
    </w:p>
    <w:p w14:paraId="44128F41">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kern w:val="0"/>
          <w:sz w:val="32"/>
          <w:szCs w:val="32"/>
          <w:lang w:val="en-US" w:eastAsia="zh-CN" w:bidi="ar-SA"/>
        </w:rPr>
        <w:t>（四）</w:t>
      </w:r>
      <w:r>
        <w:rPr>
          <w:rFonts w:hint="eastAsia" w:ascii="仿宋_GB2312" w:hAnsi="仿宋" w:eastAsia="仿宋_GB2312" w:cs="仿宋"/>
          <w:color w:val="000000"/>
          <w:sz w:val="32"/>
          <w:szCs w:val="32"/>
          <w:highlight w:val="none"/>
          <w:lang w:val="en-US" w:eastAsia="zh-CN"/>
        </w:rPr>
        <w:t>O序列新招聘及跨序列转换员工评定规则按《员工发展（ED）模块体系文件》执行。 ///</w:t>
      </w:r>
    </w:p>
    <w:p w14:paraId="5E297B16">
      <w:pPr>
        <w:pStyle w:val="26"/>
        <w:widowControl w:val="0"/>
        <w:numPr>
          <w:ilvl w:val="0"/>
          <w:numId w:val="0"/>
        </w:numPr>
        <w:spacing w:after="0" w:line="560" w:lineRule="exact"/>
        <w:ind w:left="0" w:leftChars="0" w:firstLine="640" w:firstLineChars="200"/>
        <w:jc w:val="both"/>
        <w:rPr>
          <w:rFonts w:ascii="仿宋_GB2312" w:hAnsi="仿宋" w:eastAsia="仿宋_GB2312" w:cs="仿宋"/>
          <w:color w:val="000000"/>
          <w:sz w:val="32"/>
          <w:szCs w:val="32"/>
        </w:rPr>
      </w:pPr>
      <w:r>
        <w:rPr>
          <w:rFonts w:hint="default" w:ascii="黑体" w:hAnsi="黑体" w:eastAsia="黑体" w:cs="仿宋"/>
          <w:b w:val="0"/>
          <w:color w:val="000000"/>
          <w:kern w:val="0"/>
          <w:sz w:val="32"/>
          <w:szCs w:val="32"/>
          <w:lang w:val="en-US" w:eastAsia="zh-CN" w:bidi="ar-SA"/>
        </w:rPr>
        <w:t>第十八条</w:t>
      </w:r>
      <w:r>
        <w:rPr>
          <w:rFonts w:hint="eastAsia" w:ascii="仿宋_GB2312" w:hAnsi="仿宋" w:eastAsia="仿宋_GB2312" w:cs="仿宋"/>
          <w:color w:val="000000"/>
          <w:sz w:val="32"/>
          <w:szCs w:val="32"/>
          <w:lang w:val="en-US" w:eastAsia="zh-CN"/>
        </w:rPr>
        <w:t>评定权限</w:t>
      </w:r>
    </w:p>
    <w:p w14:paraId="49ED082A">
      <w:pPr>
        <w:pStyle w:val="26"/>
        <w:widowControl w:val="0"/>
        <w:numPr>
          <w:ilvl w:val="0"/>
          <w:numId w:val="0"/>
        </w:numPr>
        <w:spacing w:after="0" w:line="560" w:lineRule="exact"/>
        <w:ind w:left="0" w:leftChars="0" w:firstLine="438" w:firstLineChars="137"/>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kern w:val="0"/>
          <w:sz w:val="32"/>
          <w:szCs w:val="32"/>
          <w:lang w:val="en-US" w:eastAsia="zh-CN" w:bidi="ar-SA"/>
        </w:rPr>
        <w:t>（一）</w:t>
      </w:r>
      <w:r>
        <w:rPr>
          <w:rFonts w:hint="eastAsia" w:ascii="仿宋_GB2312" w:hAnsi="仿宋" w:eastAsia="仿宋_GB2312" w:cs="仿宋"/>
          <w:color w:val="000000"/>
          <w:sz w:val="32"/>
          <w:szCs w:val="32"/>
          <w:highlight w:val="none"/>
          <w:lang w:val="en-US" w:eastAsia="zh-CN"/>
        </w:rPr>
        <w:t xml:space="preserve">部门评定小组负责本部门P1-P2、S1-S2的评定实施。/// </w:t>
      </w:r>
    </w:p>
    <w:p w14:paraId="2AF38D0A">
      <w:pPr>
        <w:pStyle w:val="26"/>
        <w:widowControl w:val="0"/>
        <w:numPr>
          <w:ilvl w:val="0"/>
          <w:numId w:val="0"/>
        </w:numPr>
        <w:spacing w:after="0" w:line="560" w:lineRule="exact"/>
        <w:ind w:left="0" w:leftChars="0" w:firstLine="438" w:firstLineChars="137"/>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kern w:val="0"/>
          <w:sz w:val="32"/>
          <w:szCs w:val="32"/>
          <w:lang w:val="en-US" w:eastAsia="zh-CN" w:bidi="ar-SA"/>
        </w:rPr>
        <w:t>（二）</w:t>
      </w:r>
      <w:r>
        <w:rPr>
          <w:rFonts w:hint="eastAsia" w:ascii="仿宋_GB2312" w:hAnsi="仿宋" w:eastAsia="仿宋_GB2312" w:cs="仿宋"/>
          <w:color w:val="000000"/>
          <w:sz w:val="32"/>
          <w:szCs w:val="32"/>
          <w:highlight w:val="none"/>
          <w:lang w:val="en-US" w:eastAsia="zh-CN"/>
        </w:rPr>
        <w:t xml:space="preserve">各级专业委员会负责P3/S3及以上职级的评定实施。 </w:t>
      </w:r>
    </w:p>
    <w:p w14:paraId="35C5D84B">
      <w:pPr>
        <w:pStyle w:val="26"/>
        <w:widowControl w:val="0"/>
        <w:numPr>
          <w:ilvl w:val="0"/>
          <w:numId w:val="0"/>
        </w:numPr>
        <w:spacing w:after="0" w:line="560" w:lineRule="exact"/>
        <w:ind w:left="0" w:leftChars="0" w:firstLine="438" w:firstLineChars="137"/>
        <w:jc w:val="both"/>
        <w:rPr>
          <w:rFonts w:hint="eastAsia" w:ascii="仿宋_GB2312" w:hAnsi="仿宋" w:eastAsia="仿宋_GB2312" w:cs="仿宋"/>
          <w:color w:val="000000" w:themeColor="text1"/>
          <w:kern w:val="0"/>
          <w:sz w:val="32"/>
          <w:szCs w:val="32"/>
          <w:lang w:val="en-US" w:eastAsia="zh-CN" w:bidi="ar-SA"/>
          <w14:textFill>
            <w14:solidFill>
              <w14:schemeClr w14:val="tx1"/>
            </w14:solidFill>
          </w14:textFill>
        </w:rPr>
      </w:pPr>
      <w:r>
        <w:rPr>
          <w:rFonts w:hint="eastAsia" w:ascii="仿宋_GB2312" w:hAnsi="仿宋" w:eastAsia="仿宋_GB2312" w:cs="仿宋"/>
          <w:color w:val="000000" w:themeColor="text1"/>
          <w:kern w:val="0"/>
          <w:sz w:val="32"/>
          <w:szCs w:val="32"/>
          <w:lang w:val="en-US" w:eastAsia="zh-CN" w:bidi="ar-SA"/>
          <w14:textFill>
            <w14:solidFill>
              <w14:schemeClr w14:val="tx1"/>
            </w14:solidFill>
          </w14:textFill>
        </w:rPr>
        <w:t>1.</w:t>
      </w: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公司级专业委员会：负责专业类岗位序列P5及以上，华润啤酒/雪花/酒业本部（含派驻）P3-P4、S3-S6职级评定。</w:t>
      </w:r>
      <w:r>
        <w:rPr>
          <w:rFonts w:hint="eastAsia" w:ascii="仿宋_GB2312" w:hAnsi="仿宋" w:eastAsia="仿宋_GB2312" w:cs="仿宋"/>
          <w:color w:val="000000" w:themeColor="text1"/>
          <w:kern w:val="0"/>
          <w:sz w:val="32"/>
          <w:szCs w:val="32"/>
          <w:lang w:val="en-US" w:eastAsia="zh-CN" w:bidi="ar-SA"/>
          <w14:textFill>
            <w14:solidFill>
              <w14:schemeClr w14:val="tx1"/>
            </w14:solidFill>
          </w14:textFill>
        </w:rPr>
        <w:t>2.销售事业部/片区级专业委员会：</w:t>
      </w:r>
    </w:p>
    <w:p w14:paraId="035DC107">
      <w:pPr>
        <w:pStyle w:val="26"/>
        <w:widowControl w:val="0"/>
        <w:numPr>
          <w:ilvl w:val="0"/>
          <w:numId w:val="0"/>
        </w:numPr>
        <w:spacing w:after="0" w:line="560" w:lineRule="exact"/>
        <w:ind w:left="0" w:leftChars="0" w:firstLine="438" w:firstLineChars="137"/>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kern w:val="0"/>
          <w:sz w:val="32"/>
          <w:szCs w:val="32"/>
          <w:lang w:val="en-US" w:eastAsia="zh-CN" w:bidi="ar-SA"/>
        </w:rPr>
        <w:t>(1)</w:t>
      </w:r>
      <w:r>
        <w:rPr>
          <w:rFonts w:hint="eastAsia" w:ascii="仿宋_GB2312" w:hAnsi="仿宋" w:eastAsia="仿宋_GB2312" w:cs="仿宋"/>
          <w:color w:val="000000"/>
          <w:sz w:val="32"/>
          <w:szCs w:val="32"/>
          <w:highlight w:val="none"/>
          <w:lang w:val="en-US" w:eastAsia="zh-CN"/>
        </w:rPr>
        <w:t xml:space="preserve">负责本销售事业部设置岗位P3-P4、S3-S5及下属营销中心P4职级评定。 </w:t>
      </w:r>
    </w:p>
    <w:p w14:paraId="0C98D161">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kern w:val="0"/>
          <w:sz w:val="32"/>
          <w:szCs w:val="32"/>
          <w:lang w:val="en-US" w:eastAsia="zh-CN" w:bidi="ar-SA"/>
        </w:rPr>
        <w:t>(2)</w:t>
      </w:r>
      <w:r>
        <w:rPr>
          <w:rFonts w:hint="eastAsia" w:ascii="仿宋_GB2312" w:hAnsi="仿宋" w:eastAsia="仿宋_GB2312" w:cs="仿宋"/>
          <w:color w:val="000000"/>
          <w:sz w:val="32"/>
          <w:szCs w:val="32"/>
          <w:highlight w:val="none"/>
          <w:lang w:val="en-US" w:eastAsia="zh-CN"/>
        </w:rPr>
        <w:t>负责片区内设置岗位P3-P4及下属工厂P4职级评定。///</w:t>
      </w:r>
    </w:p>
    <w:p w14:paraId="4B1E0471">
      <w:pPr>
        <w:pStyle w:val="26"/>
        <w:widowControl w:val="0"/>
        <w:numPr>
          <w:ilvl w:val="0"/>
          <w:numId w:val="0"/>
        </w:numPr>
        <w:spacing w:after="0" w:line="560" w:lineRule="exact"/>
        <w:ind w:left="0" w:leftChars="0" w:firstLine="438" w:firstLineChars="137"/>
        <w:jc w:val="both"/>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pPr>
      <w:r>
        <w:rPr>
          <w:rFonts w:hint="eastAsia" w:ascii="仿宋_GB2312" w:hAnsi="仿宋" w:eastAsia="仿宋_GB2312" w:cs="仿宋"/>
          <w:color w:val="000000" w:themeColor="text1"/>
          <w:kern w:val="0"/>
          <w:sz w:val="32"/>
          <w:szCs w:val="32"/>
          <w:lang w:val="en-US" w:eastAsia="zh-CN" w:bidi="ar-SA"/>
          <w14:textFill>
            <w14:solidFill>
              <w14:schemeClr w14:val="tx1"/>
            </w14:solidFill>
          </w14:textFill>
        </w:rPr>
        <w:t>3.</w:t>
      </w: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一线营销/工厂级专业委员会：</w:t>
      </w:r>
    </w:p>
    <w:p w14:paraId="741956CE">
      <w:pPr>
        <w:pStyle w:val="26"/>
        <w:widowControl w:val="0"/>
        <w:numPr>
          <w:ilvl w:val="0"/>
          <w:numId w:val="0"/>
        </w:numPr>
        <w:spacing w:after="0" w:line="560" w:lineRule="exact"/>
        <w:ind w:left="0" w:leftChars="0" w:firstLine="438" w:firstLineChars="137"/>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kern w:val="0"/>
          <w:sz w:val="32"/>
          <w:szCs w:val="32"/>
          <w:lang w:val="en-US" w:eastAsia="zh-CN" w:bidi="ar-SA"/>
        </w:rPr>
        <w:t>(1)</w:t>
      </w:r>
      <w:r>
        <w:rPr>
          <w:rFonts w:hint="eastAsia" w:ascii="仿宋_GB2312" w:hAnsi="仿宋" w:eastAsia="仿宋_GB2312" w:cs="仿宋"/>
          <w:color w:val="000000"/>
          <w:sz w:val="32"/>
          <w:szCs w:val="32"/>
          <w:highlight w:val="none"/>
          <w:lang w:val="en-US" w:eastAsia="zh-CN"/>
        </w:rPr>
        <w:t xml:space="preserve">负责省级营销中心专业部门P3、销售大区P3/S3-S5的职级评定。 </w:t>
      </w:r>
    </w:p>
    <w:p w14:paraId="20312862">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kern w:val="0"/>
          <w:sz w:val="32"/>
          <w:szCs w:val="32"/>
          <w:lang w:val="en-US" w:eastAsia="zh-CN" w:bidi="ar-SA"/>
        </w:rPr>
        <w:t>(2)</w:t>
      </w:r>
      <w:r>
        <w:rPr>
          <w:rFonts w:hint="eastAsia" w:ascii="仿宋_GB2312" w:hAnsi="仿宋" w:eastAsia="仿宋_GB2312" w:cs="仿宋"/>
          <w:color w:val="000000"/>
          <w:sz w:val="32"/>
          <w:szCs w:val="32"/>
          <w:highlight w:val="none"/>
          <w:lang w:val="en-US" w:eastAsia="zh-CN"/>
        </w:rPr>
        <w:t>负责生产工厂P3的职级评定。///</w:t>
      </w:r>
    </w:p>
    <w:p w14:paraId="41223FED">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000000" w:themeColor="text1"/>
          <w:sz w:val="32"/>
          <w:szCs w:val="32"/>
          <w:highlight w:val="none"/>
          <w:lang w:val="en-US" w:eastAsia="zh-CN"/>
          <w14:textFill>
            <w14:solidFill>
              <w14:schemeClr w14:val="tx1"/>
            </w14:solidFill>
          </w14:textFill>
        </w:rPr>
      </w:pPr>
      <w:r>
        <w:rPr>
          <w:rFonts w:hint="eastAsia" w:ascii="仿宋_GB2312" w:hAnsi="仿宋" w:eastAsia="仿宋_GB2312" w:cs="仿宋"/>
          <w:color w:val="000000" w:themeColor="text1"/>
          <w:kern w:val="0"/>
          <w:sz w:val="32"/>
          <w:szCs w:val="32"/>
          <w:lang w:val="en-US" w:eastAsia="zh-CN" w:bidi="ar-SA"/>
          <w14:textFill>
            <w14:solidFill>
              <w14:schemeClr w14:val="tx1"/>
            </w14:solidFill>
          </w14:textFill>
        </w:rPr>
        <w:t>4.</w:t>
      </w: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生产片区及生产工厂O序列评定权限按《员工发展（ED）模块体系文件》执行。 ///</w:t>
      </w:r>
    </w:p>
    <w:p w14:paraId="1007B098">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000000" w:themeColor="text1"/>
          <w:sz w:val="32"/>
          <w:szCs w:val="32"/>
          <w:highlight w:val="none"/>
          <w:lang w:val="en-US" w:eastAsia="zh-CN"/>
          <w14:textFill>
            <w14:solidFill>
              <w14:schemeClr w14:val="tx1"/>
            </w14:solidFill>
          </w14:textFill>
        </w:rPr>
      </w:pPr>
      <w:r>
        <w:rPr>
          <w:rFonts w:hint="eastAsia" w:ascii="仿宋_GB2312" w:hAnsi="仿宋" w:eastAsia="仿宋_GB2312" w:cs="仿宋"/>
          <w:color w:val="000000" w:themeColor="text1"/>
          <w:kern w:val="0"/>
          <w:sz w:val="32"/>
          <w:szCs w:val="32"/>
          <w:lang w:val="en-US" w:eastAsia="zh-CN" w:bidi="ar-SA"/>
          <w14:textFill>
            <w14:solidFill>
              <w14:schemeClr w14:val="tx1"/>
            </w14:solidFill>
          </w14:textFill>
        </w:rPr>
        <w:t>5.</w:t>
      </w: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各序列专业委员会可根据本序列在不同组织层级的人员配置情况，按照上述原则细化专委会设置的规则，并在本序列实施细则中予以明确。///</w:t>
      </w:r>
    </w:p>
    <w:p w14:paraId="06231FE4">
      <w:pPr>
        <w:pStyle w:val="26"/>
        <w:widowControl w:val="0"/>
        <w:numPr>
          <w:ilvl w:val="0"/>
          <w:numId w:val="0"/>
        </w:numPr>
        <w:spacing w:after="0" w:line="560" w:lineRule="exact"/>
        <w:ind w:left="0" w:leftChars="0" w:firstLine="640" w:firstLineChars="200"/>
        <w:jc w:val="both"/>
        <w:rPr>
          <w:rFonts w:hint="default" w:ascii="仿宋_GB2312" w:hAnsi="仿宋" w:eastAsia="仿宋_GB2312" w:cs="仿宋"/>
          <w:color w:val="000000"/>
          <w:sz w:val="32"/>
          <w:szCs w:val="32"/>
          <w:highlight w:val="none"/>
          <w:lang w:val="en-US" w:eastAsia="zh-CN"/>
        </w:rPr>
      </w:pPr>
      <w:r>
        <w:rPr>
          <w:rFonts w:hint="default" w:ascii="黑体" w:hAnsi="黑体" w:eastAsia="黑体" w:cs="仿宋"/>
          <w:b w:val="0"/>
          <w:color w:val="000000"/>
          <w:kern w:val="0"/>
          <w:sz w:val="32"/>
          <w:szCs w:val="32"/>
          <w:lang w:val="en-US" w:eastAsia="zh-CN" w:bidi="ar-SA"/>
        </w:rPr>
        <w:t>第十九条</w:t>
      </w:r>
      <w:r>
        <w:rPr>
          <w:rFonts w:hint="eastAsia" w:ascii="仿宋_GB2312" w:hAnsi="仿宋" w:eastAsia="仿宋_GB2312" w:cs="仿宋"/>
          <w:color w:val="000000"/>
          <w:sz w:val="32"/>
          <w:szCs w:val="32"/>
          <w:lang w:val="en-US" w:eastAsia="zh-CN"/>
        </w:rPr>
        <w:t>职级评定流程包括评定准备、个人申报、资格初审、评定实施、结果公示和结果应用六</w:t>
      </w:r>
      <w:r>
        <w:rPr>
          <w:rFonts w:hint="eastAsia" w:ascii="仿宋_GB2312" w:hAnsi="仿宋" w:eastAsia="仿宋_GB2312" w:cs="仿宋"/>
          <w:color w:val="000000"/>
          <w:sz w:val="32"/>
          <w:szCs w:val="32"/>
          <w:highlight w:val="none"/>
          <w:lang w:val="en-US" w:eastAsia="zh-CN"/>
        </w:rPr>
        <w:t>个环节，具体详见</w:t>
      </w:r>
      <w:ins w:id="341" w:author="咨询组" w:date="2026-07-21T20:14:02Z">
        <w:r>
          <w:rPr>
            <w:rFonts w:hint="eastAsia" w:ascii="仿宋_GB2312" w:hAnsi="仿宋" w:eastAsia="仿宋_GB2312" w:cs="仿宋"/>
            <w:color w:val="000000"/>
            <w:sz w:val="32"/>
            <w:szCs w:val="32"/>
            <w:highlight w:val="none"/>
            <w:lang w:val="en-US" w:eastAsia="zh-CN"/>
          </w:rPr>
          <w:t>《华润啤酒员工职业发展管理办法》</w:t>
        </w:r>
      </w:ins>
      <w:r>
        <w:rPr>
          <w:rFonts w:hint="eastAsia" w:ascii="仿宋_GB2312" w:hAnsi="仿宋" w:eastAsia="仿宋_GB2312" w:cs="仿宋"/>
          <w:color w:val="000000"/>
          <w:sz w:val="32"/>
          <w:szCs w:val="32"/>
          <w:highlight w:val="none"/>
          <w:lang w:val="en-US" w:eastAsia="zh-CN"/>
        </w:rPr>
        <w:t>附件4</w:t>
      </w:r>
      <w:ins w:id="342" w:author="咨询组" w:date="2026-07-21T20:16:18Z">
        <w:r>
          <w:rPr>
            <w:rFonts w:hint="eastAsia" w:ascii="仿宋_GB2312" w:hAnsi="仿宋" w:eastAsia="仿宋_GB2312" w:cs="仿宋"/>
            <w:color w:val="000000"/>
            <w:sz w:val="32"/>
            <w:szCs w:val="32"/>
            <w:highlight w:val="none"/>
            <w:lang w:val="en-US" w:eastAsia="zh-CN"/>
          </w:rPr>
          <w:t>《</w:t>
        </w:r>
      </w:ins>
      <w:ins w:id="343" w:author="咨询组" w:date="2026-07-21T20:16:24Z">
        <w:r>
          <w:rPr>
            <w:rFonts w:hint="eastAsia" w:ascii="仿宋_GB2312" w:hAnsi="仿宋" w:eastAsia="仿宋_GB2312" w:cs="仿宋"/>
            <w:color w:val="000000"/>
            <w:sz w:val="32"/>
            <w:szCs w:val="32"/>
            <w:highlight w:val="none"/>
            <w:lang w:val="en-US" w:eastAsia="zh-CN"/>
          </w:rPr>
          <w:t>职级</w:t>
        </w:r>
      </w:ins>
      <w:ins w:id="344" w:author="咨询组" w:date="2026-07-21T20:16:26Z">
        <w:r>
          <w:rPr>
            <w:rFonts w:hint="eastAsia" w:ascii="仿宋_GB2312" w:hAnsi="仿宋" w:eastAsia="仿宋_GB2312" w:cs="仿宋"/>
            <w:color w:val="000000"/>
            <w:sz w:val="32"/>
            <w:szCs w:val="32"/>
            <w:highlight w:val="none"/>
            <w:lang w:val="en-US" w:eastAsia="zh-CN"/>
          </w:rPr>
          <w:t>评定</w:t>
        </w:r>
      </w:ins>
      <w:ins w:id="345" w:author="咨询组" w:date="2026-07-21T20:16:27Z">
        <w:r>
          <w:rPr>
            <w:rFonts w:hint="eastAsia" w:ascii="仿宋_GB2312" w:hAnsi="仿宋" w:eastAsia="仿宋_GB2312" w:cs="仿宋"/>
            <w:color w:val="000000"/>
            <w:sz w:val="32"/>
            <w:szCs w:val="32"/>
            <w:highlight w:val="none"/>
            <w:lang w:val="en-US" w:eastAsia="zh-CN"/>
          </w:rPr>
          <w:t>流程</w:t>
        </w:r>
      </w:ins>
      <w:ins w:id="346" w:author="咨询组" w:date="2026-07-21T20:16:28Z">
        <w:r>
          <w:rPr>
            <w:rFonts w:hint="eastAsia" w:ascii="仿宋_GB2312" w:hAnsi="仿宋" w:eastAsia="仿宋_GB2312" w:cs="仿宋"/>
            <w:color w:val="000000"/>
            <w:sz w:val="32"/>
            <w:szCs w:val="32"/>
            <w:highlight w:val="none"/>
            <w:lang w:val="en-US" w:eastAsia="zh-CN"/>
          </w:rPr>
          <w:t>及</w:t>
        </w:r>
      </w:ins>
      <w:ins w:id="347" w:author="咨询组" w:date="2026-07-21T20:16:29Z">
        <w:r>
          <w:rPr>
            <w:rFonts w:hint="eastAsia" w:ascii="仿宋_GB2312" w:hAnsi="仿宋" w:eastAsia="仿宋_GB2312" w:cs="仿宋"/>
            <w:color w:val="000000"/>
            <w:sz w:val="32"/>
            <w:szCs w:val="32"/>
            <w:highlight w:val="none"/>
            <w:lang w:val="en-US" w:eastAsia="zh-CN"/>
          </w:rPr>
          <w:t>规则</w:t>
        </w:r>
      </w:ins>
      <w:ins w:id="348" w:author="咨询组" w:date="2026-07-21T20:16:20Z">
        <w:r>
          <w:rPr>
            <w:rFonts w:hint="eastAsia" w:ascii="仿宋_GB2312" w:hAnsi="仿宋" w:eastAsia="仿宋_GB2312" w:cs="仿宋"/>
            <w:color w:val="000000"/>
            <w:sz w:val="32"/>
            <w:szCs w:val="32"/>
            <w:highlight w:val="none"/>
            <w:lang w:val="en-US" w:eastAsia="zh-CN"/>
          </w:rPr>
          <w:t>》</w:t>
        </w:r>
      </w:ins>
      <w:r>
        <w:rPr>
          <w:rFonts w:hint="eastAsia" w:ascii="仿宋_GB2312" w:hAnsi="仿宋" w:eastAsia="仿宋_GB2312" w:cs="仿宋"/>
          <w:color w:val="000000"/>
          <w:sz w:val="32"/>
          <w:szCs w:val="32"/>
          <w:highlight w:val="none"/>
          <w:lang w:val="en-US" w:eastAsia="zh-CN"/>
        </w:rPr>
        <w:t>。///</w:t>
      </w:r>
    </w:p>
    <w:p w14:paraId="01E1AB89">
      <w:pPr>
        <w:pStyle w:val="26"/>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lang w:val="en-US" w:eastAsia="zh-CN"/>
        </w:rPr>
      </w:pPr>
      <w:r>
        <w:rPr>
          <w:rFonts w:hint="default" w:ascii="黑体" w:hAnsi="黑体" w:eastAsia="黑体" w:cs="仿宋"/>
          <w:b w:val="0"/>
          <w:color w:val="000000"/>
          <w:kern w:val="0"/>
          <w:sz w:val="32"/>
          <w:szCs w:val="32"/>
          <w:lang w:val="en-US" w:eastAsia="zh-CN" w:bidi="ar-SA"/>
        </w:rPr>
        <w:t>第二十条</w:t>
      </w:r>
      <w:r>
        <w:rPr>
          <w:rFonts w:hint="eastAsia" w:ascii="仿宋_GB2312" w:hAnsi="仿宋" w:eastAsia="仿宋_GB2312" w:cs="仿宋"/>
          <w:color w:val="000000"/>
          <w:sz w:val="32"/>
          <w:szCs w:val="32"/>
          <w:highlight w:val="none"/>
          <w:lang w:val="en-US" w:eastAsia="zh-CN"/>
        </w:rPr>
        <w:t>各序列在评级中需遵循以下原则，在此基础上各序列可根据本序列具体情况，制定详细评定实施细则：</w:t>
      </w:r>
    </w:p>
    <w:p w14:paraId="16794476">
      <w:pPr>
        <w:pStyle w:val="26"/>
        <w:widowControl w:val="0"/>
        <w:numPr>
          <w:ilvl w:val="0"/>
          <w:numId w:val="0"/>
        </w:numPr>
        <w:spacing w:after="0" w:line="560" w:lineRule="exact"/>
        <w:ind w:left="0" w:leftChars="0" w:firstLine="438" w:firstLineChars="137"/>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kern w:val="0"/>
          <w:sz w:val="32"/>
          <w:szCs w:val="32"/>
          <w:lang w:val="en-US" w:eastAsia="zh-CN" w:bidi="ar-SA"/>
        </w:rPr>
        <w:t>（一）</w:t>
      </w:r>
      <w:r>
        <w:rPr>
          <w:rFonts w:hint="eastAsia" w:ascii="仿宋_GB2312" w:hAnsi="仿宋" w:eastAsia="仿宋_GB2312" w:cs="仿宋"/>
          <w:color w:val="000000"/>
          <w:sz w:val="32"/>
          <w:szCs w:val="32"/>
          <w:highlight w:val="none"/>
          <w:lang w:val="en-US" w:eastAsia="zh-CN"/>
        </w:rPr>
        <w:t xml:space="preserve">高职级跨模块基本原则 </w:t>
      </w:r>
    </w:p>
    <w:p w14:paraId="5085692E">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lang w:val="en-US" w:eastAsia="zh-CN"/>
        </w:rPr>
      </w:pP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1.P4/S4：精通本岗位主责业务对应的单一模块的工作。</w:t>
      </w:r>
      <w:r>
        <w:rPr>
          <w:rFonts w:hint="eastAsia" w:ascii="仿宋_GB2312" w:hAnsi="仿宋" w:eastAsia="仿宋_GB2312" w:cs="仿宋"/>
          <w:color w:val="000000"/>
          <w:sz w:val="32"/>
          <w:szCs w:val="32"/>
          <w:lang w:val="en-US" w:eastAsia="zh-CN"/>
        </w:rPr>
        <w:t xml:space="preserve"> </w:t>
      </w:r>
    </w:p>
    <w:p w14:paraId="0BA07631">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pP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 xml:space="preserve">2.P5/S5：精通本岗位主责业务对应的单一模块的工作，并至少熟悉本序列内另1个模块的工作。 </w:t>
      </w:r>
    </w:p>
    <w:p w14:paraId="41811379">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pP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 xml:space="preserve">3.P6/S6：精通本岗位主责业务对应的单一模块，并至少熟悉本序列内2个或多个模块的工作。 </w:t>
      </w:r>
    </w:p>
    <w:p w14:paraId="34698A1D">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pP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 xml:space="preserve">4.P7/P8/P9：精通本岗位主责业务对应的单一模块，并熟悉本序列各模块的工作。 </w:t>
      </w:r>
    </w:p>
    <w:p w14:paraId="2B40BCB4">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default" w:ascii="仿宋_GB2312" w:hAnsi="仿宋" w:eastAsia="仿宋_GB2312" w:cs="仿宋"/>
          <w:color w:val="000000" w:themeColor="text1"/>
          <w:sz w:val="32"/>
          <w:szCs w:val="32"/>
          <w:highlight w:val="none"/>
          <w:lang w:val="en-US" w:eastAsia="zh-CN"/>
          <w14:textFill>
            <w14:solidFill>
              <w14:schemeClr w14:val="tx1"/>
            </w14:solidFill>
          </w14:textFill>
        </w:rPr>
      </w:pP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5.岗位主责业务对应模块由专业委员会进行确定，在职业发展实施细则中进行明确。 ///</w:t>
      </w:r>
    </w:p>
    <w:p w14:paraId="797D88B8">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kern w:val="0"/>
          <w:sz w:val="32"/>
          <w:szCs w:val="32"/>
          <w:lang w:val="en-US" w:eastAsia="zh-CN" w:bidi="ar-SA"/>
        </w:rPr>
        <w:t>（二）</w:t>
      </w:r>
      <w:r>
        <w:rPr>
          <w:rFonts w:hint="eastAsia" w:ascii="仿宋_GB2312" w:hAnsi="仿宋" w:eastAsia="仿宋_GB2312" w:cs="仿宋"/>
          <w:color w:val="000000"/>
          <w:sz w:val="32"/>
          <w:szCs w:val="32"/>
          <w:highlight w:val="none"/>
          <w:lang w:val="en-US" w:eastAsia="zh-CN"/>
        </w:rPr>
        <w:t>根据本序列职级角色定位要求，涉及跨模块的职级评定，员工除参加主模块所申报职级评定外，还需对其他模块进行面试答辩测评，主模块综合得分(不含加分)达到申报职级综合录取分数线，且副模块专业技能水平至少达到P3标准，具备所申报职级的评定资格。最终由各序列专业委员会根据排名确定定级人选。 ///</w:t>
      </w:r>
    </w:p>
    <w:p w14:paraId="362C2D2C">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kern w:val="0"/>
          <w:sz w:val="32"/>
          <w:szCs w:val="32"/>
          <w:lang w:val="en-US" w:eastAsia="zh-CN" w:bidi="ar-SA"/>
        </w:rPr>
        <w:t>（三）</w:t>
      </w:r>
      <w:r>
        <w:rPr>
          <w:rFonts w:hint="eastAsia" w:ascii="仿宋_GB2312" w:hAnsi="仿宋" w:eastAsia="仿宋_GB2312" w:cs="仿宋"/>
          <w:color w:val="000000"/>
          <w:sz w:val="32"/>
          <w:szCs w:val="32"/>
          <w:highlight w:val="none"/>
          <w:lang w:val="en-US" w:eastAsia="zh-CN"/>
        </w:rPr>
        <w:t>需复评员工主动放弃参评（非身体健康、产假等特殊原因），视为弃考，定为无职级。 ///</w:t>
      </w:r>
    </w:p>
    <w:p w14:paraId="258C9783">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kern w:val="0"/>
          <w:sz w:val="32"/>
          <w:szCs w:val="32"/>
          <w:lang w:val="en-US" w:eastAsia="zh-CN" w:bidi="ar-SA"/>
        </w:rPr>
        <w:t>（四）</w:t>
      </w:r>
      <w:r>
        <w:rPr>
          <w:rFonts w:hint="eastAsia" w:ascii="仿宋_GB2312" w:hAnsi="仿宋" w:eastAsia="仿宋_GB2312" w:cs="仿宋"/>
          <w:color w:val="000000"/>
          <w:sz w:val="32"/>
          <w:szCs w:val="32"/>
          <w:highlight w:val="none"/>
          <w:lang w:val="en-US" w:eastAsia="zh-CN"/>
        </w:rPr>
        <w:t>非主观因素不能参评的（如因距法定退休年龄不足一年、产假、长病假、怀孕等），由员工本人提出暂缓评级申请，经所属业务单位负责人审批后，保留当前职级，待下一个职级评定周期再进行评定。 ///</w:t>
      </w:r>
    </w:p>
    <w:p w14:paraId="07C3AD99">
      <w:pPr>
        <w:pStyle w:val="26"/>
        <w:widowControl w:val="0"/>
        <w:numPr>
          <w:ilvl w:val="0"/>
          <w:numId w:val="0"/>
        </w:numPr>
        <w:spacing w:after="0" w:line="560" w:lineRule="exact"/>
        <w:ind w:left="0" w:leftChars="0" w:firstLine="438" w:firstLineChars="137"/>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kern w:val="0"/>
          <w:sz w:val="32"/>
          <w:szCs w:val="32"/>
          <w:lang w:val="en-US" w:eastAsia="zh-CN" w:bidi="ar-SA"/>
        </w:rPr>
        <w:t>（五）</w:t>
      </w:r>
      <w:r>
        <w:rPr>
          <w:rFonts w:hint="eastAsia" w:ascii="仿宋_GB2312" w:hAnsi="仿宋" w:eastAsia="仿宋_GB2312" w:cs="仿宋"/>
          <w:color w:val="000000"/>
          <w:sz w:val="32"/>
          <w:szCs w:val="32"/>
          <w:highlight w:val="none"/>
          <w:lang w:val="en-US" w:eastAsia="zh-CN"/>
        </w:rPr>
        <w:t>员工在影响期内不得申报并参加晋级、储备评定。///</w:t>
      </w:r>
    </w:p>
    <w:p w14:paraId="381640CD">
      <w:pPr>
        <w:pStyle w:val="26"/>
        <w:widowControl w:val="0"/>
        <w:numPr>
          <w:ilvl w:val="0"/>
          <w:numId w:val="0"/>
        </w:numPr>
        <w:spacing w:after="0" w:line="560" w:lineRule="exact"/>
        <w:ind w:left="0" w:leftChars="0" w:firstLine="640" w:firstLineChars="200"/>
        <w:jc w:val="both"/>
        <w:rPr>
          <w:rFonts w:hint="eastAsia" w:ascii="仿宋_GB2312" w:hAnsi="仿宋" w:eastAsia="仿宋_GB2312" w:cs="仿宋"/>
          <w:color w:val="auto"/>
          <w:sz w:val="32"/>
          <w:szCs w:val="32"/>
          <w:lang w:val="en-US" w:eastAsia="zh-CN"/>
        </w:rPr>
      </w:pPr>
      <w:r>
        <w:rPr>
          <w:rFonts w:hint="default" w:ascii="黑体" w:hAnsi="黑体" w:eastAsia="黑体" w:cs="仿宋"/>
          <w:b w:val="0"/>
          <w:color w:val="auto"/>
          <w:kern w:val="0"/>
          <w:sz w:val="32"/>
          <w:szCs w:val="32"/>
          <w:lang w:val="en-US" w:eastAsia="zh-CN" w:bidi="ar-SA"/>
        </w:rPr>
        <w:t>第二十一条</w:t>
      </w:r>
      <w:r>
        <w:rPr>
          <w:rFonts w:hint="eastAsia" w:ascii="仿宋_GB2312" w:hAnsi="仿宋" w:eastAsia="仿宋_GB2312" w:cs="仿宋"/>
          <w:color w:val="auto"/>
          <w:sz w:val="32"/>
          <w:szCs w:val="32"/>
          <w:lang w:val="en-US" w:eastAsia="zh-CN"/>
        </w:rPr>
        <w:t>专业委员会组建</w:t>
      </w:r>
    </w:p>
    <w:p w14:paraId="4D0DEA86">
      <w:pPr>
        <w:pStyle w:val="26"/>
        <w:widowControl w:val="0"/>
        <w:numPr>
          <w:ilvl w:val="0"/>
          <w:numId w:val="0"/>
        </w:numPr>
        <w:spacing w:after="0" w:line="560" w:lineRule="exact"/>
        <w:ind w:left="0" w:leftChars="0" w:firstLine="438" w:firstLineChars="137"/>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kern w:val="0"/>
          <w:sz w:val="32"/>
          <w:szCs w:val="32"/>
          <w:lang w:val="en-US" w:eastAsia="zh-CN" w:bidi="ar-SA"/>
        </w:rPr>
        <w:t>（一）</w:t>
      </w:r>
      <w:r>
        <w:rPr>
          <w:rFonts w:hint="eastAsia" w:ascii="仿宋_GB2312" w:hAnsi="仿宋" w:eastAsia="仿宋_GB2312" w:cs="仿宋"/>
          <w:color w:val="000000"/>
          <w:sz w:val="32"/>
          <w:szCs w:val="32"/>
          <w:highlight w:val="none"/>
          <w:lang w:val="en-US" w:eastAsia="zh-CN"/>
        </w:rPr>
        <w:t>为保证职级评定的有效性和公平公正，根据二级序列专业特性划分为16个专业委员会：</w:t>
      </w:r>
    </w:p>
    <w:tbl>
      <w:tblPr>
        <w:tblStyle w:val="17"/>
        <w:tblW w:w="3989"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32"/>
        <w:gridCol w:w="2457"/>
      </w:tblGrid>
      <w:tr w14:paraId="70AEA8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1" w:hRule="atLeast"/>
        </w:trPr>
        <w:tc>
          <w:tcPr>
            <w:tcW w:w="1532"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275618CA">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专业委员会</w:t>
            </w:r>
          </w:p>
        </w:tc>
        <w:tc>
          <w:tcPr>
            <w:tcW w:w="2457"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6334A148">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所负责序列</w:t>
            </w:r>
          </w:p>
        </w:tc>
      </w:tr>
      <w:tr w14:paraId="0BED6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6" w:hRule="atLeast"/>
        </w:trPr>
        <w:tc>
          <w:tcPr>
            <w:tcW w:w="153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4E7F18B">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生产专业委员会</w:t>
            </w:r>
          </w:p>
        </w:tc>
        <w:tc>
          <w:tcPr>
            <w:tcW w:w="245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389C586">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设备工程序列</w:t>
            </w:r>
            <w:r>
              <w:rPr>
                <w:rFonts w:hint="eastAsia" w:ascii="仿宋_GB2312" w:hAnsi="仿宋" w:eastAsia="仿宋_GB2312" w:cs="仿宋"/>
                <w:color w:val="000000"/>
                <w:kern w:val="0"/>
                <w:sz w:val="24"/>
                <w:szCs w:val="24"/>
                <w:vertAlign w:val="baseline"/>
                <w:lang w:val="en-US" w:eastAsia="zh-CN" w:bidi="ar-SA"/>
              </w:rPr>
              <w:br w:type="textWrapping"/>
            </w:r>
            <w:r>
              <w:rPr>
                <w:rFonts w:hint="eastAsia" w:ascii="仿宋_GB2312" w:hAnsi="仿宋" w:eastAsia="仿宋_GB2312" w:cs="仿宋"/>
                <w:color w:val="000000"/>
                <w:kern w:val="0"/>
                <w:sz w:val="24"/>
                <w:szCs w:val="24"/>
                <w:vertAlign w:val="baseline"/>
                <w:lang w:val="en-US" w:eastAsia="zh-CN" w:bidi="ar-SA"/>
              </w:rPr>
              <w:t>生产技术序列</w:t>
            </w:r>
            <w:r>
              <w:rPr>
                <w:rFonts w:hint="eastAsia" w:ascii="仿宋_GB2312" w:hAnsi="仿宋" w:eastAsia="仿宋_GB2312" w:cs="仿宋"/>
                <w:color w:val="000000"/>
                <w:kern w:val="0"/>
                <w:sz w:val="24"/>
                <w:szCs w:val="24"/>
                <w:vertAlign w:val="baseline"/>
                <w:lang w:val="en-US" w:eastAsia="zh-CN" w:bidi="ar-SA"/>
              </w:rPr>
              <w:br w:type="textWrapping"/>
            </w:r>
            <w:r>
              <w:rPr>
                <w:rFonts w:hint="eastAsia" w:ascii="仿宋_GB2312" w:hAnsi="仿宋" w:eastAsia="仿宋_GB2312" w:cs="仿宋"/>
                <w:color w:val="000000"/>
                <w:kern w:val="0"/>
                <w:sz w:val="24"/>
                <w:szCs w:val="24"/>
                <w:vertAlign w:val="baseline"/>
                <w:lang w:val="en-US" w:eastAsia="zh-CN" w:bidi="ar-SA"/>
              </w:rPr>
              <w:t>生产管理序列</w:t>
            </w:r>
            <w:r>
              <w:rPr>
                <w:rFonts w:hint="eastAsia" w:ascii="仿宋_GB2312" w:hAnsi="仿宋" w:eastAsia="仿宋_GB2312" w:cs="仿宋"/>
                <w:color w:val="000000"/>
                <w:kern w:val="0"/>
                <w:sz w:val="24"/>
                <w:szCs w:val="24"/>
                <w:vertAlign w:val="baseline"/>
                <w:lang w:val="en-US" w:eastAsia="zh-CN" w:bidi="ar-SA"/>
              </w:rPr>
              <w:br w:type="textWrapping"/>
            </w:r>
            <w:r>
              <w:rPr>
                <w:rFonts w:hint="eastAsia" w:ascii="仿宋_GB2312" w:hAnsi="仿宋" w:eastAsia="仿宋_GB2312" w:cs="仿宋"/>
                <w:color w:val="000000"/>
                <w:kern w:val="0"/>
                <w:sz w:val="24"/>
                <w:szCs w:val="24"/>
                <w:vertAlign w:val="baseline"/>
                <w:lang w:val="en-US" w:eastAsia="zh-CN" w:bidi="ar-SA"/>
              </w:rPr>
              <w:t>仓储序列</w:t>
            </w:r>
            <w:r>
              <w:rPr>
                <w:rFonts w:hint="eastAsia" w:ascii="仿宋_GB2312" w:hAnsi="仿宋" w:eastAsia="仿宋_GB2312" w:cs="仿宋"/>
                <w:color w:val="000000"/>
                <w:kern w:val="0"/>
                <w:sz w:val="24"/>
                <w:szCs w:val="24"/>
                <w:vertAlign w:val="baseline"/>
                <w:lang w:val="en-US" w:eastAsia="zh-CN" w:bidi="ar-SA"/>
              </w:rPr>
              <w:br w:type="textWrapping"/>
            </w:r>
            <w:r>
              <w:rPr>
                <w:rFonts w:hint="eastAsia" w:ascii="仿宋_GB2312" w:hAnsi="仿宋" w:eastAsia="仿宋_GB2312" w:cs="仿宋"/>
                <w:color w:val="000000"/>
                <w:kern w:val="0"/>
                <w:sz w:val="24"/>
                <w:szCs w:val="24"/>
                <w:vertAlign w:val="baseline"/>
                <w:lang w:val="en-US" w:eastAsia="zh-CN" w:bidi="ar-SA"/>
              </w:rPr>
              <w:t>检验序列</w:t>
            </w:r>
            <w:r>
              <w:rPr>
                <w:rFonts w:hint="eastAsia" w:ascii="仿宋_GB2312" w:hAnsi="仿宋" w:eastAsia="仿宋_GB2312" w:cs="仿宋"/>
                <w:color w:val="000000"/>
                <w:kern w:val="0"/>
                <w:sz w:val="24"/>
                <w:szCs w:val="24"/>
                <w:vertAlign w:val="baseline"/>
                <w:lang w:val="en-US" w:eastAsia="zh-CN" w:bidi="ar-SA"/>
              </w:rPr>
              <w:br w:type="textWrapping"/>
            </w:r>
            <w:r>
              <w:rPr>
                <w:rFonts w:hint="eastAsia" w:ascii="仿宋_GB2312" w:hAnsi="仿宋" w:eastAsia="仿宋_GB2312" w:cs="仿宋"/>
                <w:color w:val="000000"/>
                <w:kern w:val="0"/>
                <w:sz w:val="24"/>
                <w:szCs w:val="24"/>
                <w:vertAlign w:val="baseline"/>
                <w:lang w:val="en-US" w:eastAsia="zh-CN" w:bidi="ar-SA"/>
              </w:rPr>
              <w:t>生产运行序列</w:t>
            </w:r>
            <w:r>
              <w:rPr>
                <w:rFonts w:hint="eastAsia" w:ascii="仿宋_GB2312" w:hAnsi="仿宋" w:eastAsia="仿宋_GB2312" w:cs="仿宋"/>
                <w:color w:val="000000"/>
                <w:kern w:val="0"/>
                <w:sz w:val="24"/>
                <w:szCs w:val="24"/>
                <w:vertAlign w:val="baseline"/>
                <w:lang w:val="en-US" w:eastAsia="zh-CN" w:bidi="ar-SA"/>
              </w:rPr>
              <w:br w:type="textWrapping"/>
            </w:r>
            <w:r>
              <w:rPr>
                <w:rFonts w:hint="eastAsia" w:ascii="仿宋_GB2312" w:hAnsi="仿宋" w:eastAsia="仿宋_GB2312" w:cs="仿宋"/>
                <w:color w:val="000000"/>
                <w:kern w:val="0"/>
                <w:sz w:val="24"/>
                <w:szCs w:val="24"/>
                <w:vertAlign w:val="baseline"/>
                <w:lang w:val="en-US" w:eastAsia="zh-CN" w:bidi="ar-SA"/>
              </w:rPr>
              <w:t>生产维修序列</w:t>
            </w:r>
          </w:p>
        </w:tc>
      </w:tr>
      <w:tr w14:paraId="2AD0F9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3" w:hRule="atLeast"/>
        </w:trPr>
        <w:tc>
          <w:tcPr>
            <w:tcW w:w="153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DD03D4">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p>
        </w:tc>
        <w:tc>
          <w:tcPr>
            <w:tcW w:w="245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A49E2DC">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p>
        </w:tc>
      </w:tr>
      <w:tr w14:paraId="43DA6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62" w:hRule="atLeast"/>
        </w:trPr>
        <w:tc>
          <w:tcPr>
            <w:tcW w:w="153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EC07296">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p>
        </w:tc>
        <w:tc>
          <w:tcPr>
            <w:tcW w:w="245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E34036D">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p>
        </w:tc>
      </w:tr>
      <w:tr w14:paraId="0505C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5" w:hRule="atLeast"/>
        </w:trPr>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463D5C">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市场营销专业委员会</w:t>
            </w:r>
          </w:p>
        </w:tc>
        <w:tc>
          <w:tcPr>
            <w:tcW w:w="2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4C9C45">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市场营销序列</w:t>
            </w:r>
          </w:p>
        </w:tc>
      </w:tr>
      <w:tr w14:paraId="20CE2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35" w:hRule="atLeast"/>
        </w:trPr>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146805">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销售管理专业委员会</w:t>
            </w:r>
          </w:p>
        </w:tc>
        <w:tc>
          <w:tcPr>
            <w:tcW w:w="2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0E1A27">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销售管理序列</w:t>
            </w:r>
          </w:p>
        </w:tc>
      </w:tr>
      <w:tr w14:paraId="3E933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5" w:hRule="atLeast"/>
        </w:trPr>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D0BF16">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业务专业委员会</w:t>
            </w:r>
          </w:p>
        </w:tc>
        <w:tc>
          <w:tcPr>
            <w:tcW w:w="2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94078F">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业务序列</w:t>
            </w:r>
          </w:p>
        </w:tc>
      </w:tr>
      <w:tr w14:paraId="19617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68" w:hRule="atLeast"/>
        </w:trPr>
        <w:tc>
          <w:tcPr>
            <w:tcW w:w="1532" w:type="dxa"/>
            <w:tcBorders>
              <w:top w:val="single" w:color="000000" w:sz="4" w:space="0"/>
              <w:left w:val="single" w:color="000000" w:sz="4" w:space="0"/>
              <w:right w:val="single" w:color="000000" w:sz="4" w:space="0"/>
            </w:tcBorders>
            <w:shd w:val="clear" w:color="auto" w:fill="auto"/>
            <w:vAlign w:val="center"/>
          </w:tcPr>
          <w:p w14:paraId="78D4A5CB">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营运专业委员会</w:t>
            </w:r>
          </w:p>
        </w:tc>
        <w:tc>
          <w:tcPr>
            <w:tcW w:w="2457" w:type="dxa"/>
            <w:tcBorders>
              <w:top w:val="single" w:color="000000" w:sz="4" w:space="0"/>
              <w:left w:val="single" w:color="000000" w:sz="4" w:space="0"/>
              <w:right w:val="single" w:color="000000" w:sz="4" w:space="0"/>
            </w:tcBorders>
            <w:shd w:val="clear" w:color="auto" w:fill="auto"/>
            <w:vAlign w:val="center"/>
          </w:tcPr>
          <w:p w14:paraId="25DFA939">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物流管理序列</w:t>
            </w:r>
            <w:r>
              <w:rPr>
                <w:rFonts w:hint="eastAsia" w:ascii="仿宋_GB2312" w:hAnsi="仿宋" w:eastAsia="仿宋_GB2312" w:cs="仿宋"/>
                <w:color w:val="000000"/>
                <w:kern w:val="0"/>
                <w:sz w:val="24"/>
                <w:szCs w:val="24"/>
                <w:vertAlign w:val="baseline"/>
                <w:lang w:val="en-US" w:eastAsia="zh-CN" w:bidi="ar-SA"/>
              </w:rPr>
              <w:br w:type="textWrapping"/>
            </w:r>
            <w:r>
              <w:rPr>
                <w:rFonts w:hint="eastAsia" w:ascii="仿宋_GB2312" w:hAnsi="仿宋" w:eastAsia="仿宋_GB2312" w:cs="仿宋"/>
                <w:color w:val="000000"/>
                <w:kern w:val="0"/>
                <w:sz w:val="24"/>
                <w:szCs w:val="24"/>
                <w:vertAlign w:val="baseline"/>
                <w:lang w:val="en-US" w:eastAsia="zh-CN" w:bidi="ar-SA"/>
              </w:rPr>
              <w:t>供应链计划序列</w:t>
            </w:r>
            <w:r>
              <w:rPr>
                <w:rFonts w:hint="eastAsia" w:ascii="仿宋_GB2312" w:hAnsi="仿宋" w:eastAsia="仿宋_GB2312" w:cs="仿宋"/>
                <w:color w:val="000000"/>
                <w:kern w:val="0"/>
                <w:sz w:val="24"/>
                <w:szCs w:val="24"/>
                <w:vertAlign w:val="baseline"/>
                <w:lang w:val="en-US" w:eastAsia="zh-CN" w:bidi="ar-SA"/>
              </w:rPr>
              <w:br w:type="textWrapping"/>
            </w:r>
            <w:r>
              <w:rPr>
                <w:rFonts w:hint="eastAsia" w:ascii="仿宋_GB2312" w:hAnsi="仿宋" w:eastAsia="仿宋_GB2312" w:cs="仿宋"/>
                <w:color w:val="000000"/>
                <w:kern w:val="0"/>
                <w:sz w:val="24"/>
                <w:szCs w:val="24"/>
                <w:vertAlign w:val="baseline"/>
                <w:lang w:val="en-US" w:eastAsia="zh-CN" w:bidi="ar-SA"/>
              </w:rPr>
              <w:t>订单智能管理序列</w:t>
            </w:r>
          </w:p>
        </w:tc>
      </w:tr>
      <w:tr w14:paraId="4E9E2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5" w:hRule="atLeast"/>
        </w:trPr>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634FDF">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采购专业委员会</w:t>
            </w:r>
          </w:p>
        </w:tc>
        <w:tc>
          <w:tcPr>
            <w:tcW w:w="2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0B5FB0">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采购管理序列</w:t>
            </w:r>
          </w:p>
        </w:tc>
      </w:tr>
      <w:tr w14:paraId="0F1FA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44" w:hRule="atLeast"/>
        </w:trPr>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7DD01C">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党群专业委员会</w:t>
            </w:r>
          </w:p>
        </w:tc>
        <w:tc>
          <w:tcPr>
            <w:tcW w:w="2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9B011F">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党群序列</w:t>
            </w:r>
          </w:p>
        </w:tc>
      </w:tr>
    </w:tbl>
    <w:p w14:paraId="4725FB0A"/>
    <w:tbl>
      <w:tblPr>
        <w:tblStyle w:val="17"/>
        <w:tblW w:w="4269"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61"/>
        <w:gridCol w:w="2408"/>
      </w:tblGrid>
      <w:tr w14:paraId="5C010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1" w:hRule="atLeast"/>
        </w:trPr>
        <w:tc>
          <w:tcPr>
            <w:tcW w:w="1861"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55164597">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专业委员会</w:t>
            </w:r>
          </w:p>
        </w:tc>
        <w:tc>
          <w:tcPr>
            <w:tcW w:w="2408"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5692FB35">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所负责序列</w:t>
            </w:r>
          </w:p>
        </w:tc>
      </w:tr>
      <w:tr w14:paraId="4B1012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6" w:hRule="atLeast"/>
        </w:trPr>
        <w:tc>
          <w:tcPr>
            <w:tcW w:w="18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2CE98B">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人力专业委员会</w:t>
            </w:r>
          </w:p>
        </w:tc>
        <w:tc>
          <w:tcPr>
            <w:tcW w:w="24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D4EF4C">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人力资源序列</w:t>
            </w:r>
          </w:p>
        </w:tc>
      </w:tr>
      <w:tr w14:paraId="7EDAC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3" w:hRule="atLeast"/>
        </w:trPr>
        <w:tc>
          <w:tcPr>
            <w:tcW w:w="18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FAA546">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财务专业委员会</w:t>
            </w:r>
          </w:p>
        </w:tc>
        <w:tc>
          <w:tcPr>
            <w:tcW w:w="24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D6A0F5">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财务管理序列</w:t>
            </w:r>
          </w:p>
        </w:tc>
      </w:tr>
      <w:tr w14:paraId="165B0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62" w:hRule="atLeast"/>
        </w:trPr>
        <w:tc>
          <w:tcPr>
            <w:tcW w:w="18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70CDFD">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行政专业委员会</w:t>
            </w:r>
          </w:p>
        </w:tc>
        <w:tc>
          <w:tcPr>
            <w:tcW w:w="24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20DB6">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行政管理序列</w:t>
            </w:r>
          </w:p>
        </w:tc>
      </w:tr>
      <w:tr w14:paraId="2AA56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35" w:hRule="atLeast"/>
        </w:trPr>
        <w:tc>
          <w:tcPr>
            <w:tcW w:w="18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E26B64">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智能与数字化专业委员会</w:t>
            </w:r>
          </w:p>
        </w:tc>
        <w:tc>
          <w:tcPr>
            <w:tcW w:w="24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614EBF">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智能与数字化序列</w:t>
            </w:r>
          </w:p>
        </w:tc>
      </w:tr>
      <w:tr w14:paraId="266C7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35" w:hRule="atLeast"/>
        </w:trPr>
        <w:tc>
          <w:tcPr>
            <w:tcW w:w="18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98803D">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审计专业委员会</w:t>
            </w:r>
          </w:p>
        </w:tc>
        <w:tc>
          <w:tcPr>
            <w:tcW w:w="24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5F66E1">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审计序列</w:t>
            </w:r>
          </w:p>
        </w:tc>
      </w:tr>
      <w:tr w14:paraId="234360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35" w:hRule="atLeast"/>
        </w:trPr>
        <w:tc>
          <w:tcPr>
            <w:tcW w:w="18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26646F">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纪检专业委员会</w:t>
            </w:r>
          </w:p>
        </w:tc>
        <w:tc>
          <w:tcPr>
            <w:tcW w:w="24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5CFD1B">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纪检序列</w:t>
            </w:r>
          </w:p>
        </w:tc>
      </w:tr>
      <w:tr w14:paraId="24E12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68" w:hRule="atLeast"/>
        </w:trPr>
        <w:tc>
          <w:tcPr>
            <w:tcW w:w="1861" w:type="dxa"/>
            <w:tcBorders>
              <w:top w:val="single" w:color="000000" w:sz="4" w:space="0"/>
              <w:left w:val="single" w:color="000000" w:sz="4" w:space="0"/>
              <w:bottom w:val="single" w:color="auto" w:sz="4" w:space="0"/>
              <w:right w:val="single" w:color="000000" w:sz="4" w:space="0"/>
            </w:tcBorders>
            <w:shd w:val="clear" w:color="auto" w:fill="auto"/>
            <w:vAlign w:val="center"/>
          </w:tcPr>
          <w:p w14:paraId="472F410D">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战略管理专业委员会</w:t>
            </w:r>
          </w:p>
        </w:tc>
        <w:tc>
          <w:tcPr>
            <w:tcW w:w="2408" w:type="dxa"/>
            <w:tcBorders>
              <w:top w:val="single" w:color="000000" w:sz="4" w:space="0"/>
              <w:left w:val="single" w:color="000000" w:sz="4" w:space="0"/>
              <w:bottom w:val="single" w:color="auto" w:sz="4" w:space="0"/>
              <w:right w:val="single" w:color="000000" w:sz="4" w:space="0"/>
            </w:tcBorders>
            <w:shd w:val="clear" w:color="auto" w:fill="auto"/>
            <w:vAlign w:val="center"/>
          </w:tcPr>
          <w:p w14:paraId="1FE178AC">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战略管理序列</w:t>
            </w:r>
          </w:p>
        </w:tc>
      </w:tr>
      <w:tr w14:paraId="39B34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35" w:hRule="atLeast"/>
        </w:trPr>
        <w:tc>
          <w:tcPr>
            <w:tcW w:w="18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1AD43B">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法律专业委员会</w:t>
            </w:r>
          </w:p>
        </w:tc>
        <w:tc>
          <w:tcPr>
            <w:tcW w:w="24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9358F1">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法律合规序列</w:t>
            </w:r>
          </w:p>
        </w:tc>
      </w:tr>
      <w:tr w14:paraId="6EC0D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44" w:hRule="atLeast"/>
        </w:trPr>
        <w:tc>
          <w:tcPr>
            <w:tcW w:w="18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69D943">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环境健康和安全专业委员会</w:t>
            </w:r>
          </w:p>
        </w:tc>
        <w:tc>
          <w:tcPr>
            <w:tcW w:w="24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638DD2">
            <w:pPr>
              <w:keepNext w:val="0"/>
              <w:keepLines w:val="0"/>
              <w:widowControl/>
              <w:suppressLineNumbers w:val="0"/>
              <w:jc w:val="center"/>
              <w:textAlignment w:val="center"/>
              <w:rPr>
                <w:rFonts w:hint="eastAsia" w:ascii="仿宋_GB2312" w:hAnsi="仿宋" w:eastAsia="仿宋_GB2312" w:cs="仿宋"/>
                <w:color w:val="000000"/>
                <w:kern w:val="0"/>
                <w:sz w:val="24"/>
                <w:szCs w:val="24"/>
                <w:vertAlign w:val="baseline"/>
                <w:lang w:val="en-US" w:eastAsia="zh-CN" w:bidi="ar-SA"/>
              </w:rPr>
            </w:pPr>
            <w:r>
              <w:rPr>
                <w:rFonts w:hint="eastAsia" w:ascii="仿宋_GB2312" w:hAnsi="仿宋" w:eastAsia="仿宋_GB2312" w:cs="仿宋"/>
                <w:color w:val="000000"/>
                <w:kern w:val="0"/>
                <w:sz w:val="24"/>
                <w:szCs w:val="24"/>
                <w:vertAlign w:val="baseline"/>
                <w:lang w:val="en-US" w:eastAsia="zh-CN" w:bidi="ar-SA"/>
              </w:rPr>
              <w:t>环境健康和安全序列</w:t>
            </w:r>
          </w:p>
        </w:tc>
      </w:tr>
    </w:tbl>
    <w:p w14:paraId="54E810DC">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40207848">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auto"/>
          <w:sz w:val="32"/>
          <w:szCs w:val="32"/>
          <w:lang w:val="en-US" w:eastAsia="zh-CN"/>
        </w:rPr>
      </w:pPr>
      <w:r>
        <w:rPr>
          <w:rFonts w:hint="eastAsia" w:ascii="仿宋_GB2312" w:hAnsi="仿宋" w:eastAsia="仿宋_GB2312" w:cs="仿宋"/>
          <w:color w:val="000000"/>
          <w:sz w:val="32"/>
          <w:szCs w:val="32"/>
          <w:highlight w:val="none"/>
          <w:lang w:val="en-US" w:eastAsia="zh-CN"/>
        </w:rPr>
        <w:t>（二）根据职级评定权限，按组织层级设置各级专业委员会。专业委员会分为公司级专业委员会、销售事业部/片区级专业委员会、一线营销/工厂级专业委员会。///</w:t>
      </w:r>
      <w:r>
        <w:rPr>
          <w:rFonts w:hint="eastAsia" w:ascii="仿宋_GB2312" w:hAnsi="仿宋" w:eastAsia="仿宋_GB2312" w:cs="仿宋"/>
          <w:color w:val="auto"/>
          <w:sz w:val="32"/>
          <w:szCs w:val="32"/>
          <w:lang w:val="en-US" w:eastAsia="zh-CN"/>
        </w:rPr>
        <w:t xml:space="preserve"> </w:t>
      </w:r>
    </w:p>
    <w:p w14:paraId="095FC9E1">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三）专业委员会命名规则为：组织层级+专业委员会，例如：华润啤酒人力专业委员会（公司级）、XX销售事业部/生产部人力专业委员会（销售事业部/片区级）、XX营销中心/XX工厂人力专业委员会（一线营销/工厂级）。</w:t>
      </w:r>
    </w:p>
    <w:p w14:paraId="567971E4">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（四）专业委员会组建采取组织提名和个人申报相结合的方式。</w:t>
      </w:r>
      <w:r>
        <w:rPr>
          <w:rFonts w:hint="eastAsia" w:ascii="仿宋_GB2312" w:hAnsi="仿宋" w:eastAsia="仿宋_GB2312" w:cs="仿宋"/>
          <w:color w:val="auto"/>
          <w:sz w:val="32"/>
          <w:szCs w:val="32"/>
          <w:lang w:val="en-US" w:eastAsia="zh-CN"/>
        </w:rPr>
        <w:t xml:space="preserve"> ///</w:t>
      </w:r>
    </w:p>
    <w:p w14:paraId="021F0F3C">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 xml:space="preserve">（五）专业委员会中设置组长及组员，入选专业委员会具体条件如下： </w:t>
      </w:r>
    </w:p>
    <w:p w14:paraId="7448423D">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pP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 xml:space="preserve">1.公司级专业委员应当是公司相关专业领域的牵头人或领军人物，具有较高专业权威，具有丰富的专业知识和业务经验，取得过显著的绩效，曾经主导完成或深度参与过公司相应领域较为复杂的技术、业务或者管理项目。 </w:t>
      </w:r>
    </w:p>
    <w:p w14:paraId="762611CB">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lang w:val="en-US" w:eastAsia="zh-CN"/>
        </w:rPr>
      </w:pP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2.销售事业部/片区级专业委员应当在销售事业部/片区范围具有一定的专业权威，具备丰富的专业知识、技术和经验，针对专业问题能够提出最佳实践建议，曾经主导完成或深度参与过区域层面较为复杂的技术、业务或管理项目。</w:t>
      </w:r>
      <w:r>
        <w:rPr>
          <w:rFonts w:hint="eastAsia" w:ascii="仿宋_GB2312" w:hAnsi="仿宋" w:eastAsia="仿宋_GB2312" w:cs="仿宋"/>
          <w:color w:val="000000"/>
          <w:sz w:val="32"/>
          <w:szCs w:val="32"/>
          <w:lang w:val="en-US" w:eastAsia="zh-CN"/>
        </w:rPr>
        <w:t xml:space="preserve"> </w:t>
      </w:r>
    </w:p>
    <w:p w14:paraId="7B711641">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pP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 xml:space="preserve">3.省级营销中心和生产工厂专业委员应当在该专业领域具备一定深度、广度的专业知识、技术和经验，能够解决专业领域复杂问题。 </w:t>
      </w:r>
    </w:p>
    <w:p w14:paraId="4795CA80">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default" w:ascii="仿宋_GB2312" w:hAnsi="仿宋" w:eastAsia="仿宋_GB2312" w:cs="仿宋"/>
          <w:color w:val="000000" w:themeColor="text1"/>
          <w:sz w:val="32"/>
          <w:szCs w:val="32"/>
          <w:highlight w:val="none"/>
          <w:lang w:val="en-US" w:eastAsia="zh-CN"/>
          <w14:textFill>
            <w14:solidFill>
              <w14:schemeClr w14:val="tx1"/>
            </w14:solidFill>
          </w14:textFill>
        </w:rPr>
      </w:pP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4.需具备按照本序列各职级人才标准，开发学习地图/模拟题库/笔试、面试题库的能力。 ///</w:t>
      </w:r>
    </w:p>
    <w:p w14:paraId="7AAC6ADE">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 xml:space="preserve">（六）各级专业委员会组建人数原则上不少于5人，可跨组织、跨层级组建。可入选各级专业委员会的范围： </w:t>
      </w:r>
    </w:p>
    <w:p w14:paraId="20386BD4">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pP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1.公司级专业委员会：华润啤酒本部、华润雪花本部、华润酒业本部、销售事业部/片区、省级营销中心M3及以上管理岗；P6及同等职级人员可进入委员会，作为评委参与P3-P4职级评定。</w:t>
      </w:r>
    </w:p>
    <w:p w14:paraId="7C173E59">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pP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 xml:space="preserve">2.销售事业部/片区级专业委员会：销售事业部/片区内及下属省级营销中心/工厂M2及以上管理岗、P6专业岗。 </w:t>
      </w:r>
    </w:p>
    <w:p w14:paraId="5C6C46BB">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default" w:ascii="仿宋_GB2312" w:hAnsi="仿宋" w:eastAsia="仿宋_GB2312" w:cs="仿宋"/>
          <w:color w:val="auto"/>
          <w:sz w:val="32"/>
          <w:szCs w:val="32"/>
          <w:lang w:val="en-US" w:eastAsia="zh-CN"/>
        </w:rPr>
      </w:pP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3.省营销中心/工厂级专业委员会：本单位内M1及以上管理岗、P5及以上专业岗，如有需求可加入销售事业部/片区专业委员会成员。</w:t>
      </w:r>
      <w:r>
        <w:rPr>
          <w:rFonts w:hint="eastAsia" w:ascii="仿宋_GB2312" w:hAnsi="仿宋" w:eastAsia="仿宋_GB2312" w:cs="仿宋"/>
          <w:color w:val="auto"/>
          <w:sz w:val="32"/>
          <w:szCs w:val="32"/>
          <w:lang w:val="en-US" w:eastAsia="zh-CN"/>
        </w:rPr>
        <w:t xml:space="preserve"> ///</w:t>
      </w:r>
    </w:p>
    <w:p w14:paraId="690191EF">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（七）评定实施时，需从专业委员会中抽取成员组建评委组，评定P4/S4/O5及以上职级评委人数不少于5人，评定P3/S3/O4职级评委人数不少于3人，评委选择要求：</w:t>
      </w:r>
    </w:p>
    <w:p w14:paraId="5EEB249B">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1.合并设置专业委员会的，职级评定时需选择与所评定序列专业匹配度高的委员会成员作为评委参与评定。</w:t>
      </w:r>
      <w:r>
        <w:rPr>
          <w:rFonts w:hint="eastAsia" w:ascii="仿宋_GB2312" w:hAnsi="仿宋" w:eastAsia="仿宋_GB2312" w:cs="仿宋"/>
          <w:color w:val="000000"/>
          <w:sz w:val="32"/>
          <w:szCs w:val="32"/>
          <w:highlight w:val="none"/>
          <w:lang w:val="en-US" w:eastAsia="zh-CN"/>
        </w:rPr>
        <w:t xml:space="preserve"> </w:t>
      </w:r>
    </w:p>
    <w:p w14:paraId="24A76A05">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default" w:ascii="仿宋_GB2312" w:hAnsi="仿宋" w:eastAsia="仿宋_GB2312" w:cs="仿宋"/>
          <w:color w:val="000000" w:themeColor="text1"/>
          <w:sz w:val="32"/>
          <w:szCs w:val="32"/>
          <w:highlight w:val="none"/>
          <w:lang w:val="en-US" w:eastAsia="zh-CN"/>
          <w14:textFill>
            <w14:solidFill>
              <w14:schemeClr w14:val="tx1"/>
            </w14:solidFill>
          </w14:textFill>
        </w:rPr>
      </w:pP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2.若本序列专委会成员不足5人的，评定P4及以上职级时所有满足评定权限要求的成员需全部参与评定。 ///</w:t>
      </w:r>
    </w:p>
    <w:p w14:paraId="5B448E9D">
      <w:pPr>
        <w:pStyle w:val="26"/>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lang w:val="en-US" w:eastAsia="zh-CN"/>
        </w:rPr>
      </w:pPr>
      <w:r>
        <w:rPr>
          <w:rFonts w:hint="default" w:ascii="黑体" w:hAnsi="黑体" w:eastAsia="黑体" w:cs="仿宋"/>
          <w:b w:val="0"/>
          <w:color w:val="000000"/>
          <w:kern w:val="0"/>
          <w:sz w:val="32"/>
          <w:szCs w:val="32"/>
          <w:lang w:val="en-US" w:eastAsia="zh-CN" w:bidi="ar-SA"/>
        </w:rPr>
        <w:t>第二十二条</w:t>
      </w:r>
      <w:r>
        <w:rPr>
          <w:rFonts w:hint="eastAsia" w:ascii="仿宋_GB2312" w:hAnsi="仿宋" w:eastAsia="仿宋_GB2312" w:cs="仿宋"/>
          <w:color w:val="000000"/>
          <w:sz w:val="32"/>
          <w:szCs w:val="32"/>
          <w:lang w:val="en-US" w:eastAsia="zh-CN"/>
        </w:rPr>
        <w:t>专业委员会采取动态管理机制</w:t>
      </w:r>
    </w:p>
    <w:p w14:paraId="349B0061">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 xml:space="preserve">（一）各级专业委员会每年职级评定工作开展前对成员基础条件及过往履职情况进行回顾，并结合实际进行调整。 </w:t>
      </w:r>
    </w:p>
    <w:p w14:paraId="75B4E373">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 xml:space="preserve">（二）职级符合各级别专业委员会的最低门槛的，可增补至对应级别专业委员会。 </w:t>
      </w:r>
    </w:p>
    <w:p w14:paraId="56280C81">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 xml:space="preserve">（三）专业委员会成员发生如下情形之一，取消专业委员资格： </w:t>
      </w:r>
    </w:p>
    <w:p w14:paraId="749A237E">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lang w:val="en-US" w:eastAsia="zh-CN"/>
        </w:rPr>
      </w:pP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1.发生重大过失、违纪行为的，暂停评定资格或者取消专业委员资格。</w:t>
      </w:r>
      <w:r>
        <w:rPr>
          <w:rFonts w:hint="eastAsia" w:ascii="仿宋_GB2312" w:hAnsi="仿宋" w:eastAsia="仿宋_GB2312" w:cs="仿宋"/>
          <w:color w:val="000000"/>
          <w:sz w:val="32"/>
          <w:szCs w:val="32"/>
          <w:lang w:val="en-US" w:eastAsia="zh-CN"/>
        </w:rPr>
        <w:t xml:space="preserve"> </w:t>
      </w:r>
    </w:p>
    <w:p w14:paraId="4CF5DE65">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lang w:val="en-US" w:eastAsia="zh-CN"/>
        </w:rPr>
      </w:pP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2.担任专业委员期间未履行职责的，取消专业委员资格</w:t>
      </w:r>
      <w:r>
        <w:rPr>
          <w:rFonts w:hint="eastAsia" w:ascii="仿宋_GB2312" w:hAnsi="仿宋" w:eastAsia="仿宋_GB2312" w:cs="仿宋"/>
          <w:color w:val="000000"/>
          <w:sz w:val="32"/>
          <w:szCs w:val="32"/>
          <w:lang w:val="en-US" w:eastAsia="zh-CN"/>
        </w:rPr>
        <w:t xml:space="preserve">。 </w:t>
      </w:r>
    </w:p>
    <w:p w14:paraId="7278294E">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lang w:val="en-US" w:eastAsia="zh-CN"/>
        </w:rPr>
      </w:pP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3.因身体原因不能履行职责的，取消专业委员资格。</w:t>
      </w:r>
      <w:r>
        <w:rPr>
          <w:rFonts w:hint="eastAsia" w:ascii="仿宋_GB2312" w:hAnsi="仿宋" w:eastAsia="仿宋_GB2312" w:cs="仿宋"/>
          <w:color w:val="000000"/>
          <w:sz w:val="32"/>
          <w:szCs w:val="32"/>
          <w:lang w:val="en-US" w:eastAsia="zh-CN"/>
        </w:rPr>
        <w:t xml:space="preserve"> </w:t>
      </w:r>
    </w:p>
    <w:p w14:paraId="08C29742">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pP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 xml:space="preserve">4.在命题、评定过程中存在舞弊行为的，取消专业委员资格。 </w:t>
      </w:r>
    </w:p>
    <w:p w14:paraId="53211783">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pP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5.降职或职级下降后不符合进入专业委员会条件的，取消专业委员资格。</w:t>
      </w:r>
    </w:p>
    <w:p w14:paraId="56A9EE49">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default" w:ascii="仿宋_GB2312" w:hAnsi="仿宋" w:eastAsia="仿宋_GB2312" w:cs="仿宋"/>
          <w:color w:val="000000" w:themeColor="text1"/>
          <w:sz w:val="32"/>
          <w:szCs w:val="32"/>
          <w:highlight w:val="none"/>
          <w:lang w:val="en-US" w:eastAsia="zh-CN"/>
          <w14:textFill>
            <w14:solidFill>
              <w14:schemeClr w14:val="tx1"/>
            </w14:solidFill>
          </w14:textFill>
        </w:rPr>
      </w:pP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6.上一级专业委员会认为应取消专业委员资格的其他情形。///</w:t>
      </w:r>
    </w:p>
    <w:p w14:paraId="4BF3E8BD">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lang w:val="en-US" w:eastAsia="zh-CN"/>
        </w:rPr>
      </w:pPr>
    </w:p>
    <w:p w14:paraId="609182D4">
      <w:pPr>
        <w:pStyle w:val="32"/>
        <w:numPr>
          <w:ilvl w:val="0"/>
          <w:numId w:val="0"/>
        </w:numPr>
        <w:ind w:left="0" w:leftChars="0" w:firstLine="0" w:firstLineChars="0"/>
        <w:jc w:val="center"/>
        <w:rPr>
          <w:rFonts w:ascii="黑体" w:hAnsi="黑体" w:eastAsia="黑体" w:cs="仿宋"/>
          <w:color w:val="000000"/>
        </w:rPr>
      </w:pPr>
      <w:bookmarkStart w:id="8" w:name="_Toc9240"/>
      <w:r>
        <w:rPr>
          <w:rFonts w:hint="eastAsia" w:ascii="黑体" w:hAnsi="黑体" w:eastAsia="黑体" w:cs="仿宋"/>
          <w:b w:val="0"/>
          <w:color w:val="000000"/>
          <w:kern w:val="2"/>
          <w:sz w:val="32"/>
          <w:szCs w:val="32"/>
          <w:lang w:val="en-US" w:eastAsia="zh-CN" w:bidi="ar-SA"/>
        </w:rPr>
        <w:t>第五章</w:t>
      </w:r>
      <w:r>
        <w:rPr>
          <w:rFonts w:hint="eastAsia" w:ascii="黑体" w:hAnsi="黑体" w:eastAsia="黑体" w:cs="仿宋"/>
          <w:color w:val="000000"/>
        </w:rPr>
        <w:t>职级配套管理机制</w:t>
      </w:r>
      <w:bookmarkEnd w:id="8"/>
    </w:p>
    <w:p w14:paraId="213AC669">
      <w:pPr>
        <w:pStyle w:val="26"/>
        <w:widowControl w:val="0"/>
        <w:numPr>
          <w:ilvl w:val="0"/>
          <w:numId w:val="0"/>
        </w:numPr>
        <w:spacing w:after="0" w:line="560" w:lineRule="exact"/>
        <w:ind w:left="0" w:leftChars="0" w:firstLine="640" w:firstLineChars="200"/>
        <w:jc w:val="both"/>
        <w:rPr>
          <w:rFonts w:hint="eastAsia" w:ascii="仿宋_GB2312" w:hAnsi="仿宋" w:eastAsia="仿宋_GB2312" w:cs="仿宋"/>
          <w:color w:val="auto"/>
          <w:sz w:val="32"/>
          <w:szCs w:val="32"/>
        </w:rPr>
      </w:pPr>
      <w:r>
        <w:rPr>
          <w:rFonts w:hint="default" w:ascii="黑体" w:hAnsi="黑体" w:eastAsia="黑体" w:cs="仿宋"/>
          <w:b w:val="0"/>
          <w:color w:val="auto"/>
          <w:kern w:val="0"/>
          <w:sz w:val="32"/>
          <w:szCs w:val="32"/>
          <w:lang w:val="en-US" w:eastAsia="zh-CN" w:bidi="ar-SA"/>
        </w:rPr>
        <w:t>第二十三条</w:t>
      </w:r>
      <w:r>
        <w:rPr>
          <w:rFonts w:hint="eastAsia" w:ascii="仿宋_GB2312" w:hAnsi="仿宋" w:eastAsia="仿宋_GB2312" w:cs="仿宋"/>
          <w:color w:val="auto"/>
          <w:sz w:val="32"/>
          <w:szCs w:val="32"/>
        </w:rPr>
        <w:t>原则上员工触发一定条件后，需要参加复评，具体复评规则如下：</w:t>
      </w:r>
    </w:p>
    <w:p w14:paraId="54D631C9">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（一）绩效复评</w:t>
      </w:r>
    </w:p>
    <w:p w14:paraId="502C63A5">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pP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1.复评触发条件：</w:t>
      </w:r>
    </w:p>
    <w:p w14:paraId="3C2DC3BD">
      <w:pPr>
        <w:pStyle w:val="26"/>
        <w:widowControl w:val="0"/>
        <w:numPr>
          <w:ilvl w:val="0"/>
          <w:numId w:val="0"/>
        </w:numPr>
        <w:spacing w:after="0" w:line="560" w:lineRule="exact"/>
        <w:ind w:left="0" w:leftChars="0" w:firstLine="438" w:firstLineChars="137"/>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kern w:val="0"/>
          <w:sz w:val="32"/>
          <w:szCs w:val="32"/>
          <w:lang w:val="en-US" w:eastAsia="zh-CN" w:bidi="ar-SA"/>
        </w:rPr>
        <w:t>(1)</w:t>
      </w:r>
      <w:r>
        <w:rPr>
          <w:rFonts w:hint="eastAsia" w:ascii="仿宋_GB2312" w:hAnsi="仿宋" w:eastAsia="仿宋_GB2312" w:cs="仿宋"/>
          <w:color w:val="000000"/>
          <w:sz w:val="32"/>
          <w:szCs w:val="32"/>
          <w:highlight w:val="none"/>
          <w:lang w:val="en-US" w:eastAsia="zh-CN"/>
        </w:rPr>
        <w:t>P3-P5连续两年绩效为C，P6及以上连续两年绩效为C或三年内绩效有2个C。</w:t>
      </w:r>
    </w:p>
    <w:p w14:paraId="223CB4A1">
      <w:pPr>
        <w:pStyle w:val="26"/>
        <w:widowControl w:val="0"/>
        <w:numPr>
          <w:ilvl w:val="0"/>
          <w:numId w:val="0"/>
        </w:numPr>
        <w:spacing w:after="0" w:line="560" w:lineRule="exact"/>
        <w:ind w:left="0" w:leftChars="0" w:firstLine="438" w:firstLineChars="137"/>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kern w:val="0"/>
          <w:sz w:val="32"/>
          <w:szCs w:val="32"/>
          <w:lang w:val="en-US" w:eastAsia="zh-CN" w:bidi="ar-SA"/>
        </w:rPr>
        <w:t>(2)</w:t>
      </w:r>
      <w:r>
        <w:rPr>
          <w:rFonts w:hint="eastAsia" w:ascii="仿宋_GB2312" w:hAnsi="仿宋" w:eastAsia="仿宋_GB2312" w:cs="仿宋"/>
          <w:color w:val="000000"/>
          <w:sz w:val="32"/>
          <w:szCs w:val="32"/>
          <w:highlight w:val="none"/>
          <w:lang w:val="en-US" w:eastAsia="zh-CN"/>
        </w:rPr>
        <w:t>S3及以上连续两年绩效为C。</w:t>
      </w:r>
    </w:p>
    <w:p w14:paraId="33B4F23E">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eastAsia"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lang w:val="en-US" w:eastAsia="zh-CN"/>
        </w:rPr>
        <w:t>注1：管理岗降级</w:t>
      </w:r>
      <w:r>
        <w:rPr>
          <w:rFonts w:hint="eastAsia" w:ascii="仿宋_GB2312" w:hAnsi="仿宋" w:eastAsia="仿宋_GB2312" w:cs="仿宋"/>
          <w:color w:val="auto"/>
          <w:sz w:val="32"/>
          <w:szCs w:val="32"/>
          <w:highlight w:val="none"/>
          <w:lang w:val="en-US" w:eastAsia="zh-CN"/>
        </w:rPr>
        <w:t>转专业/业务岗，管</w:t>
      </w:r>
      <w:r>
        <w:rPr>
          <w:rFonts w:hint="eastAsia" w:ascii="仿宋_GB2312" w:hAnsi="仿宋" w:eastAsia="仿宋_GB2312" w:cs="仿宋"/>
          <w:color w:val="auto"/>
          <w:sz w:val="32"/>
          <w:szCs w:val="32"/>
          <w:lang w:val="en-US" w:eastAsia="zh-CN"/>
        </w:rPr>
        <w:t>理岗（降级当年）年度</w:t>
      </w:r>
      <w:r>
        <w:rPr>
          <w:rFonts w:hint="eastAsia" w:ascii="仿宋_GB2312" w:hAnsi="仿宋" w:eastAsia="仿宋_GB2312" w:cs="仿宋"/>
          <w:color w:val="auto"/>
          <w:sz w:val="32"/>
          <w:szCs w:val="32"/>
          <w:highlight w:val="none"/>
          <w:lang w:val="en-US" w:eastAsia="zh-CN"/>
        </w:rPr>
        <w:t>绩效等级为“C”的按“B”应用。</w:t>
      </w:r>
    </w:p>
    <w:p w14:paraId="47F3FBF1">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auto"/>
          <w:sz w:val="32"/>
          <w:szCs w:val="32"/>
        </w:rPr>
      </w:pPr>
      <w:r>
        <w:rPr>
          <w:rFonts w:hint="eastAsia" w:ascii="仿宋_GB2312" w:hAnsi="仿宋" w:eastAsia="仿宋_GB2312" w:cs="仿宋"/>
          <w:color w:val="auto"/>
          <w:sz w:val="32"/>
          <w:szCs w:val="32"/>
          <w:lang w:val="en-US" w:eastAsia="zh-CN"/>
        </w:rPr>
        <w:t>注2：</w:t>
      </w:r>
      <w:r>
        <w:rPr>
          <w:rFonts w:hint="eastAsia" w:ascii="仿宋_GB2312" w:hAnsi="仿宋" w:eastAsia="仿宋_GB2312" w:cs="仿宋"/>
          <w:color w:val="auto"/>
          <w:sz w:val="32"/>
          <w:szCs w:val="32"/>
        </w:rPr>
        <w:t>序列专委会可根据业务需要，在实施细则或评定方案中确定具体复评规则并遵照执行，但不能低于上述标准。</w:t>
      </w:r>
    </w:p>
    <w:p w14:paraId="419EE3C3">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default" w:ascii="仿宋_GB2312" w:hAnsi="仿宋" w:eastAsia="仿宋_GB2312" w:cs="仿宋"/>
          <w:color w:val="auto"/>
          <w:sz w:val="32"/>
          <w:szCs w:val="32"/>
          <w:highlight w:val="none"/>
          <w:lang w:val="en-US" w:eastAsia="zh-CN"/>
        </w:rPr>
      </w:pPr>
      <w:r>
        <w:rPr>
          <w:rFonts w:hint="eastAsia" w:ascii="仿宋_GB2312" w:hAnsi="仿宋" w:eastAsia="仿宋_GB2312" w:cs="仿宋"/>
          <w:color w:val="auto"/>
          <w:sz w:val="32"/>
          <w:szCs w:val="32"/>
          <w:highlight w:val="none"/>
          <w:lang w:val="en-US" w:eastAsia="zh-CN"/>
        </w:rPr>
        <w:t>注3：当年因绩效原因导致降级的专业/业务岗员工是否需要参加当年组织的绩效复评，可由各序列专委会在实施细则中进行明确。</w:t>
      </w:r>
    </w:p>
    <w:p w14:paraId="299FA636">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default" w:ascii="仿宋_GB2312" w:hAnsi="仿宋" w:eastAsia="仿宋_GB2312" w:cs="仿宋"/>
          <w:color w:val="000000" w:themeColor="text1"/>
          <w:sz w:val="32"/>
          <w:szCs w:val="32"/>
          <w:highlight w:val="none"/>
          <w:lang w:val="en-US" w:eastAsia="zh-CN"/>
          <w14:textFill>
            <w14:solidFill>
              <w14:schemeClr w14:val="tx1"/>
            </w14:solidFill>
          </w14:textFill>
        </w:rPr>
      </w:pP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2.复评时间：与每年晋级评定同时开展，评价方式相同。///</w:t>
      </w:r>
    </w:p>
    <w:p w14:paraId="08746419">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（二）临时性复评：各序列坚持评定层级权限不变，按下述方式组织：</w:t>
      </w:r>
    </w:p>
    <w:tbl>
      <w:tblPr>
        <w:tblStyle w:val="18"/>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5"/>
        <w:gridCol w:w="4261"/>
      </w:tblGrid>
      <w:tr w14:paraId="4333F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5" w:type="dxa"/>
          </w:tcPr>
          <w:p w14:paraId="6F0A4359">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jc w:val="center"/>
              <w:textAlignment w:val="auto"/>
              <w:rPr>
                <w:rFonts w:hint="eastAsia" w:ascii="仿宋_GB2312" w:hAnsi="仿宋" w:eastAsia="仿宋_GB2312" w:cs="仿宋"/>
                <w:b w:val="0"/>
                <w:bCs w:val="0"/>
                <w:color w:val="auto"/>
                <w:sz w:val="32"/>
                <w:szCs w:val="32"/>
                <w:vertAlign w:val="baseline"/>
              </w:rPr>
            </w:pPr>
            <w:r>
              <w:rPr>
                <w:rFonts w:hint="eastAsia" w:ascii="仿宋_GB2312" w:hAnsi="仿宋" w:eastAsia="仿宋_GB2312" w:cs="仿宋"/>
                <w:b w:val="0"/>
                <w:bCs w:val="0"/>
                <w:color w:val="auto"/>
                <w:kern w:val="0"/>
                <w:sz w:val="24"/>
                <w:szCs w:val="24"/>
                <w:vertAlign w:val="baseline"/>
                <w:lang w:val="en-US" w:eastAsia="zh-CN" w:bidi="ar-SA"/>
              </w:rPr>
              <w:t>专委会权限</w:t>
            </w:r>
          </w:p>
        </w:tc>
        <w:tc>
          <w:tcPr>
            <w:tcW w:w="4261" w:type="dxa"/>
          </w:tcPr>
          <w:p w14:paraId="6EDA81BE">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jc w:val="center"/>
              <w:textAlignment w:val="auto"/>
              <w:rPr>
                <w:rFonts w:hint="default" w:ascii="仿宋_GB2312" w:hAnsi="仿宋" w:eastAsia="仿宋_GB2312" w:cs="仿宋"/>
                <w:b w:val="0"/>
                <w:bCs w:val="0"/>
                <w:color w:val="auto"/>
                <w:sz w:val="32"/>
                <w:szCs w:val="32"/>
                <w:vertAlign w:val="baseline"/>
                <w:lang w:val="en-US" w:eastAsia="zh-CN"/>
              </w:rPr>
            </w:pPr>
            <w:r>
              <w:rPr>
                <w:rFonts w:hint="eastAsia" w:ascii="仿宋_GB2312" w:hAnsi="仿宋" w:eastAsia="仿宋_GB2312" w:cs="仿宋"/>
                <w:b w:val="0"/>
                <w:bCs w:val="0"/>
                <w:color w:val="auto"/>
                <w:kern w:val="0"/>
                <w:sz w:val="24"/>
                <w:szCs w:val="24"/>
                <w:vertAlign w:val="baseline"/>
                <w:lang w:val="en-US" w:eastAsia="zh-CN" w:bidi="ar-SA"/>
              </w:rPr>
              <w:t>评定流程</w:t>
            </w:r>
          </w:p>
        </w:tc>
      </w:tr>
      <w:tr w14:paraId="01BAB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5" w:type="dxa"/>
            <w:vAlign w:val="center"/>
          </w:tcPr>
          <w:p w14:paraId="23A48400">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jc w:val="center"/>
              <w:textAlignment w:val="auto"/>
              <w:rPr>
                <w:rFonts w:hint="default" w:ascii="仿宋_GB2312" w:hAnsi="仿宋" w:eastAsia="仿宋_GB2312" w:cs="仿宋"/>
                <w:color w:val="auto"/>
                <w:kern w:val="0"/>
                <w:sz w:val="24"/>
                <w:szCs w:val="24"/>
                <w:highlight w:val="none"/>
                <w:vertAlign w:val="baseline"/>
                <w:lang w:val="en-US" w:eastAsia="zh-CN" w:bidi="ar-SA"/>
              </w:rPr>
            </w:pPr>
            <w:r>
              <w:rPr>
                <w:rFonts w:hint="eastAsia" w:ascii="仿宋_GB2312" w:hAnsi="仿宋" w:eastAsia="仿宋_GB2312" w:cs="仿宋"/>
                <w:color w:val="auto"/>
                <w:kern w:val="0"/>
                <w:sz w:val="24"/>
                <w:szCs w:val="24"/>
                <w:highlight w:val="none"/>
                <w:vertAlign w:val="baseline"/>
                <w:lang w:val="en-US" w:eastAsia="zh-CN" w:bidi="ar-SA"/>
              </w:rPr>
              <w:t>涉及上一级专委会评定权限的</w:t>
            </w:r>
          </w:p>
        </w:tc>
        <w:tc>
          <w:tcPr>
            <w:tcW w:w="4261" w:type="dxa"/>
          </w:tcPr>
          <w:p w14:paraId="7F2F95E5">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jc w:val="left"/>
              <w:textAlignment w:val="auto"/>
              <w:rPr>
                <w:rFonts w:hint="eastAsia" w:ascii="仿宋_GB2312" w:hAnsi="仿宋" w:eastAsia="仿宋_GB2312" w:cs="仿宋"/>
                <w:color w:val="auto"/>
                <w:kern w:val="0"/>
                <w:sz w:val="24"/>
                <w:szCs w:val="24"/>
                <w:highlight w:val="none"/>
                <w:vertAlign w:val="baseline"/>
                <w:lang w:val="en-US" w:eastAsia="zh-CN" w:bidi="ar-SA"/>
              </w:rPr>
            </w:pPr>
            <w:r>
              <w:rPr>
                <w:rFonts w:hint="eastAsia" w:ascii="仿宋_GB2312" w:hAnsi="仿宋" w:eastAsia="仿宋_GB2312" w:cs="仿宋"/>
                <w:color w:val="auto"/>
                <w:kern w:val="0"/>
                <w:sz w:val="24"/>
                <w:szCs w:val="24"/>
                <w:highlight w:val="none"/>
                <w:vertAlign w:val="baseline"/>
                <w:lang w:val="en-US" w:eastAsia="zh-CN" w:bidi="ar-SA"/>
              </w:rPr>
              <w:t>每季度一次灵活复评窗口。由用人单位提出复评需求，报对应权限专委会审批后，由专委会设计方案，统一组织复评实施。</w:t>
            </w:r>
          </w:p>
        </w:tc>
      </w:tr>
      <w:tr w14:paraId="5FA5B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5" w:type="dxa"/>
            <w:vAlign w:val="center"/>
          </w:tcPr>
          <w:p w14:paraId="0B34CD8C">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jc w:val="center"/>
              <w:textAlignment w:val="auto"/>
              <w:rPr>
                <w:rFonts w:hint="default" w:ascii="仿宋_GB2312" w:hAnsi="仿宋" w:eastAsia="仿宋_GB2312" w:cs="仿宋"/>
                <w:color w:val="auto"/>
                <w:kern w:val="0"/>
                <w:sz w:val="24"/>
                <w:szCs w:val="24"/>
                <w:highlight w:val="none"/>
                <w:vertAlign w:val="baseline"/>
                <w:lang w:val="en-US" w:eastAsia="zh-CN" w:bidi="ar-SA"/>
              </w:rPr>
            </w:pPr>
            <w:r>
              <w:rPr>
                <w:rFonts w:hint="eastAsia" w:ascii="仿宋_GB2312" w:hAnsi="仿宋" w:eastAsia="仿宋_GB2312" w:cs="仿宋"/>
                <w:color w:val="auto"/>
                <w:kern w:val="0"/>
                <w:sz w:val="24"/>
                <w:szCs w:val="24"/>
                <w:highlight w:val="none"/>
                <w:vertAlign w:val="baseline"/>
                <w:lang w:val="en-US" w:eastAsia="zh-CN" w:bidi="ar-SA"/>
              </w:rPr>
              <w:t>涉及本级专委会评定权限的</w:t>
            </w:r>
          </w:p>
        </w:tc>
        <w:tc>
          <w:tcPr>
            <w:tcW w:w="4261" w:type="dxa"/>
          </w:tcPr>
          <w:p w14:paraId="79BB89A9">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jc w:val="left"/>
              <w:textAlignment w:val="auto"/>
              <w:rPr>
                <w:rFonts w:hint="eastAsia" w:ascii="仿宋_GB2312" w:hAnsi="仿宋" w:eastAsia="仿宋_GB2312" w:cs="仿宋"/>
                <w:color w:val="auto"/>
                <w:kern w:val="0"/>
                <w:sz w:val="24"/>
                <w:szCs w:val="24"/>
                <w:highlight w:val="none"/>
                <w:vertAlign w:val="baseline"/>
                <w:lang w:val="en-US" w:eastAsia="zh-CN" w:bidi="ar-SA"/>
              </w:rPr>
            </w:pPr>
            <w:r>
              <w:rPr>
                <w:rFonts w:hint="eastAsia" w:ascii="仿宋_GB2312" w:hAnsi="仿宋" w:eastAsia="仿宋_GB2312" w:cs="仿宋"/>
                <w:color w:val="auto"/>
                <w:kern w:val="0"/>
                <w:sz w:val="24"/>
                <w:szCs w:val="24"/>
                <w:highlight w:val="none"/>
                <w:vertAlign w:val="baseline"/>
                <w:lang w:val="en-US" w:eastAsia="zh-CN" w:bidi="ar-SA"/>
              </w:rPr>
              <w:t>按需组织，随时开展。</w:t>
            </w:r>
          </w:p>
        </w:tc>
      </w:tr>
    </w:tbl>
    <w:p w14:paraId="0923A45F">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208E6C6E">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（三）超总职点配置的序列/部门，应缩短复评周期，原则上至少1年需重新组织复评，具体由专业委员会根据实际情况确定复评周期。 ///</w:t>
      </w:r>
    </w:p>
    <w:p w14:paraId="3C5D5C71">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（四）因绩效原因触发的复评，原则上复评当年不得参与晋级评定。 ///</w:t>
      </w:r>
    </w:p>
    <w:p w14:paraId="2B109686">
      <w:pPr>
        <w:pStyle w:val="26"/>
        <w:widowControl w:val="0"/>
        <w:numPr>
          <w:ilvl w:val="0"/>
          <w:numId w:val="0"/>
        </w:numPr>
        <w:spacing w:after="0" w:line="560" w:lineRule="exact"/>
        <w:ind w:left="0" w:leftChars="0" w:firstLine="640" w:firstLineChars="200"/>
        <w:jc w:val="both"/>
        <w:rPr>
          <w:rFonts w:hint="default" w:ascii="仿宋_GB2312" w:hAnsi="仿宋" w:eastAsia="仿宋_GB2312" w:cs="仿宋"/>
          <w:color w:val="000000"/>
          <w:sz w:val="32"/>
          <w:szCs w:val="32"/>
          <w:lang w:val="en-US" w:eastAsia="zh-CN"/>
        </w:rPr>
      </w:pPr>
      <w:r>
        <w:rPr>
          <w:rFonts w:hint="default" w:ascii="黑体" w:hAnsi="黑体" w:eastAsia="黑体" w:cs="仿宋"/>
          <w:b w:val="0"/>
          <w:color w:val="000000"/>
          <w:kern w:val="0"/>
          <w:sz w:val="32"/>
          <w:szCs w:val="32"/>
          <w:lang w:val="en-US" w:eastAsia="zh-CN" w:bidi="ar-SA"/>
        </w:rPr>
        <w:t>第二十四条</w:t>
      </w:r>
      <w:r>
        <w:rPr>
          <w:rFonts w:hint="eastAsia" w:ascii="仿宋_GB2312" w:hAnsi="仿宋" w:eastAsia="仿宋_GB2312" w:cs="仿宋"/>
          <w:color w:val="000000"/>
          <w:sz w:val="32"/>
          <w:szCs w:val="32"/>
        </w:rPr>
        <w:t>原则上，各序列应每年开展常规评定工作，如确因业务需要当年不开展常规评定工作的，需由对应序列公司级</w:t>
      </w:r>
      <w:r>
        <w:rPr>
          <w:rFonts w:hint="eastAsia" w:ascii="仿宋_GB2312" w:hAnsi="仿宋" w:eastAsia="仿宋_GB2312" w:cs="仿宋"/>
          <w:color w:val="000000"/>
          <w:sz w:val="32"/>
          <w:szCs w:val="32"/>
          <w:highlight w:val="none"/>
          <w:lang w:val="en-US" w:eastAsia="zh-CN"/>
        </w:rPr>
        <w:t>专业委员会</w:t>
      </w:r>
      <w:r>
        <w:rPr>
          <w:rFonts w:hint="eastAsia" w:ascii="仿宋_GB2312" w:hAnsi="仿宋" w:eastAsia="仿宋_GB2312" w:cs="仿宋"/>
          <w:color w:val="000000"/>
          <w:sz w:val="32"/>
          <w:szCs w:val="32"/>
        </w:rPr>
        <w:t>下发通知。</w:t>
      </w:r>
      <w:r>
        <w:rPr>
          <w:rFonts w:hint="eastAsia" w:ascii="仿宋_GB2312" w:hAnsi="仿宋" w:eastAsia="仿宋_GB2312" w:cs="仿宋"/>
          <w:color w:val="000000"/>
          <w:sz w:val="32"/>
          <w:szCs w:val="32"/>
          <w:lang w:val="en-US" w:eastAsia="zh-CN"/>
        </w:rPr>
        <w:t>///</w:t>
      </w:r>
    </w:p>
    <w:p w14:paraId="1909F6A5">
      <w:pPr>
        <w:pStyle w:val="26"/>
        <w:widowControl w:val="0"/>
        <w:numPr>
          <w:ilvl w:val="0"/>
          <w:numId w:val="0"/>
        </w:numPr>
        <w:spacing w:after="0" w:line="560" w:lineRule="exact"/>
        <w:ind w:left="0" w:leftChars="0" w:firstLine="640" w:firstLineChars="200"/>
        <w:jc w:val="both"/>
        <w:rPr>
          <w:rFonts w:ascii="仿宋_GB2312" w:hAnsi="仿宋" w:eastAsia="仿宋_GB2312" w:cs="仿宋"/>
          <w:color w:val="000000"/>
          <w:sz w:val="32"/>
          <w:szCs w:val="32"/>
        </w:rPr>
      </w:pPr>
      <w:r>
        <w:rPr>
          <w:rFonts w:hint="default" w:ascii="黑体" w:hAnsi="黑体" w:eastAsia="黑体" w:cs="仿宋"/>
          <w:b w:val="0"/>
          <w:color w:val="000000"/>
          <w:kern w:val="0"/>
          <w:sz w:val="32"/>
          <w:szCs w:val="32"/>
          <w:lang w:val="en-US" w:eastAsia="zh-CN" w:bidi="ar-SA"/>
        </w:rPr>
        <w:t>第二十五条</w:t>
      </w:r>
      <w:r>
        <w:rPr>
          <w:rFonts w:hint="eastAsia" w:ascii="仿宋_GB2312" w:hAnsi="仿宋" w:eastAsia="仿宋_GB2312" w:cs="仿宋"/>
          <w:color w:val="000000"/>
          <w:sz w:val="32"/>
          <w:szCs w:val="32"/>
        </w:rPr>
        <w:t xml:space="preserve">职级的降级管理 </w:t>
      </w:r>
    </w:p>
    <w:p w14:paraId="69620BE4">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 xml:space="preserve">（一）存在下列情形之一的，可根据情节严重程度给予不同程度的降级或解除劳动合同： </w:t>
      </w:r>
    </w:p>
    <w:p w14:paraId="49E69E3F">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pPr>
      <w:r>
        <w:rPr>
          <w:rFonts w:hint="eastAsia" w:ascii="仿宋_GB2312" w:hAnsi="仿宋" w:eastAsia="仿宋_GB2312" w:cs="仿宋"/>
          <w:color w:val="000000" w:themeColor="text1"/>
          <w:sz w:val="32"/>
          <w:szCs w:val="32"/>
          <w:highlight w:val="none"/>
          <w:lang w:val="en-US" w:eastAsia="zh-CN"/>
          <w14:textFill>
            <w14:solidFill>
              <w14:schemeClr w14:val="tx1"/>
            </w14:solidFill>
          </w14:textFill>
        </w:rPr>
        <w:t xml:space="preserve">1.工作中有重大违规违纪行为的。 </w:t>
      </w:r>
    </w:p>
    <w:p w14:paraId="58586739">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 xml:space="preserve">2.因失职给公司造成较大损失的。 </w:t>
      </w:r>
    </w:p>
    <w:p w14:paraId="0CB0E22F">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 xml:space="preserve">3.发生其他对公司造成严重不良影响行为、事件的。 </w:t>
      </w:r>
    </w:p>
    <w:p w14:paraId="55C91922">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4.员工出现以上情形的，按照《员工违规违纪处理办法》中违规违纪行为受到降级处分的，根据情节轻重，降低一至两个职级。达到解除劳动合同程度的解除劳动合同。</w:t>
      </w:r>
    </w:p>
    <w:p w14:paraId="593AAB77">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auto"/>
          <w:sz w:val="32"/>
          <w:szCs w:val="32"/>
          <w:highlight w:val="none"/>
        </w:rPr>
      </w:pPr>
      <w:r>
        <w:rPr>
          <w:rFonts w:hint="eastAsia" w:ascii="仿宋_GB2312" w:hAnsi="仿宋" w:eastAsia="仿宋_GB2312" w:cs="仿宋"/>
          <w:color w:val="auto"/>
          <w:sz w:val="32"/>
          <w:szCs w:val="32"/>
          <w:highlight w:val="none"/>
        </w:rPr>
        <w:t xml:space="preserve"> </w:t>
      </w:r>
      <w:r>
        <w:rPr>
          <w:rFonts w:hint="eastAsia" w:ascii="仿宋_GB2312" w:hAnsi="仿宋" w:eastAsia="仿宋_GB2312" w:cs="仿宋"/>
          <w:color w:val="auto"/>
          <w:sz w:val="32"/>
          <w:szCs w:val="32"/>
          <w:highlight w:val="none"/>
          <w:lang w:val="en-US" w:eastAsia="zh-CN"/>
        </w:rPr>
        <w:t>5</w:t>
      </w:r>
      <w:r>
        <w:rPr>
          <w:rFonts w:hint="eastAsia" w:ascii="仿宋_GB2312" w:hAnsi="仿宋" w:eastAsia="仿宋_GB2312" w:cs="仿宋"/>
          <w:color w:val="auto"/>
          <w:sz w:val="32"/>
          <w:szCs w:val="32"/>
          <w:highlight w:val="none"/>
        </w:rPr>
        <w:t>.</w:t>
      </w:r>
      <w:r>
        <w:rPr>
          <w:rFonts w:hint="eastAsia" w:ascii="仿宋_GB2312" w:hAnsi="仿宋" w:eastAsia="仿宋_GB2312" w:cs="仿宋"/>
          <w:color w:val="auto"/>
          <w:sz w:val="32"/>
          <w:szCs w:val="32"/>
          <w:highlight w:val="none"/>
          <w:lang w:val="en-US" w:eastAsia="zh-CN"/>
        </w:rPr>
        <w:t>专业委员会认为的其他情形。///</w:t>
      </w:r>
      <w:r>
        <w:rPr>
          <w:rFonts w:hint="eastAsia" w:ascii="仿宋_GB2312" w:hAnsi="仿宋" w:eastAsia="仿宋_GB2312" w:cs="仿宋"/>
          <w:color w:val="auto"/>
          <w:sz w:val="32"/>
          <w:szCs w:val="32"/>
          <w:highlight w:val="none"/>
        </w:rPr>
        <w:t xml:space="preserve"> </w:t>
      </w:r>
    </w:p>
    <w:p w14:paraId="7ACB67DB">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 xml:space="preserve">（二）存在下列情形之一的，则至少降一级： </w:t>
      </w:r>
    </w:p>
    <w:p w14:paraId="7F50A012">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auto"/>
          <w:sz w:val="32"/>
          <w:szCs w:val="32"/>
        </w:rPr>
      </w:pPr>
      <w:r>
        <w:rPr>
          <w:rFonts w:hint="eastAsia" w:ascii="仿宋_GB2312" w:hAnsi="仿宋" w:eastAsia="仿宋_GB2312" w:cs="仿宋"/>
          <w:color w:val="auto"/>
          <w:sz w:val="32"/>
          <w:szCs w:val="32"/>
        </w:rPr>
        <w:t xml:space="preserve">1.上年绩效考核结果为D的。 </w:t>
      </w:r>
    </w:p>
    <w:p w14:paraId="2BB7A5D2">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auto"/>
          <w:sz w:val="32"/>
          <w:szCs w:val="32"/>
        </w:rPr>
      </w:pPr>
      <w:r>
        <w:rPr>
          <w:rFonts w:hint="eastAsia" w:ascii="仿宋_GB2312" w:hAnsi="仿宋" w:eastAsia="仿宋_GB2312" w:cs="仿宋"/>
          <w:color w:val="auto"/>
          <w:sz w:val="32"/>
          <w:szCs w:val="32"/>
        </w:rPr>
        <w:t xml:space="preserve">2.复评未通过的。 </w:t>
      </w:r>
    </w:p>
    <w:p w14:paraId="3D2D109E">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default" w:ascii="仿宋_GB2312" w:hAnsi="仿宋" w:eastAsia="仿宋_GB2312" w:cs="仿宋"/>
          <w:color w:val="auto"/>
          <w:sz w:val="32"/>
          <w:szCs w:val="32"/>
          <w:lang w:val="en-US" w:eastAsia="zh-CN"/>
        </w:rPr>
      </w:pPr>
      <w:r>
        <w:rPr>
          <w:rFonts w:hint="eastAsia" w:ascii="仿宋_GB2312" w:hAnsi="仿宋" w:eastAsia="仿宋_GB2312" w:cs="仿宋"/>
          <w:color w:val="000000"/>
          <w:sz w:val="32"/>
          <w:szCs w:val="32"/>
        </w:rPr>
        <w:t>3.按照《华润啤酒试用期管理办法》执行</w:t>
      </w:r>
      <w:r>
        <w:rPr>
          <w:rFonts w:hint="eastAsia" w:ascii="仿宋_GB2312" w:hAnsi="仿宋" w:eastAsia="仿宋_GB2312" w:cs="仿宋"/>
          <w:color w:val="000000"/>
          <w:sz w:val="32"/>
          <w:szCs w:val="32"/>
          <w:lang w:val="en-US" w:eastAsia="zh-CN"/>
        </w:rPr>
        <w:t>需</w:t>
      </w:r>
      <w:r>
        <w:rPr>
          <w:rFonts w:hint="eastAsia" w:ascii="仿宋_GB2312" w:hAnsi="仿宋" w:eastAsia="仿宋_GB2312" w:cs="仿宋"/>
          <w:color w:val="000000"/>
          <w:sz w:val="32"/>
          <w:szCs w:val="32"/>
        </w:rPr>
        <w:t>降级转正的。</w:t>
      </w:r>
      <w:r>
        <w:rPr>
          <w:rFonts w:hint="eastAsia" w:ascii="仿宋_GB2312" w:hAnsi="仿宋" w:eastAsia="仿宋_GB2312" w:cs="仿宋"/>
          <w:color w:val="auto"/>
          <w:sz w:val="32"/>
          <w:szCs w:val="32"/>
        </w:rPr>
        <w:t xml:space="preserve"> </w:t>
      </w:r>
      <w:r>
        <w:rPr>
          <w:rFonts w:hint="eastAsia" w:ascii="仿宋_GB2312" w:hAnsi="仿宋" w:eastAsia="仿宋_GB2312" w:cs="仿宋"/>
          <w:color w:val="auto"/>
          <w:sz w:val="32"/>
          <w:szCs w:val="32"/>
          <w:lang w:val="en-US" w:eastAsia="zh-CN"/>
        </w:rPr>
        <w:t>///</w:t>
      </w:r>
    </w:p>
    <w:p w14:paraId="1D34EF26">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（三）因上述情形降级的员工，降级后所在职级若超出岗位所在组织的职级发展上限或总职点管控上限的应按总职点管控方案要求达标期限内调整到位。///</w:t>
      </w:r>
    </w:p>
    <w:p w14:paraId="3229F2C9">
      <w:pPr>
        <w:pStyle w:val="26"/>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rPr>
      </w:pPr>
      <w:r>
        <w:rPr>
          <w:rFonts w:hint="default" w:ascii="黑体" w:hAnsi="黑体" w:eastAsia="黑体" w:cs="仿宋"/>
          <w:b w:val="0"/>
          <w:color w:val="000000"/>
          <w:kern w:val="0"/>
          <w:sz w:val="32"/>
          <w:szCs w:val="32"/>
          <w:lang w:val="en-US" w:eastAsia="zh-CN" w:bidi="ar-SA"/>
        </w:rPr>
        <w:t>第二十六条</w:t>
      </w:r>
      <w:r>
        <w:rPr>
          <w:rFonts w:hint="eastAsia" w:ascii="仿宋_GB2312" w:hAnsi="仿宋" w:eastAsia="仿宋_GB2312" w:cs="仿宋"/>
          <w:color w:val="000000"/>
          <w:sz w:val="32"/>
          <w:szCs w:val="32"/>
        </w:rPr>
        <w:t>储备人员存在以下情形，取消储备资格</w:t>
      </w:r>
      <w:r>
        <w:rPr>
          <w:rFonts w:hint="eastAsia" w:ascii="仿宋_GB2312" w:hAnsi="仿宋" w:eastAsia="仿宋_GB2312" w:cs="仿宋"/>
          <w:color w:val="000000"/>
          <w:sz w:val="32"/>
          <w:szCs w:val="32"/>
          <w:lang w:eastAsia="zh-CN"/>
        </w:rPr>
        <w:t>：</w:t>
      </w:r>
    </w:p>
    <w:p w14:paraId="3B60D776">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 xml:space="preserve">(一) 储备期结束，未予以聘任的。 </w:t>
      </w:r>
    </w:p>
    <w:p w14:paraId="756FA7AC">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highlight w:val="none"/>
          <w:lang w:val="en-US" w:eastAsia="zh-CN"/>
        </w:rPr>
        <w:t>(二) 上年度绩效等级为D，或连续两年为C的。</w:t>
      </w:r>
      <w:r>
        <w:rPr>
          <w:rFonts w:hint="eastAsia" w:ascii="仿宋_GB2312" w:hAnsi="仿宋" w:eastAsia="仿宋_GB2312" w:cs="仿宋"/>
          <w:color w:val="000000"/>
          <w:sz w:val="32"/>
          <w:szCs w:val="32"/>
        </w:rPr>
        <w:t xml:space="preserve"> </w:t>
      </w:r>
    </w:p>
    <w:p w14:paraId="7696E8C2">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 xml:space="preserve">(三) 受到警告及以上处分的。 </w:t>
      </w:r>
    </w:p>
    <w:p w14:paraId="14413882">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 xml:space="preserve">(四) 个人辞职或者公司决定解除劳动关系的。 </w:t>
      </w:r>
    </w:p>
    <w:p w14:paraId="4444FA3F">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(五) 工作岗位不服从组织调配的。</w:t>
      </w:r>
    </w:p>
    <w:p w14:paraId="4D08ED02">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 xml:space="preserve">(六) 不服从培养计划整体要求，或长期缺席培训项目的。 </w:t>
      </w:r>
    </w:p>
    <w:p w14:paraId="7B6C7535">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(七) 经专业委员会确定，报批后需要取消储备资格的其他情形。///</w:t>
      </w:r>
    </w:p>
    <w:p w14:paraId="5F221EFF">
      <w:pPr>
        <w:pStyle w:val="26"/>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rPr>
      </w:pPr>
      <w:r>
        <w:rPr>
          <w:rFonts w:hint="default" w:ascii="黑体" w:hAnsi="黑体" w:eastAsia="黑体" w:cs="仿宋"/>
          <w:b w:val="0"/>
          <w:color w:val="000000"/>
          <w:kern w:val="0"/>
          <w:sz w:val="32"/>
          <w:szCs w:val="32"/>
          <w:lang w:val="en-US" w:eastAsia="zh-CN" w:bidi="ar-SA"/>
        </w:rPr>
        <w:t>第二十七条</w:t>
      </w:r>
      <w:r>
        <w:rPr>
          <w:rFonts w:hint="eastAsia" w:ascii="仿宋_GB2312" w:hAnsi="仿宋" w:eastAsia="仿宋_GB2312" w:cs="仿宋"/>
          <w:color w:val="000000"/>
          <w:sz w:val="32"/>
          <w:szCs w:val="32"/>
        </w:rPr>
        <w:t xml:space="preserve">员工职业发展路径 </w:t>
      </w:r>
    </w:p>
    <w:p w14:paraId="091A1178">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 xml:space="preserve">（一）职业发展路径原则 </w:t>
      </w:r>
    </w:p>
    <w:p w14:paraId="4007F5B8">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 xml:space="preserve">1.逐级晋升原则是指基于职业发展通道框架，员工拟任职级最多比原职级高一级。 </w:t>
      </w:r>
    </w:p>
    <w:p w14:paraId="0559597F">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 xml:space="preserve">2.必要性原则是指员工发生职级变动时需要满足两个条件：存在岗位或职级空缺；符合新职级任职资格要求。 </w:t>
      </w:r>
    </w:p>
    <w:p w14:paraId="32767DF8">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3.严肃性原则是指员工平级流动时，必须履行相应的调转程序，跨通道的流动需要履行相应的选拔、竞聘或职级评定程序。</w:t>
      </w:r>
      <w:r>
        <w:rPr>
          <w:rFonts w:hint="eastAsia" w:ascii="仿宋_GB2312" w:hAnsi="仿宋" w:eastAsia="仿宋_GB2312" w:cs="仿宋"/>
          <w:color w:val="000000"/>
          <w:sz w:val="32"/>
          <w:szCs w:val="32"/>
          <w:lang w:val="en-US" w:eastAsia="zh-CN"/>
        </w:rPr>
        <w:t>///</w:t>
      </w:r>
      <w:r>
        <w:rPr>
          <w:rFonts w:hint="eastAsia" w:ascii="仿宋_GB2312" w:hAnsi="仿宋" w:eastAsia="仿宋_GB2312" w:cs="仿宋"/>
          <w:color w:val="000000"/>
          <w:sz w:val="32"/>
          <w:szCs w:val="32"/>
        </w:rPr>
        <w:t xml:space="preserve"> </w:t>
      </w:r>
    </w:p>
    <w:p w14:paraId="7AA4FAA3">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highlight w:val="none"/>
          <w:lang w:val="en-US" w:eastAsia="zh-CN"/>
        </w:rPr>
        <w:t>（二）员工职业发展路径分为纵向发展和横向发展</w:t>
      </w:r>
      <w:r>
        <w:rPr>
          <w:rFonts w:hint="eastAsia" w:ascii="仿宋_GB2312" w:hAnsi="仿宋" w:eastAsia="仿宋_GB2312" w:cs="仿宋"/>
          <w:color w:val="000000"/>
          <w:sz w:val="32"/>
          <w:szCs w:val="32"/>
        </w:rPr>
        <w:t xml:space="preserve"> </w:t>
      </w:r>
    </w:p>
    <w:p w14:paraId="3153AC41">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1.纵向发展是指在本序列通道获得晋</w:t>
      </w:r>
      <w:r>
        <w:rPr>
          <w:rFonts w:hint="eastAsia" w:ascii="仿宋_GB2312" w:hAnsi="仿宋" w:eastAsia="仿宋_GB2312" w:cs="仿宋"/>
          <w:color w:val="000000"/>
          <w:sz w:val="32"/>
          <w:szCs w:val="32"/>
          <w:lang w:val="en-US" w:eastAsia="zh-CN"/>
        </w:rPr>
        <w:t>级</w:t>
      </w:r>
      <w:r>
        <w:rPr>
          <w:rFonts w:hint="eastAsia" w:ascii="仿宋_GB2312" w:hAnsi="仿宋" w:eastAsia="仿宋_GB2312" w:cs="仿宋"/>
          <w:color w:val="000000"/>
          <w:sz w:val="32"/>
          <w:szCs w:val="32"/>
        </w:rPr>
        <w:t xml:space="preserve">，发展更高水平的专业技能、承担更多职责。 </w:t>
      </w:r>
    </w:p>
    <w:p w14:paraId="5EA0E18D">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2.横向发展分为序列间跨通道横向发展和序列内跨组织机构横向发展。序列间跨通道横向发展是在专业序列间转换，培养在不同专业类型岗位上的工作经验、不同专业的全面人才。序列内跨组织机构横向发展是有利于员工充分利用其跨组织的工作经验为不同组织机构做出贡献，并积累不同业务经验。</w:t>
      </w:r>
      <w:r>
        <w:rPr>
          <w:rFonts w:hint="eastAsia" w:ascii="仿宋_GB2312" w:hAnsi="仿宋" w:eastAsia="仿宋_GB2312" w:cs="仿宋"/>
          <w:color w:val="000000"/>
          <w:sz w:val="32"/>
          <w:szCs w:val="32"/>
          <w:lang w:val="en-US" w:eastAsia="zh-CN"/>
        </w:rPr>
        <w:t>///</w:t>
      </w:r>
      <w:r>
        <w:rPr>
          <w:rFonts w:hint="eastAsia" w:ascii="仿宋_GB2312" w:hAnsi="仿宋" w:eastAsia="仿宋_GB2312" w:cs="仿宋"/>
          <w:color w:val="000000"/>
          <w:sz w:val="32"/>
          <w:szCs w:val="32"/>
        </w:rPr>
        <w:t xml:space="preserve"> </w:t>
      </w:r>
    </w:p>
    <w:p w14:paraId="46FF7BAA">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（三）非管理序列转换至管理序列的，按照《华润啤酒直管干部管理规定》、《华润啤酒资深管理人员管理办法》、《华润啤酒经理级员工管理办法》执行。///</w:t>
      </w:r>
    </w:p>
    <w:p w14:paraId="45CE4B8C">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（四）管理序列转非管理序列或非管理序列间转换时，按照职级对应关系最高平移至相应级别，但不能超出调整后岗位所在组织的职级发展上限或总职点管控上限。///</w:t>
      </w:r>
    </w:p>
    <w:p w14:paraId="06A19C37">
      <w:pPr>
        <w:pStyle w:val="26"/>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（五）非管理序列员工在同序列内调整工作岗位的，职级可保持不变，但不能超出调整后岗位所在组织的职级发展上限和总职点管控上限。///</w:t>
      </w:r>
    </w:p>
    <w:p w14:paraId="6840E08B">
      <w:pPr>
        <w:pStyle w:val="26"/>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rPr>
      </w:pPr>
      <w:r>
        <w:rPr>
          <w:rFonts w:hint="default" w:ascii="黑体" w:hAnsi="黑体" w:eastAsia="黑体" w:cs="仿宋"/>
          <w:b w:val="0"/>
          <w:color w:val="000000"/>
          <w:kern w:val="0"/>
          <w:sz w:val="32"/>
          <w:szCs w:val="32"/>
          <w:lang w:val="en-US" w:eastAsia="zh-CN" w:bidi="ar-SA"/>
        </w:rPr>
        <w:t>第二十八条</w:t>
      </w:r>
      <w:r>
        <w:rPr>
          <w:rFonts w:hint="eastAsia" w:ascii="仿宋_GB2312" w:hAnsi="仿宋" w:eastAsia="仿宋_GB2312" w:cs="仿宋"/>
          <w:color w:val="000000"/>
          <w:sz w:val="32"/>
          <w:szCs w:val="32"/>
        </w:rPr>
        <w:t>职业发展体系应用于招聘选拔、人才盘点、后备人才队伍建设、培训发展和薪酬激励等。</w:t>
      </w:r>
      <w:r>
        <w:rPr>
          <w:rFonts w:hint="eastAsia" w:ascii="仿宋_GB2312" w:hAnsi="仿宋" w:eastAsia="仿宋_GB2312" w:cs="仿宋"/>
          <w:color w:val="000000"/>
          <w:sz w:val="32"/>
          <w:szCs w:val="32"/>
          <w:lang w:val="en-US" w:eastAsia="zh-CN"/>
        </w:rPr>
        <w:t>///</w:t>
      </w:r>
      <w:r>
        <w:rPr>
          <w:rFonts w:hint="eastAsia" w:ascii="仿宋_GB2312" w:hAnsi="仿宋" w:eastAsia="仿宋_GB2312" w:cs="仿宋"/>
          <w:color w:val="000000"/>
          <w:sz w:val="32"/>
          <w:szCs w:val="32"/>
        </w:rPr>
        <w:t xml:space="preserve"> </w:t>
      </w:r>
    </w:p>
    <w:p w14:paraId="5D1DA42C">
      <w:pPr>
        <w:pStyle w:val="50"/>
        <w:outlineLvl w:val="9"/>
        <w:rPr>
          <w:rFonts w:hint="eastAsia"/>
          <w:lang w:eastAsia="zh-CN"/>
        </w:rPr>
      </w:pPr>
      <w:r>
        <w:rPr>
          <w:rFonts w:hint="eastAsia"/>
        </w:rPr>
        <w:t>职级评定结果直接应用于薪酬激励。职级晋</w:t>
      </w:r>
      <w:r>
        <w:rPr>
          <w:rFonts w:hint="eastAsia"/>
          <w:lang w:val="en-US" w:eastAsia="zh-CN"/>
        </w:rPr>
        <w:t>级</w:t>
      </w:r>
      <w:r>
        <w:rPr>
          <w:rFonts w:hint="eastAsia"/>
        </w:rPr>
        <w:t>或降级的，按相应职级调整薪酬标准，具体调整规则详见薪酬管理办法。职级评定应用按以下原则执行</w:t>
      </w:r>
      <w:r>
        <w:rPr>
          <w:rFonts w:hint="eastAsia"/>
          <w:lang w:eastAsia="zh-CN"/>
        </w:rPr>
        <w:t>：</w:t>
      </w:r>
    </w:p>
    <w:p w14:paraId="0115495E">
      <w:pPr>
        <w:pStyle w:val="50"/>
        <w:outlineLvl w:val="9"/>
        <w:rPr>
          <w:rFonts w:hint="eastAsia"/>
          <w:lang w:eastAsia="zh-CN"/>
        </w:rPr>
      </w:pPr>
      <w:r>
        <w:rPr>
          <w:rFonts w:hint="eastAsia" w:ascii="仿宋_GB2312" w:hAnsi="仿宋" w:eastAsia="仿宋_GB2312" w:cs="仿宋"/>
          <w:color w:val="000000"/>
          <w:kern w:val="0"/>
          <w:sz w:val="32"/>
          <w:szCs w:val="32"/>
          <w:highlight w:val="none"/>
          <w:lang w:val="en-US" w:eastAsia="zh-CN" w:bidi="ar-SA"/>
        </w:rPr>
        <w:t>（一）专业岗职级聘任周期管理</w:t>
      </w:r>
      <w:r>
        <w:rPr>
          <w:rFonts w:hint="eastAsia"/>
          <w:lang w:eastAsia="zh-CN"/>
        </w:rPr>
        <w:t xml:space="preserve"> </w:t>
      </w:r>
    </w:p>
    <w:p w14:paraId="0EE59D3F">
      <w:pPr>
        <w:pStyle w:val="50"/>
        <w:outlineLvl w:val="9"/>
        <w:rPr>
          <w:rFonts w:hint="eastAsia"/>
          <w:lang w:eastAsia="zh-CN"/>
        </w:rPr>
      </w:pPr>
      <w:r>
        <w:rPr>
          <w:rFonts w:hint="eastAsia"/>
          <w:lang w:eastAsia="zh-CN"/>
        </w:rPr>
        <w:t xml:space="preserve">1.晋级、保级：上年10月1日至当年3月31日前完成评定的，聘任时间统一为4月1日。当年4月1日至9月30日完成评定的，聘任时间统一为当年10月1日。 </w:t>
      </w:r>
    </w:p>
    <w:p w14:paraId="3A9019CE">
      <w:pPr>
        <w:pStyle w:val="50"/>
        <w:outlineLvl w:val="9"/>
        <w:rPr>
          <w:rFonts w:hint="eastAsia"/>
          <w:lang w:eastAsia="zh-CN"/>
        </w:rPr>
      </w:pPr>
      <w:r>
        <w:rPr>
          <w:rFonts w:hint="eastAsia"/>
          <w:lang w:eastAsia="zh-CN"/>
        </w:rPr>
        <w:t>2.降级：发生降级情形当月重新下发聘任通知，聘任生效日期当日进行结果应用。</w:t>
      </w:r>
    </w:p>
    <w:p w14:paraId="5A89A445">
      <w:pPr>
        <w:pStyle w:val="50"/>
        <w:outlineLvl w:val="9"/>
        <w:rPr>
          <w:rFonts w:hint="default"/>
          <w:color w:val="auto"/>
          <w:highlight w:val="none"/>
          <w:lang w:val="en-US" w:eastAsia="zh-CN"/>
        </w:rPr>
      </w:pPr>
      <w:r>
        <w:rPr>
          <w:rFonts w:hint="eastAsia"/>
          <w:color w:val="auto"/>
          <w:lang w:val="en-US" w:eastAsia="zh-CN"/>
        </w:rPr>
        <w:t>3</w:t>
      </w:r>
      <w:r>
        <w:rPr>
          <w:rFonts w:hint="eastAsia"/>
          <w:color w:val="auto"/>
          <w:lang w:eastAsia="zh-CN"/>
        </w:rPr>
        <w:t>.</w:t>
      </w:r>
      <w:r>
        <w:rPr>
          <w:rFonts w:hint="eastAsia"/>
          <w:color w:val="auto"/>
          <w:highlight w:val="none"/>
          <w:lang w:eastAsia="zh-CN"/>
        </w:rPr>
        <w:t>临时性复评</w:t>
      </w:r>
      <w:r>
        <w:rPr>
          <w:rFonts w:hint="eastAsia"/>
          <w:color w:val="auto"/>
          <w:highlight w:val="none"/>
          <w:lang w:val="en-US" w:eastAsia="zh-CN"/>
        </w:rPr>
        <w:t>结果</w:t>
      </w:r>
      <w:r>
        <w:rPr>
          <w:rFonts w:hint="eastAsia"/>
          <w:color w:val="auto"/>
          <w:highlight w:val="none"/>
          <w:lang w:eastAsia="zh-CN"/>
        </w:rPr>
        <w:t>的</w:t>
      </w:r>
      <w:r>
        <w:rPr>
          <w:rFonts w:hint="eastAsia"/>
          <w:color w:val="auto"/>
          <w:highlight w:val="none"/>
          <w:lang w:val="en-US" w:eastAsia="zh-CN"/>
        </w:rPr>
        <w:t>聘任时间统一</w:t>
      </w:r>
      <w:r>
        <w:rPr>
          <w:rFonts w:hint="eastAsia"/>
          <w:color w:val="auto"/>
          <w:highlight w:val="none"/>
          <w:lang w:eastAsia="zh-CN"/>
        </w:rPr>
        <w:t>为</w:t>
      </w:r>
      <w:r>
        <w:rPr>
          <w:rFonts w:hint="eastAsia"/>
          <w:color w:val="auto"/>
          <w:highlight w:val="none"/>
          <w:lang w:val="en-US" w:eastAsia="zh-CN"/>
        </w:rPr>
        <w:t>评定结束后的</w:t>
      </w:r>
      <w:r>
        <w:rPr>
          <w:rFonts w:hint="eastAsia"/>
          <w:color w:val="auto"/>
          <w:highlight w:val="none"/>
          <w:lang w:eastAsia="zh-CN"/>
        </w:rPr>
        <w:t>次月1日。</w:t>
      </w:r>
      <w:r>
        <w:rPr>
          <w:rFonts w:hint="eastAsia"/>
          <w:color w:val="auto"/>
          <w:highlight w:val="none"/>
          <w:lang w:val="en-US" w:eastAsia="zh-CN"/>
        </w:rPr>
        <w:t>///</w:t>
      </w:r>
    </w:p>
    <w:p w14:paraId="451F6EAD">
      <w:pPr>
        <w:pStyle w:val="50"/>
        <w:outlineLvl w:val="9"/>
        <w:rPr>
          <w:rFonts w:hint="eastAsia"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 xml:space="preserve">（二）专业岗职级聘任 </w:t>
      </w:r>
    </w:p>
    <w:p w14:paraId="0B6DF374">
      <w:pPr>
        <w:pStyle w:val="50"/>
        <w:outlineLvl w:val="9"/>
        <w:rPr>
          <w:rFonts w:hint="eastAsia"/>
          <w:color w:val="auto"/>
          <w:lang w:eastAsia="zh-CN"/>
        </w:rPr>
      </w:pPr>
      <w:r>
        <w:rPr>
          <w:rFonts w:hint="eastAsia"/>
          <w:color w:val="auto"/>
          <w:lang w:eastAsia="zh-CN"/>
        </w:rPr>
        <w:t xml:space="preserve">1.管理序列转非管理序列专业岗：根据异动或序列调整审批确定职级，重新下发职级聘任通知。 </w:t>
      </w:r>
    </w:p>
    <w:p w14:paraId="6242064B">
      <w:pPr>
        <w:pStyle w:val="50"/>
        <w:outlineLvl w:val="9"/>
        <w:rPr>
          <w:rFonts w:hint="eastAsia"/>
          <w:color w:val="auto"/>
          <w:lang w:eastAsia="zh-CN"/>
        </w:rPr>
      </w:pPr>
      <w:r>
        <w:rPr>
          <w:rFonts w:hint="eastAsia"/>
          <w:color w:val="auto"/>
          <w:lang w:eastAsia="zh-CN"/>
        </w:rPr>
        <w:t xml:space="preserve">2.非管理序列专业岗间转换：根据异动或序列调整审批确定职级，重新下发职级聘任通知。  </w:t>
      </w:r>
    </w:p>
    <w:p w14:paraId="2CA8D57F">
      <w:pPr>
        <w:pStyle w:val="50"/>
        <w:outlineLvl w:val="9"/>
        <w:rPr>
          <w:rFonts w:hint="default"/>
          <w:color w:val="auto"/>
          <w:lang w:val="en-US" w:eastAsia="zh-CN"/>
        </w:rPr>
      </w:pPr>
      <w:r>
        <w:rPr>
          <w:rFonts w:hint="eastAsia"/>
          <w:color w:val="auto"/>
          <w:lang w:eastAsia="zh-CN"/>
        </w:rPr>
        <w:t xml:space="preserve">3.同序列内岗位发生异动的：完成异动审批后执行，不再重新下发职级聘任通知。 </w:t>
      </w:r>
      <w:r>
        <w:rPr>
          <w:rFonts w:hint="eastAsia"/>
          <w:color w:val="auto"/>
          <w:lang w:val="en-US" w:eastAsia="zh-CN"/>
        </w:rPr>
        <w:t>///</w:t>
      </w:r>
    </w:p>
    <w:p w14:paraId="5BF6D4CD">
      <w:pPr>
        <w:pStyle w:val="50"/>
        <w:outlineLvl w:val="9"/>
        <w:rPr>
          <w:rFonts w:hint="eastAsia"/>
          <w:lang w:eastAsia="zh-CN"/>
        </w:rPr>
      </w:pPr>
      <w:r>
        <w:rPr>
          <w:rFonts w:hint="eastAsia"/>
          <w:color w:val="auto"/>
          <w:lang w:eastAsia="zh-CN"/>
        </w:rPr>
        <w:t>（三）专业岗职级的解除聘任：非管理序列转管理序列根据</w:t>
      </w:r>
      <w:r>
        <w:rPr>
          <w:rFonts w:hint="eastAsia" w:ascii="仿宋_GB2312" w:hAnsi="仿宋" w:eastAsia="仿宋_GB2312" w:cs="仿宋"/>
          <w:color w:val="auto"/>
          <w:sz w:val="32"/>
          <w:szCs w:val="32"/>
        </w:rPr>
        <w:t>《华润啤酒直管干部管理规定》</w:t>
      </w:r>
      <w:r>
        <w:rPr>
          <w:rFonts w:hint="eastAsia" w:ascii="仿宋_GB2312" w:hAnsi="仿宋" w:eastAsia="仿宋_GB2312" w:cs="仿宋"/>
          <w:color w:val="auto"/>
          <w:sz w:val="32"/>
          <w:szCs w:val="32"/>
          <w:highlight w:val="none"/>
        </w:rPr>
        <w:t>、《华润啤酒</w:t>
      </w:r>
      <w:r>
        <w:rPr>
          <w:rFonts w:hint="eastAsia" w:ascii="仿宋_GB2312" w:hAnsi="仿宋" w:eastAsia="仿宋_GB2312" w:cs="仿宋"/>
          <w:color w:val="auto"/>
          <w:sz w:val="32"/>
          <w:szCs w:val="32"/>
          <w:highlight w:val="none"/>
          <w:lang w:val="en-US" w:eastAsia="zh-CN"/>
        </w:rPr>
        <w:t>资深管理人员管理办法</w:t>
      </w:r>
      <w:r>
        <w:rPr>
          <w:rFonts w:hint="eastAsia" w:ascii="仿宋_GB2312" w:hAnsi="仿宋" w:eastAsia="仿宋_GB2312" w:cs="仿宋"/>
          <w:color w:val="auto"/>
          <w:sz w:val="32"/>
          <w:szCs w:val="32"/>
          <w:highlight w:val="none"/>
        </w:rPr>
        <w:t>》</w:t>
      </w:r>
      <w:r>
        <w:rPr>
          <w:rFonts w:hint="eastAsia" w:ascii="仿宋_GB2312" w:hAnsi="仿宋" w:eastAsia="仿宋_GB2312" w:cs="仿宋"/>
          <w:color w:val="auto"/>
          <w:sz w:val="32"/>
          <w:szCs w:val="32"/>
          <w:highlight w:val="none"/>
          <w:lang w:eastAsia="zh-CN"/>
        </w:rPr>
        <w:t>、</w:t>
      </w:r>
      <w:r>
        <w:rPr>
          <w:rFonts w:hint="eastAsia" w:hAnsi="仿宋" w:cs="仿宋"/>
          <w:color w:val="auto"/>
          <w:sz w:val="32"/>
          <w:szCs w:val="32"/>
          <w:highlight w:val="none"/>
          <w:lang w:eastAsia="zh-CN"/>
        </w:rPr>
        <w:t>《华润啤酒经理级员工管理办法》</w:t>
      </w:r>
      <w:r>
        <w:rPr>
          <w:rFonts w:hint="eastAsia"/>
          <w:color w:val="auto"/>
          <w:lang w:eastAsia="zh-CN"/>
        </w:rPr>
        <w:t>履</w:t>
      </w:r>
      <w:r>
        <w:rPr>
          <w:rFonts w:hint="eastAsia"/>
          <w:lang w:eastAsia="zh-CN"/>
        </w:rPr>
        <w:t>行选拔程序，下发人事任免同时自动解除非管理序列专业岗职级聘任。</w:t>
      </w:r>
    </w:p>
    <w:p w14:paraId="39484215">
      <w:pPr>
        <w:pStyle w:val="50"/>
        <w:outlineLvl w:val="9"/>
        <w:rPr>
          <w:rFonts w:hint="default"/>
          <w:lang w:val="en-US" w:eastAsia="zh-CN"/>
        </w:rPr>
      </w:pPr>
      <w:r>
        <w:rPr>
          <w:rFonts w:hint="eastAsia"/>
          <w:lang w:eastAsia="zh-CN"/>
        </w:rPr>
        <w:t xml:space="preserve">（四）专业职级的聘任与解除，由人力资源共享中心统一下发聘任通知/解除聘任通知。 </w:t>
      </w:r>
      <w:r>
        <w:rPr>
          <w:rFonts w:hint="eastAsia"/>
          <w:lang w:val="en-US" w:eastAsia="zh-CN"/>
        </w:rPr>
        <w:t>///</w:t>
      </w:r>
    </w:p>
    <w:p w14:paraId="44A0391C">
      <w:pPr>
        <w:pStyle w:val="50"/>
        <w:outlineLvl w:val="9"/>
        <w:rPr>
          <w:rFonts w:hint="default"/>
          <w:lang w:val="en-US" w:eastAsia="zh-CN"/>
        </w:rPr>
      </w:pPr>
      <w:r>
        <w:rPr>
          <w:rFonts w:hint="eastAsia"/>
          <w:lang w:eastAsia="zh-CN"/>
        </w:rPr>
        <w:t>（</w:t>
      </w:r>
      <w:r>
        <w:rPr>
          <w:rFonts w:hint="eastAsia"/>
          <w:lang w:val="en-US" w:eastAsia="zh-CN"/>
        </w:rPr>
        <w:t>五</w:t>
      </w:r>
      <w:r>
        <w:rPr>
          <w:rFonts w:hint="eastAsia"/>
          <w:lang w:eastAsia="zh-CN"/>
        </w:rPr>
        <w:t>）主观原因造成的无职级（放弃报名、弃考等）或参评后未获得相应职级的，原则上薪酬待遇应下降。</w:t>
      </w:r>
      <w:r>
        <w:rPr>
          <w:rFonts w:hint="eastAsia"/>
          <w:lang w:val="en-US" w:eastAsia="zh-CN"/>
        </w:rPr>
        <w:t>///</w:t>
      </w:r>
    </w:p>
    <w:p w14:paraId="2AF79CFF">
      <w:pPr>
        <w:pStyle w:val="26"/>
        <w:widowControl w:val="0"/>
        <w:numPr>
          <w:ilvl w:val="0"/>
          <w:numId w:val="0"/>
        </w:numPr>
        <w:spacing w:after="0" w:line="560" w:lineRule="exact"/>
        <w:ind w:left="0" w:leftChars="0" w:firstLine="640" w:firstLineChars="200"/>
        <w:jc w:val="both"/>
        <w:rPr>
          <w:rFonts w:hint="default" w:ascii="仿宋_GB2312" w:hAnsi="仿宋" w:eastAsia="仿宋_GB2312" w:cs="仿宋"/>
          <w:color w:val="000000"/>
          <w:sz w:val="32"/>
          <w:szCs w:val="32"/>
          <w:lang w:val="en-US" w:eastAsia="zh-CN"/>
        </w:rPr>
      </w:pPr>
      <w:r>
        <w:rPr>
          <w:rFonts w:hint="default" w:ascii="黑体" w:hAnsi="黑体" w:eastAsia="黑体" w:cs="仿宋"/>
          <w:b w:val="0"/>
          <w:color w:val="000000"/>
          <w:kern w:val="0"/>
          <w:sz w:val="32"/>
          <w:szCs w:val="32"/>
          <w:lang w:val="en-US" w:eastAsia="zh-CN" w:bidi="ar-SA"/>
        </w:rPr>
        <w:t>第二十九条</w:t>
      </w:r>
      <w:r>
        <w:rPr>
          <w:rFonts w:hint="eastAsia" w:ascii="仿宋_GB2312" w:hAnsi="仿宋" w:eastAsia="仿宋_GB2312" w:cs="仿宋"/>
          <w:color w:val="000000"/>
          <w:sz w:val="32"/>
          <w:szCs w:val="32"/>
          <w:lang w:eastAsia="zh-CN"/>
        </w:rPr>
        <w:t>职级评定过程中的相关材料由专业委员会所在人力资源部/岗负责保存备案。</w:t>
      </w:r>
      <w:r>
        <w:rPr>
          <w:rFonts w:hint="eastAsia" w:ascii="仿宋_GB2312" w:hAnsi="仿宋" w:eastAsia="仿宋_GB2312" w:cs="仿宋"/>
          <w:color w:val="000000"/>
          <w:sz w:val="32"/>
          <w:szCs w:val="32"/>
          <w:lang w:val="en-US" w:eastAsia="zh-CN"/>
        </w:rPr>
        <w:t>///</w:t>
      </w:r>
    </w:p>
    <w:p w14:paraId="4816397C">
      <w:pPr>
        <w:pStyle w:val="26"/>
        <w:widowControl w:val="0"/>
        <w:numPr>
          <w:ilvl w:val="0"/>
          <w:numId w:val="0"/>
        </w:numPr>
        <w:spacing w:after="0" w:line="560" w:lineRule="exact"/>
        <w:ind w:left="0" w:leftChars="0" w:firstLine="640" w:firstLineChars="200"/>
        <w:jc w:val="both"/>
        <w:rPr>
          <w:rFonts w:hint="default" w:ascii="仿宋_GB2312" w:hAnsi="仿宋" w:eastAsia="仿宋_GB2312" w:cs="仿宋"/>
          <w:color w:val="000000"/>
          <w:sz w:val="32"/>
          <w:szCs w:val="32"/>
          <w:lang w:val="en-US" w:eastAsia="zh-CN"/>
        </w:rPr>
      </w:pPr>
      <w:r>
        <w:rPr>
          <w:rFonts w:hint="default" w:ascii="黑体" w:hAnsi="黑体" w:eastAsia="黑体" w:cs="仿宋"/>
          <w:b w:val="0"/>
          <w:color w:val="000000"/>
          <w:kern w:val="0"/>
          <w:sz w:val="32"/>
          <w:szCs w:val="32"/>
          <w:lang w:val="en-US" w:eastAsia="zh-CN" w:bidi="ar-SA"/>
        </w:rPr>
        <w:t>第三十条</w:t>
      </w:r>
      <w:r>
        <w:rPr>
          <w:rFonts w:hint="eastAsia" w:ascii="仿宋_GB2312" w:hAnsi="仿宋" w:eastAsia="仿宋_GB2312" w:cs="仿宋"/>
          <w:color w:val="000000"/>
          <w:sz w:val="32"/>
          <w:szCs w:val="32"/>
          <w:lang w:eastAsia="zh-CN"/>
        </w:rPr>
        <w:t>职级评定过程应遵守公司规则，严禁各种弄虚作假行为或暗箱操作行为，一经发现，取消职级评定资格，相关人员按照《员工违规违纪处理办法》相关规则严肃处理。</w:t>
      </w:r>
      <w:r>
        <w:rPr>
          <w:rFonts w:hint="eastAsia" w:ascii="仿宋_GB2312" w:hAnsi="仿宋" w:eastAsia="仿宋_GB2312" w:cs="仿宋"/>
          <w:color w:val="000000"/>
          <w:sz w:val="32"/>
          <w:szCs w:val="32"/>
          <w:lang w:val="en-US" w:eastAsia="zh-CN"/>
        </w:rPr>
        <w:t>///</w:t>
      </w:r>
    </w:p>
    <w:p w14:paraId="0D4811BE">
      <w:pPr>
        <w:pStyle w:val="26"/>
        <w:widowControl w:val="0"/>
        <w:numPr>
          <w:ilvl w:val="0"/>
          <w:numId w:val="0"/>
        </w:numPr>
        <w:spacing w:after="0" w:line="560" w:lineRule="exact"/>
        <w:ind w:leftChars="200"/>
        <w:jc w:val="both"/>
        <w:rPr>
          <w:rFonts w:hint="eastAsia" w:ascii="仿宋_GB2312" w:hAnsi="仿宋" w:eastAsia="仿宋_GB2312" w:cs="仿宋"/>
          <w:color w:val="000000"/>
          <w:sz w:val="32"/>
          <w:szCs w:val="32"/>
          <w:lang w:eastAsia="zh-CN"/>
        </w:rPr>
      </w:pPr>
    </w:p>
    <w:p w14:paraId="55300D8A">
      <w:pPr>
        <w:pStyle w:val="32"/>
        <w:numPr>
          <w:ilvl w:val="0"/>
          <w:numId w:val="0"/>
        </w:numPr>
        <w:ind w:left="0" w:leftChars="0" w:firstLine="0" w:firstLineChars="0"/>
        <w:jc w:val="center"/>
        <w:rPr>
          <w:rFonts w:ascii="黑体" w:hAnsi="黑体" w:eastAsia="黑体" w:cs="仿宋"/>
          <w:color w:val="000000"/>
        </w:rPr>
      </w:pPr>
      <w:bookmarkStart w:id="9" w:name="_Toc30569"/>
      <w:r>
        <w:rPr>
          <w:rFonts w:hint="eastAsia" w:ascii="黑体" w:hAnsi="黑体" w:eastAsia="黑体" w:cs="仿宋"/>
          <w:b w:val="0"/>
          <w:color w:val="000000"/>
          <w:kern w:val="2"/>
          <w:sz w:val="32"/>
          <w:szCs w:val="32"/>
          <w:lang w:val="en-US" w:eastAsia="zh-CN" w:bidi="ar-SA"/>
        </w:rPr>
        <w:t>第六章</w:t>
      </w:r>
      <w:r>
        <w:rPr>
          <w:rFonts w:hint="eastAsia" w:ascii="黑体" w:hAnsi="黑体" w:eastAsia="黑体" w:cs="仿宋"/>
          <w:color w:val="000000"/>
          <w:lang w:val="en-US" w:eastAsia="zh-CN"/>
        </w:rPr>
        <w:t>附则</w:t>
      </w:r>
      <w:bookmarkEnd w:id="9"/>
    </w:p>
    <w:p w14:paraId="21386184">
      <w:pPr>
        <w:pStyle w:val="26"/>
        <w:widowControl w:val="0"/>
        <w:numPr>
          <w:ilvl w:val="0"/>
          <w:numId w:val="0"/>
        </w:numPr>
        <w:spacing w:after="0" w:line="560" w:lineRule="exact"/>
        <w:ind w:left="0" w:leftChars="0" w:firstLine="640" w:firstLineChars="200"/>
        <w:jc w:val="both"/>
        <w:rPr>
          <w:rFonts w:hint="default" w:ascii="仿宋_GB2312" w:hAnsi="仿宋" w:eastAsia="仿宋_GB2312" w:cs="仿宋"/>
          <w:color w:val="000000"/>
          <w:sz w:val="32"/>
          <w:szCs w:val="32"/>
          <w:lang w:val="en-US"/>
        </w:rPr>
      </w:pPr>
      <w:r>
        <w:rPr>
          <w:rFonts w:hint="default" w:ascii="黑体" w:hAnsi="黑体" w:eastAsia="黑体" w:cs="仿宋"/>
          <w:b w:val="0"/>
          <w:color w:val="000000"/>
          <w:kern w:val="0"/>
          <w:sz w:val="32"/>
          <w:szCs w:val="32"/>
          <w:lang w:val="en-US" w:eastAsia="zh-CN" w:bidi="ar-SA"/>
        </w:rPr>
        <w:t>第三十一条</w:t>
      </w:r>
      <w:r>
        <w:rPr>
          <w:rFonts w:hint="eastAsia" w:ascii="仿宋_GB2312" w:hAnsi="仿宋" w:eastAsia="仿宋_GB2312" w:cs="仿宋"/>
          <w:color w:val="000000"/>
          <w:sz w:val="32"/>
          <w:szCs w:val="32"/>
        </w:rPr>
        <w:t>法律法规、监管规定或政策文件另有规定的，从其规定</w:t>
      </w:r>
      <w:r>
        <w:rPr>
          <w:rFonts w:hint="eastAsia" w:ascii="仿宋_GB2312" w:hAnsi="仿宋" w:eastAsia="仿宋_GB2312" w:cs="仿宋"/>
          <w:color w:val="000000"/>
          <w:sz w:val="32"/>
          <w:szCs w:val="32"/>
          <w:lang w:eastAsia="zh-CN"/>
        </w:rPr>
        <w:t>。</w:t>
      </w:r>
      <w:r>
        <w:rPr>
          <w:rFonts w:hint="eastAsia" w:ascii="仿宋_GB2312" w:hAnsi="仿宋" w:eastAsia="仿宋_GB2312" w:cs="仿宋"/>
          <w:color w:val="000000"/>
          <w:sz w:val="32"/>
          <w:szCs w:val="32"/>
          <w:lang w:val="en-US" w:eastAsia="zh-CN"/>
        </w:rPr>
        <w:t>///</w:t>
      </w:r>
    </w:p>
    <w:p w14:paraId="2F845401">
      <w:pPr>
        <w:pStyle w:val="26"/>
        <w:widowControl w:val="0"/>
        <w:numPr>
          <w:ilvl w:val="0"/>
          <w:numId w:val="0"/>
        </w:numPr>
        <w:spacing w:after="0" w:line="560" w:lineRule="exact"/>
        <w:ind w:left="0" w:leftChars="0" w:firstLine="640" w:firstLineChars="200"/>
        <w:jc w:val="both"/>
        <w:rPr>
          <w:rFonts w:ascii="仿宋_GB2312" w:hAnsi="仿宋" w:eastAsia="仿宋_GB2312" w:cs="仿宋"/>
          <w:color w:val="auto"/>
          <w:sz w:val="32"/>
          <w:szCs w:val="32"/>
        </w:rPr>
      </w:pPr>
      <w:r>
        <w:rPr>
          <w:rFonts w:hint="default" w:ascii="黑体" w:hAnsi="黑体" w:eastAsia="黑体" w:cs="仿宋"/>
          <w:b w:val="0"/>
          <w:color w:val="auto"/>
          <w:kern w:val="0"/>
          <w:sz w:val="32"/>
          <w:szCs w:val="32"/>
          <w:lang w:val="en-US" w:eastAsia="zh-CN" w:bidi="ar-SA"/>
        </w:rPr>
        <w:t>第三十二条</w:t>
      </w:r>
      <w:r>
        <w:rPr>
          <w:rFonts w:hint="eastAsia" w:ascii="仿宋_GB2312" w:hAnsi="仿宋" w:eastAsia="仿宋_GB2312" w:cs="仿宋"/>
          <w:color w:val="000000"/>
          <w:sz w:val="32"/>
          <w:szCs w:val="32"/>
        </w:rPr>
        <w:t>本办法为华润</w:t>
      </w:r>
      <w:r>
        <w:rPr>
          <w:rFonts w:hint="eastAsia" w:ascii="仿宋_GB2312" w:hAnsi="仿宋" w:eastAsia="仿宋_GB2312" w:cs="仿宋"/>
          <w:color w:val="auto"/>
          <w:sz w:val="32"/>
          <w:szCs w:val="32"/>
          <w:highlight w:val="none"/>
          <w:lang w:val="en-US" w:eastAsia="zh-CN"/>
        </w:rPr>
        <w:t>啤酒</w:t>
      </w:r>
      <w:r>
        <w:rPr>
          <w:rFonts w:hint="eastAsia" w:ascii="仿宋_GB2312" w:hAnsi="仿宋" w:eastAsia="仿宋_GB2312" w:cs="仿宋"/>
          <w:color w:val="auto"/>
          <w:sz w:val="32"/>
          <w:szCs w:val="32"/>
        </w:rPr>
        <w:t>二级制度</w:t>
      </w:r>
      <w:r>
        <w:rPr>
          <w:rFonts w:hint="eastAsia" w:ascii="仿宋_GB2312" w:hAnsi="仿宋" w:eastAsia="仿宋_GB2312" w:cs="仿宋"/>
          <w:color w:val="auto"/>
          <w:sz w:val="32"/>
          <w:szCs w:val="32"/>
          <w:lang w:eastAsia="zh-CN"/>
        </w:rPr>
        <w:t>。</w:t>
      </w:r>
    </w:p>
    <w:p w14:paraId="02978149">
      <w:pPr>
        <w:pStyle w:val="26"/>
        <w:widowControl w:val="0"/>
        <w:numPr>
          <w:ilvl w:val="0"/>
          <w:numId w:val="0"/>
        </w:numPr>
        <w:spacing w:after="0" w:line="560" w:lineRule="exact"/>
        <w:ind w:left="0" w:leftChars="0" w:firstLine="640" w:firstLineChars="200"/>
        <w:jc w:val="both"/>
        <w:rPr>
          <w:rFonts w:hint="default" w:ascii="仿宋_GB2312" w:hAnsi="仿宋" w:eastAsia="仿宋_GB2312" w:cs="仿宋"/>
          <w:color w:val="000000"/>
          <w:sz w:val="32"/>
          <w:szCs w:val="32"/>
          <w:lang w:val="en-US" w:eastAsia="zh-CN"/>
        </w:rPr>
      </w:pPr>
      <w:r>
        <w:rPr>
          <w:rFonts w:hint="default" w:ascii="黑体" w:hAnsi="黑体" w:eastAsia="黑体" w:cs="仿宋"/>
          <w:b w:val="0"/>
          <w:color w:val="000000"/>
          <w:kern w:val="0"/>
          <w:sz w:val="32"/>
          <w:szCs w:val="32"/>
          <w:lang w:val="en-US" w:eastAsia="zh-CN" w:bidi="ar-SA"/>
        </w:rPr>
        <w:t>第三十三条</w:t>
      </w:r>
      <w:r>
        <w:rPr>
          <w:rFonts w:hint="eastAsia" w:ascii="仿宋_GB2312" w:hAnsi="仿宋" w:eastAsia="仿宋_GB2312" w:cs="仿宋"/>
          <w:color w:val="auto"/>
          <w:sz w:val="32"/>
          <w:szCs w:val="32"/>
        </w:rPr>
        <w:t>本办法为第</w:t>
      </w:r>
      <w:r>
        <w:rPr>
          <w:rFonts w:hint="eastAsia" w:ascii="仿宋_GB2312" w:hAnsi="仿宋" w:eastAsia="仿宋_GB2312" w:cs="仿宋"/>
          <w:color w:val="auto"/>
          <w:sz w:val="32"/>
          <w:szCs w:val="32"/>
          <w:lang w:val="en-US" w:eastAsia="zh-CN"/>
        </w:rPr>
        <w:t>三</w:t>
      </w:r>
      <w:r>
        <w:rPr>
          <w:rFonts w:hint="eastAsia" w:ascii="仿宋_GB2312" w:hAnsi="仿宋" w:eastAsia="仿宋_GB2312" w:cs="仿宋"/>
          <w:color w:val="auto"/>
          <w:sz w:val="32"/>
          <w:szCs w:val="32"/>
        </w:rPr>
        <w:t>次修订，</w:t>
      </w:r>
      <w:r>
        <w:rPr>
          <w:rFonts w:hint="eastAsia" w:ascii="仿宋_GB2312" w:hAnsi="仿宋" w:eastAsia="仿宋_GB2312" w:cs="仿宋"/>
          <w:color w:val="auto"/>
          <w:sz w:val="32"/>
          <w:szCs w:val="32"/>
          <w:highlight w:val="none"/>
        </w:rPr>
        <w:t>自</w:t>
      </w:r>
      <w:r>
        <w:rPr>
          <w:rFonts w:hint="eastAsia" w:ascii="仿宋_GB2312" w:hAnsi="仿宋" w:eastAsia="仿宋_GB2312" w:cs="仿宋"/>
          <w:color w:val="auto"/>
          <w:sz w:val="32"/>
          <w:szCs w:val="32"/>
          <w:highlight w:val="none"/>
          <w:lang w:val="en-US" w:eastAsia="zh-CN"/>
        </w:rPr>
        <w:t>发布之</w:t>
      </w:r>
      <w:r>
        <w:rPr>
          <w:rFonts w:hint="eastAsia" w:ascii="仿宋_GB2312" w:hAnsi="仿宋" w:eastAsia="仿宋_GB2312" w:cs="仿宋"/>
          <w:color w:val="000000"/>
          <w:sz w:val="32"/>
          <w:szCs w:val="32"/>
        </w:rPr>
        <w:t>日起施行。</w:t>
      </w:r>
      <w:r>
        <w:rPr>
          <w:rFonts w:hint="eastAsia" w:ascii="仿宋_GB2312" w:hAnsi="仿宋" w:eastAsia="仿宋_GB2312" w:cs="仿宋"/>
          <w:color w:val="000000"/>
          <w:sz w:val="32"/>
          <w:szCs w:val="32"/>
          <w:lang w:val="en-US" w:eastAsia="zh-CN"/>
        </w:rPr>
        <w:t>原《华润啤酒员工职业发展管理办法》（华啤B03-28RL23C）《华润啤酒本部员工职业发展管理办法》（华啤B03-41-人力24A）《</w:t>
      </w:r>
      <w:r>
        <w:rPr>
          <w:rFonts w:hint="default" w:ascii="仿宋_GB2312" w:hAnsi="仿宋" w:eastAsia="仿宋_GB2312" w:cs="仿宋"/>
          <w:color w:val="000000"/>
          <w:sz w:val="32"/>
          <w:szCs w:val="32"/>
          <w:lang w:val="en-US" w:eastAsia="zh-CN"/>
        </w:rPr>
        <w:t>关于优化华润啤酒职业发展职级评定复评方式的通知</w:t>
      </w:r>
      <w:r>
        <w:rPr>
          <w:rFonts w:hint="eastAsia" w:ascii="仿宋_GB2312" w:hAnsi="仿宋" w:eastAsia="仿宋_GB2312" w:cs="仿宋"/>
          <w:color w:val="000000"/>
          <w:sz w:val="32"/>
          <w:szCs w:val="32"/>
          <w:lang w:val="en-US" w:eastAsia="zh-CN"/>
        </w:rPr>
        <w:t>》（华啤人力〔2025〕524号）《</w:t>
      </w:r>
      <w:r>
        <w:rPr>
          <w:rFonts w:hint="default" w:ascii="仿宋_GB2312" w:hAnsi="仿宋" w:eastAsia="仿宋_GB2312" w:cs="仿宋"/>
          <w:color w:val="000000"/>
          <w:sz w:val="32"/>
          <w:szCs w:val="32"/>
          <w:lang w:val="en-US" w:eastAsia="zh-CN"/>
        </w:rPr>
        <w:t>关于华润啤酒职业发展体系规则优化的通知</w:t>
      </w:r>
      <w:r>
        <w:rPr>
          <w:rFonts w:hint="eastAsia" w:ascii="仿宋_GB2312" w:hAnsi="仿宋" w:eastAsia="仿宋_GB2312" w:cs="仿宋"/>
          <w:color w:val="000000"/>
          <w:sz w:val="32"/>
          <w:szCs w:val="32"/>
          <w:lang w:val="en-US" w:eastAsia="zh-CN"/>
        </w:rPr>
        <w:t>》（华啤人力〔2026〕70号）同步废止</w:t>
      </w:r>
      <w:r>
        <w:rPr>
          <w:rFonts w:hint="eastAsia" w:ascii="仿宋_GB2312" w:hAnsi="仿宋" w:eastAsia="仿宋_GB2312" w:cs="仿宋"/>
          <w:color w:val="000000"/>
          <w:sz w:val="32"/>
          <w:szCs w:val="32"/>
        </w:rPr>
        <w:t>。其他制度、规定与本办法冲突的内容，以本办法为准。</w:t>
      </w:r>
      <w:r>
        <w:rPr>
          <w:rFonts w:hint="eastAsia" w:ascii="仿宋_GB2312" w:hAnsi="仿宋" w:eastAsia="仿宋_GB2312" w:cs="仿宋"/>
          <w:color w:val="000000"/>
          <w:sz w:val="32"/>
          <w:szCs w:val="32"/>
          <w:lang w:val="en-US" w:eastAsia="zh-CN"/>
        </w:rPr>
        <w:t>///</w:t>
      </w:r>
    </w:p>
    <w:p w14:paraId="4711CDFB">
      <w:pPr>
        <w:pStyle w:val="26"/>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lang w:val="en-US" w:eastAsia="zh-CN"/>
        </w:rPr>
      </w:pPr>
      <w:r>
        <w:rPr>
          <w:rFonts w:hint="default" w:ascii="黑体" w:hAnsi="黑体" w:eastAsia="黑体" w:cs="仿宋"/>
          <w:b w:val="0"/>
          <w:color w:val="000000"/>
          <w:kern w:val="0"/>
          <w:sz w:val="32"/>
          <w:szCs w:val="32"/>
          <w:lang w:val="en-US" w:eastAsia="zh-CN" w:bidi="ar-SA"/>
        </w:rPr>
        <w:t>第三十四条</w:t>
      </w:r>
      <w:r>
        <w:rPr>
          <w:rFonts w:hint="eastAsia" w:ascii="仿宋_GB2312" w:hAnsi="仿宋" w:eastAsia="仿宋_GB2312" w:cs="仿宋"/>
          <w:color w:val="000000"/>
          <w:sz w:val="32"/>
          <w:szCs w:val="32"/>
        </w:rPr>
        <w:t>各二级序列专业委员会在本管理办法基础上，结合本序列人才管理需要，制定本序列员工职业发展实施细则</w:t>
      </w:r>
      <w:r>
        <w:rPr>
          <w:rFonts w:hint="eastAsia" w:ascii="仿宋_GB2312" w:hAnsi="仿宋" w:eastAsia="仿宋_GB2312" w:cs="仿宋"/>
          <w:color w:val="000000"/>
          <w:sz w:val="32"/>
          <w:szCs w:val="32"/>
          <w:lang w:eastAsia="zh-CN"/>
        </w:rPr>
        <w:t>，</w:t>
      </w:r>
      <w:r>
        <w:rPr>
          <w:rFonts w:hint="default" w:ascii="仿宋_GB2312" w:hAnsi="仿宋" w:eastAsia="仿宋_GB2312" w:cs="仿宋"/>
          <w:color w:val="auto"/>
          <w:sz w:val="32"/>
          <w:szCs w:val="32"/>
          <w:highlight w:val="none"/>
          <w:lang w:val="en-US" w:eastAsia="zh-CN"/>
        </w:rPr>
        <w:t xml:space="preserve">不能突破本制度规则，如有特殊情况需单独审批至董事会主席后予以明确。 </w:t>
      </w:r>
      <w:r>
        <w:rPr>
          <w:rFonts w:hint="eastAsia" w:ascii="仿宋_GB2312" w:hAnsi="仿宋" w:eastAsia="仿宋_GB2312" w:cs="仿宋"/>
          <w:color w:val="000000"/>
          <w:sz w:val="32"/>
          <w:szCs w:val="32"/>
          <w:lang w:val="en-US" w:eastAsia="zh-CN"/>
        </w:rPr>
        <w:t xml:space="preserve">/// </w:t>
      </w:r>
    </w:p>
    <w:p w14:paraId="1DD78DD1">
      <w:pPr>
        <w:pStyle w:val="26"/>
        <w:widowControl w:val="0"/>
        <w:numPr>
          <w:ilvl w:val="0"/>
          <w:numId w:val="0"/>
        </w:numPr>
        <w:spacing w:after="0" w:line="560" w:lineRule="exact"/>
        <w:ind w:left="0" w:leftChars="0" w:firstLine="640" w:firstLineChars="200"/>
        <w:jc w:val="both"/>
        <w:rPr>
          <w:rFonts w:hint="default" w:ascii="仿宋_GB2312" w:hAnsi="仿宋" w:eastAsia="仿宋_GB2312" w:cs="仿宋"/>
          <w:color w:val="000000"/>
          <w:sz w:val="32"/>
          <w:szCs w:val="32"/>
          <w:lang w:val="en-US"/>
        </w:rPr>
      </w:pPr>
      <w:r>
        <w:rPr>
          <w:rFonts w:hint="default" w:ascii="黑体" w:hAnsi="黑体" w:eastAsia="黑体" w:cs="仿宋"/>
          <w:b w:val="0"/>
          <w:color w:val="000000"/>
          <w:kern w:val="0"/>
          <w:sz w:val="32"/>
          <w:szCs w:val="32"/>
          <w:lang w:val="en-US" w:eastAsia="zh-CN" w:bidi="ar-SA"/>
        </w:rPr>
        <w:t>第三十五条</w:t>
      </w:r>
      <w:r>
        <w:rPr>
          <w:rFonts w:hint="eastAsia" w:ascii="仿宋_GB2312" w:hAnsi="仿宋" w:eastAsia="仿宋_GB2312" w:cs="仿宋"/>
          <w:color w:val="000000"/>
          <w:sz w:val="32"/>
          <w:szCs w:val="32"/>
        </w:rPr>
        <w:t>本办法由华润啤酒人力资源部负责制订、修订和解释</w:t>
      </w:r>
      <w:r>
        <w:rPr>
          <w:rFonts w:hint="eastAsia" w:ascii="仿宋_GB2312" w:hAnsi="仿宋" w:eastAsia="仿宋_GB2312" w:cs="仿宋"/>
          <w:color w:val="000000"/>
          <w:sz w:val="32"/>
          <w:szCs w:val="32"/>
          <w:lang w:eastAsia="zh-CN"/>
        </w:rPr>
        <w:t>。</w:t>
      </w:r>
    </w:p>
    <w:p w14:paraId="14BEF164">
      <w:pPr>
        <w:pStyle w:val="26"/>
        <w:widowControl w:val="0"/>
        <w:numPr>
          <w:ilvl w:val="0"/>
          <w:numId w:val="0"/>
        </w:numPr>
        <w:spacing w:after="0" w:line="560" w:lineRule="exact"/>
        <w:ind w:leftChars="200"/>
        <w:jc w:val="both"/>
        <w:rPr>
          <w:rFonts w:hint="eastAsia" w:ascii="仿宋_GB2312" w:hAnsi="仿宋" w:eastAsia="仿宋_GB2312" w:cs="仿宋"/>
          <w:color w:val="000000"/>
          <w:sz w:val="32"/>
          <w:szCs w:val="32"/>
        </w:rPr>
      </w:pPr>
    </w:p>
    <w:p w14:paraId="24101AC6">
      <w:pPr>
        <w:spacing w:after="0" w:line="560" w:lineRule="exact"/>
        <w:jc w:val="left"/>
        <w:rPr>
          <w:rFonts w:hint="default" w:ascii="仿宋_GB2312" w:hAnsi="仿宋" w:eastAsia="仿宋_GB2312" w:cs="仿宋"/>
          <w:color w:val="000000"/>
          <w:sz w:val="32"/>
          <w:szCs w:val="32"/>
          <w:lang w:val="en-US" w:eastAsia="zh-CN"/>
        </w:rPr>
      </w:pPr>
      <w:r>
        <w:rPr>
          <w:rFonts w:hint="default" w:ascii="仿宋_GB2312" w:hAnsi="仿宋" w:eastAsia="仿宋_GB2312" w:cs="仿宋"/>
          <w:color w:val="000000"/>
          <w:sz w:val="32"/>
          <w:szCs w:val="32"/>
          <w:lang w:val="en-US" w:eastAsia="zh-CN"/>
        </w:rPr>
        <w:t>华润啤酒（控股）有限公司</w:t>
      </w:r>
      <w:r>
        <w:rPr>
          <w:rFonts w:hint="default" w:ascii="仿宋_GB2312" w:hAnsi="仿宋" w:eastAsia="仿宋_GB2312" w:cs="仿宋"/>
          <w:color w:val="000000"/>
          <w:sz w:val="32"/>
          <w:szCs w:val="32"/>
          <w:lang w:val="en-US" w:eastAsia="zh-CN"/>
        </w:rPr>
        <w:tab/>
      </w:r>
      <w:r>
        <w:rPr>
          <w:rFonts w:hint="default" w:ascii="仿宋_GB2312" w:hAnsi="仿宋" w:eastAsia="仿宋_GB2312" w:cs="仿宋"/>
          <w:color w:val="000000"/>
          <w:sz w:val="32"/>
          <w:szCs w:val="32"/>
          <w:lang w:val="en-US" w:eastAsia="zh-CN"/>
        </w:rPr>
        <w:tab/>
      </w:r>
      <w:r>
        <w:rPr>
          <w:rFonts w:hint="default" w:ascii="仿宋_GB2312" w:hAnsi="仿宋" w:eastAsia="仿宋_GB2312" w:cs="仿宋"/>
          <w:color w:val="000000"/>
          <w:sz w:val="32"/>
          <w:szCs w:val="32"/>
          <w:lang w:val="en-US" w:eastAsia="zh-CN"/>
        </w:rPr>
        <w:t>华润雪花啤酒（中国）</w:t>
      </w:r>
    </w:p>
    <w:p w14:paraId="41BC80B9">
      <w:pPr>
        <w:spacing w:after="0" w:line="560" w:lineRule="exact"/>
        <w:ind w:firstLine="320" w:firstLineChars="100"/>
        <w:jc w:val="left"/>
        <w:rPr>
          <w:rFonts w:hint="default" w:ascii="仿宋_GB2312" w:hAnsi="仿宋" w:eastAsia="仿宋_GB2312" w:cs="仿宋"/>
          <w:color w:val="000000"/>
          <w:sz w:val="32"/>
          <w:szCs w:val="32"/>
        </w:rPr>
      </w:pPr>
      <w:r>
        <w:rPr>
          <w:rFonts w:hint="default" w:ascii="仿宋_GB2312" w:hAnsi="仿宋" w:eastAsia="仿宋_GB2312" w:cs="仿宋"/>
          <w:color w:val="000000"/>
          <w:sz w:val="32"/>
          <w:szCs w:val="32"/>
          <w:lang w:val="en-US" w:eastAsia="zh-CN"/>
        </w:rPr>
        <w:t>二</w:t>
      </w:r>
      <w:r>
        <w:rPr>
          <w:rFonts w:hint="eastAsia" w:ascii="仿宋_GB2312" w:hAnsi="仿宋" w:eastAsia="仿宋_GB2312" w:cs="仿宋"/>
          <w:color w:val="000000"/>
          <w:sz w:val="32"/>
          <w:szCs w:val="32"/>
          <w:lang w:val="en-US" w:eastAsia="zh-CN"/>
        </w:rPr>
        <w:t>○</w:t>
      </w:r>
      <w:r>
        <w:rPr>
          <w:rFonts w:hint="default" w:ascii="仿宋_GB2312" w:hAnsi="仿宋" w:eastAsia="仿宋_GB2312" w:cs="仿宋"/>
          <w:color w:val="000000"/>
          <w:sz w:val="32"/>
          <w:szCs w:val="32"/>
          <w:lang w:val="en-US" w:eastAsia="zh-CN"/>
        </w:rPr>
        <w:t>二六年七月十五日</w:t>
      </w:r>
      <w:r>
        <w:rPr>
          <w:rFonts w:hint="default" w:ascii="仿宋_GB2312" w:hAnsi="仿宋" w:eastAsia="仿宋_GB2312" w:cs="仿宋"/>
          <w:color w:val="000000"/>
          <w:sz w:val="32"/>
          <w:szCs w:val="32"/>
          <w:lang w:val="en-US" w:eastAsia="zh-CN"/>
        </w:rPr>
        <w:tab/>
      </w:r>
      <w:r>
        <w:rPr>
          <w:rFonts w:hint="default" w:ascii="仿宋_GB2312" w:hAnsi="仿宋" w:eastAsia="仿宋_GB2312" w:cs="仿宋"/>
          <w:color w:val="000000"/>
          <w:sz w:val="32"/>
          <w:szCs w:val="32"/>
          <w:lang w:val="en-US" w:eastAsia="zh-CN"/>
        </w:rPr>
        <w:tab/>
      </w:r>
      <w:r>
        <w:rPr>
          <w:rFonts w:hint="default" w:ascii="仿宋_GB2312" w:hAnsi="仿宋" w:eastAsia="仿宋_GB2312" w:cs="仿宋"/>
          <w:color w:val="000000"/>
          <w:sz w:val="32"/>
          <w:szCs w:val="32"/>
          <w:lang w:val="en-US" w:eastAsia="zh-CN"/>
        </w:rPr>
        <w:tab/>
      </w:r>
      <w:r>
        <w:rPr>
          <w:rFonts w:hint="default" w:ascii="仿宋_GB2312" w:hAnsi="仿宋" w:eastAsia="仿宋_GB2312" w:cs="仿宋"/>
          <w:color w:val="000000"/>
          <w:sz w:val="32"/>
          <w:szCs w:val="32"/>
          <w:lang w:val="en-US" w:eastAsia="zh-CN"/>
        </w:rPr>
        <w:tab/>
      </w:r>
      <w:r>
        <w:rPr>
          <w:rFonts w:hint="default" w:ascii="仿宋_GB2312" w:hAnsi="仿宋" w:eastAsia="仿宋_GB2312" w:cs="仿宋"/>
          <w:color w:val="000000"/>
          <w:sz w:val="32"/>
          <w:szCs w:val="32"/>
          <w:lang w:val="en-US" w:eastAsia="zh-CN"/>
        </w:rPr>
        <w:tab/>
      </w:r>
      <w:r>
        <w:rPr>
          <w:rFonts w:hint="default" w:ascii="仿宋_GB2312" w:hAnsi="仿宋" w:eastAsia="仿宋_GB2312" w:cs="仿宋"/>
          <w:color w:val="000000"/>
          <w:sz w:val="32"/>
          <w:szCs w:val="32"/>
          <w:lang w:val="en-US" w:eastAsia="zh-CN"/>
        </w:rPr>
        <w:tab/>
      </w:r>
      <w:r>
        <w:rPr>
          <w:rFonts w:hint="default" w:ascii="仿宋_GB2312" w:hAnsi="仿宋" w:eastAsia="仿宋_GB2312" w:cs="仿宋"/>
          <w:color w:val="000000"/>
          <w:sz w:val="32"/>
          <w:szCs w:val="32"/>
          <w:lang w:val="en-US" w:eastAsia="zh-CN"/>
        </w:rPr>
        <w:t>投资有限公司</w:t>
      </w:r>
    </w:p>
    <w:p w14:paraId="37EB0C2D">
      <w:pPr>
        <w:spacing w:after="0" w:line="560" w:lineRule="exact"/>
        <w:jc w:val="left"/>
        <w:rPr>
          <w:rFonts w:hint="eastAsia" w:ascii="仿宋_GB2312" w:hAnsi="仿宋" w:eastAsia="仿宋_GB2312" w:cs="仿宋"/>
          <w:color w:val="000000"/>
          <w:sz w:val="32"/>
          <w:szCs w:val="32"/>
        </w:rPr>
      </w:pPr>
      <w:r>
        <w:rPr>
          <w:rFonts w:hint="default" w:ascii="仿宋_GB2312" w:hAnsi="仿宋" w:eastAsia="仿宋_GB2312" w:cs="仿宋"/>
          <w:color w:val="000000"/>
          <w:sz w:val="32"/>
          <w:szCs w:val="32"/>
          <w:lang w:val="en-US" w:eastAsia="zh-CN"/>
        </w:rPr>
        <w:t xml:space="preserve">华润雪花啤酒（中国）有限公司   </w:t>
      </w:r>
      <w:r>
        <w:rPr>
          <w:rFonts w:hint="eastAsia" w:ascii="仿宋_GB2312" w:hAnsi="仿宋" w:eastAsia="仿宋_GB2312" w:cs="仿宋"/>
          <w:color w:val="000000"/>
          <w:sz w:val="32"/>
          <w:szCs w:val="32"/>
          <w:lang w:val="en-US" w:eastAsia="zh-CN"/>
        </w:rPr>
        <w:t xml:space="preserve"> </w:t>
      </w:r>
      <w:r>
        <w:rPr>
          <w:rFonts w:hint="default" w:ascii="仿宋_GB2312" w:hAnsi="仿宋" w:eastAsia="仿宋_GB2312" w:cs="仿宋"/>
          <w:color w:val="000000"/>
          <w:sz w:val="32"/>
          <w:szCs w:val="32"/>
          <w:lang w:val="en-US" w:eastAsia="zh-CN"/>
        </w:rPr>
        <w:t>二</w:t>
      </w:r>
      <w:r>
        <w:rPr>
          <w:rFonts w:hint="eastAsia" w:ascii="仿宋_GB2312" w:hAnsi="仿宋" w:eastAsia="仿宋_GB2312" w:cs="仿宋"/>
          <w:color w:val="000000"/>
          <w:sz w:val="32"/>
          <w:szCs w:val="32"/>
          <w:lang w:val="en-US" w:eastAsia="zh-CN"/>
        </w:rPr>
        <w:t>○</w:t>
      </w:r>
      <w:r>
        <w:rPr>
          <w:rFonts w:hint="default" w:ascii="仿宋_GB2312" w:hAnsi="仿宋" w:eastAsia="仿宋_GB2312" w:cs="仿宋"/>
          <w:color w:val="000000"/>
          <w:sz w:val="32"/>
          <w:szCs w:val="32"/>
          <w:lang w:val="en-US" w:eastAsia="zh-CN"/>
        </w:rPr>
        <w:t>二六年七月十五日</w:t>
      </w:r>
    </w:p>
    <w:p w14:paraId="51736356">
      <w:pPr>
        <w:spacing w:after="0" w:line="560" w:lineRule="exact"/>
        <w:ind w:firstLine="320" w:firstLineChars="100"/>
        <w:jc w:val="left"/>
        <w:rPr>
          <w:rFonts w:hint="eastAsia" w:ascii="仿宋_GB2312" w:hAnsi="仿宋" w:eastAsia="仿宋_GB2312" w:cs="仿宋"/>
          <w:color w:val="000000"/>
          <w:sz w:val="32"/>
          <w:szCs w:val="32"/>
        </w:rPr>
      </w:pPr>
      <w:r>
        <w:rPr>
          <w:rFonts w:hint="default" w:ascii="仿宋_GB2312" w:hAnsi="仿宋" w:eastAsia="仿宋_GB2312" w:cs="仿宋"/>
          <w:color w:val="000000"/>
          <w:sz w:val="32"/>
          <w:szCs w:val="32"/>
          <w:lang w:val="en-US" w:eastAsia="zh-CN"/>
        </w:rPr>
        <w:t>二</w:t>
      </w:r>
      <w:r>
        <w:rPr>
          <w:rFonts w:hint="eastAsia" w:ascii="仿宋_GB2312" w:hAnsi="仿宋" w:eastAsia="仿宋_GB2312" w:cs="仿宋"/>
          <w:color w:val="000000"/>
          <w:sz w:val="32"/>
          <w:szCs w:val="32"/>
          <w:lang w:val="en-US" w:eastAsia="zh-CN"/>
        </w:rPr>
        <w:t>○</w:t>
      </w:r>
      <w:r>
        <w:rPr>
          <w:rFonts w:hint="default" w:ascii="仿宋_GB2312" w:hAnsi="仿宋" w:eastAsia="仿宋_GB2312" w:cs="仿宋"/>
          <w:color w:val="000000"/>
          <w:sz w:val="32"/>
          <w:szCs w:val="32"/>
          <w:lang w:val="en-US" w:eastAsia="zh-CN"/>
        </w:rPr>
        <w:t>二六年七月十五日        华润雪花啤酒（中国）</w:t>
      </w:r>
    </w:p>
    <w:p w14:paraId="22BFEDF4">
      <w:pPr>
        <w:spacing w:after="0" w:line="560" w:lineRule="exact"/>
        <w:jc w:val="left"/>
        <w:rPr>
          <w:rFonts w:hint="default" w:ascii="仿宋_GB2312" w:hAnsi="仿宋" w:eastAsia="仿宋_GB2312" w:cs="仿宋"/>
          <w:color w:val="000000"/>
          <w:sz w:val="32"/>
          <w:szCs w:val="32"/>
        </w:rPr>
      </w:pPr>
      <w:r>
        <w:rPr>
          <w:rFonts w:hint="default" w:ascii="仿宋_GB2312" w:hAnsi="仿宋" w:eastAsia="仿宋_GB2312" w:cs="仿宋"/>
          <w:color w:val="000000"/>
          <w:sz w:val="32"/>
          <w:szCs w:val="32"/>
          <w:lang w:val="en-US" w:eastAsia="zh-CN"/>
        </w:rPr>
        <w:t>华润雪花电子商务有限公司        有限公司成都分公司</w:t>
      </w:r>
    </w:p>
    <w:p w14:paraId="3BB8C6CB">
      <w:pPr>
        <w:spacing w:after="0" w:line="560" w:lineRule="exact"/>
        <w:ind w:firstLine="320" w:firstLineChars="100"/>
        <w:jc w:val="left"/>
        <w:rPr>
          <w:rFonts w:hint="eastAsia" w:ascii="仿宋_GB2312" w:hAnsi="仿宋" w:eastAsia="仿宋_GB2312" w:cs="仿宋"/>
          <w:color w:val="000000"/>
          <w:sz w:val="32"/>
          <w:szCs w:val="32"/>
        </w:rPr>
      </w:pPr>
      <w:r>
        <w:rPr>
          <w:rFonts w:hint="default" w:ascii="仿宋_GB2312" w:hAnsi="仿宋" w:eastAsia="仿宋_GB2312" w:cs="仿宋"/>
          <w:color w:val="000000"/>
          <w:sz w:val="32"/>
          <w:szCs w:val="32"/>
          <w:lang w:val="en-US" w:eastAsia="zh-CN"/>
        </w:rPr>
        <w:t>二</w:t>
      </w:r>
      <w:r>
        <w:rPr>
          <w:rFonts w:hint="eastAsia" w:ascii="仿宋_GB2312" w:hAnsi="仿宋" w:eastAsia="仿宋_GB2312" w:cs="仿宋"/>
          <w:color w:val="000000"/>
          <w:sz w:val="32"/>
          <w:szCs w:val="32"/>
          <w:lang w:val="en-US" w:eastAsia="zh-CN"/>
        </w:rPr>
        <w:t>○</w:t>
      </w:r>
      <w:r>
        <w:rPr>
          <w:rFonts w:hint="default" w:ascii="仿宋_GB2312" w:hAnsi="仿宋" w:eastAsia="仿宋_GB2312" w:cs="仿宋"/>
          <w:color w:val="000000"/>
          <w:sz w:val="32"/>
          <w:szCs w:val="32"/>
          <w:lang w:val="en-US" w:eastAsia="zh-CN"/>
        </w:rPr>
        <w:t xml:space="preserve">二六年七月十五日        </w:t>
      </w:r>
      <w:r>
        <w:rPr>
          <w:rFonts w:hint="eastAsia" w:ascii="仿宋_GB2312" w:hAnsi="仿宋" w:eastAsia="仿宋_GB2312" w:cs="仿宋"/>
          <w:color w:val="000000"/>
          <w:sz w:val="32"/>
          <w:szCs w:val="32"/>
          <w:lang w:val="en-US" w:eastAsia="zh-CN"/>
        </w:rPr>
        <w:t xml:space="preserve"> </w:t>
      </w:r>
      <w:r>
        <w:rPr>
          <w:rFonts w:hint="default" w:ascii="仿宋_GB2312" w:hAnsi="仿宋" w:eastAsia="仿宋_GB2312" w:cs="仿宋"/>
          <w:color w:val="000000"/>
          <w:sz w:val="32"/>
          <w:szCs w:val="32"/>
          <w:lang w:val="en-US" w:eastAsia="zh-CN"/>
        </w:rPr>
        <w:t>二</w:t>
      </w:r>
      <w:r>
        <w:rPr>
          <w:rFonts w:hint="eastAsia" w:ascii="仿宋_GB2312" w:hAnsi="仿宋" w:eastAsia="仿宋_GB2312" w:cs="仿宋"/>
          <w:color w:val="000000"/>
          <w:sz w:val="32"/>
          <w:szCs w:val="32"/>
          <w:lang w:val="en-US" w:eastAsia="zh-CN"/>
        </w:rPr>
        <w:t>○</w:t>
      </w:r>
      <w:r>
        <w:rPr>
          <w:rFonts w:hint="default" w:ascii="仿宋_GB2312" w:hAnsi="仿宋" w:eastAsia="仿宋_GB2312" w:cs="仿宋"/>
          <w:color w:val="000000"/>
          <w:sz w:val="32"/>
          <w:szCs w:val="32"/>
          <w:lang w:val="en-US" w:eastAsia="zh-CN"/>
        </w:rPr>
        <w:t>二六年七月十五日</w:t>
      </w:r>
    </w:p>
    <w:p w14:paraId="108B6364">
      <w:pPr>
        <w:pStyle w:val="2"/>
        <w:spacing w:before="0" w:after="0" w:line="560" w:lineRule="exact"/>
        <w:rPr>
          <w:del w:id="349" w:author="咨询组" w:date="2026-07-21T20:22:40Z"/>
          <w:rFonts w:ascii="黑体" w:hAnsi="黑体" w:eastAsia="黑体" w:cs="仿宋"/>
          <w:b w:val="0"/>
          <w:bCs w:val="0"/>
          <w:color w:val="000000"/>
          <w:sz w:val="32"/>
          <w:szCs w:val="32"/>
        </w:rPr>
      </w:pPr>
      <w:del w:id="350" w:author="咨询组" w:date="2026-07-21T20:22:40Z">
        <w:bookmarkStart w:id="10" w:name="_Toc31219"/>
        <w:r>
          <w:rPr>
            <w:rFonts w:hint="eastAsia" w:ascii="黑体" w:hAnsi="黑体" w:eastAsia="黑体" w:cs="仿宋"/>
            <w:b w:val="0"/>
            <w:bCs w:val="0"/>
            <w:color w:val="000000"/>
            <w:sz w:val="32"/>
            <w:szCs w:val="32"/>
          </w:rPr>
          <w:delText>附件</w:delText>
        </w:r>
        <w:bookmarkEnd w:id="10"/>
      </w:del>
    </w:p>
    <w:p w14:paraId="3C581555">
      <w:pPr>
        <w:spacing w:after="0" w:line="560" w:lineRule="exact"/>
        <w:rPr>
          <w:del w:id="351" w:author="咨询组" w:date="2026-07-21T20:22:40Z"/>
          <w:rFonts w:hint="eastAsia" w:ascii="仿宋_GB2312" w:hAnsi="仿宋" w:eastAsia="仿宋_GB2312" w:cs="仿宋"/>
          <w:color w:val="000000"/>
          <w:sz w:val="32"/>
          <w:szCs w:val="32"/>
          <w:lang w:val="en-US" w:eastAsia="zh-CN"/>
        </w:rPr>
      </w:pPr>
      <w:del w:id="352" w:author="咨询组" w:date="2026-07-21T20:22:40Z">
        <w:r>
          <w:rPr>
            <w:rFonts w:hint="eastAsia" w:ascii="仿宋_GB2312" w:hAnsi="仿宋" w:eastAsia="仿宋_GB2312" w:cs="仿宋"/>
            <w:color w:val="000000"/>
            <w:sz w:val="32"/>
            <w:szCs w:val="32"/>
          </w:rPr>
          <w:delText>附件1：</w:delText>
        </w:r>
      </w:del>
      <w:del w:id="353" w:author="咨询组" w:date="2026-07-21T20:22:40Z">
        <w:r>
          <w:rPr>
            <w:rFonts w:hint="eastAsia" w:ascii="仿宋_GB2312" w:hAnsi="仿宋" w:eastAsia="仿宋_GB2312" w:cs="仿宋"/>
            <w:color w:val="000000"/>
            <w:sz w:val="32"/>
            <w:szCs w:val="32"/>
            <w:lang w:val="en-US" w:eastAsia="zh-CN"/>
          </w:rPr>
          <w:delText>序列角色定位</w:delText>
        </w:r>
      </w:del>
    </w:p>
    <w:p w14:paraId="114B611F">
      <w:pPr>
        <w:spacing w:after="0" w:line="560" w:lineRule="exact"/>
        <w:rPr>
          <w:del w:id="354" w:author="咨询组" w:date="2026-07-21T20:22:40Z"/>
          <w:rFonts w:hint="eastAsia" w:ascii="仿宋_GB2312" w:hAnsi="仿宋" w:eastAsia="仿宋_GB2312" w:cs="仿宋"/>
          <w:color w:val="000000"/>
          <w:sz w:val="32"/>
          <w:szCs w:val="32"/>
          <w:lang w:val="en-US" w:eastAsia="zh-CN"/>
        </w:rPr>
      </w:pPr>
      <w:del w:id="355" w:author="咨询组" w:date="2026-07-21T20:22:40Z">
        <w:r>
          <w:rPr>
            <w:rFonts w:hint="eastAsia" w:ascii="仿宋_GB2312" w:hAnsi="仿宋" w:eastAsia="仿宋_GB2312" w:cs="仿宋"/>
            <w:color w:val="000000"/>
            <w:sz w:val="32"/>
            <w:szCs w:val="32"/>
            <w:lang w:val="en-US" w:eastAsia="zh-CN"/>
          </w:rPr>
          <w:delText>附件2：序列职级职衔称谓</w:delText>
        </w:r>
      </w:del>
    </w:p>
    <w:p w14:paraId="689EFF10">
      <w:pPr>
        <w:spacing w:after="0" w:line="560" w:lineRule="exact"/>
        <w:rPr>
          <w:del w:id="356" w:author="咨询组" w:date="2026-07-21T20:22:40Z"/>
          <w:rFonts w:hint="eastAsia" w:ascii="仿宋_GB2312" w:hAnsi="仿宋" w:eastAsia="仿宋_GB2312" w:cs="仿宋"/>
          <w:color w:val="000000"/>
          <w:sz w:val="32"/>
          <w:szCs w:val="32"/>
          <w:lang w:val="en-US" w:eastAsia="zh-CN"/>
        </w:rPr>
      </w:pPr>
      <w:del w:id="357" w:author="咨询组" w:date="2026-07-21T20:22:40Z">
        <w:r>
          <w:rPr>
            <w:rFonts w:hint="eastAsia" w:ascii="仿宋_GB2312" w:hAnsi="仿宋" w:eastAsia="仿宋_GB2312" w:cs="仿宋"/>
            <w:color w:val="000000"/>
            <w:sz w:val="32"/>
            <w:szCs w:val="32"/>
            <w:lang w:val="en-US" w:eastAsia="zh-CN"/>
          </w:rPr>
          <w:delText>附件3：任职资格标准</w:delText>
        </w:r>
      </w:del>
    </w:p>
    <w:p w14:paraId="18E4C35C">
      <w:pPr>
        <w:spacing w:after="0" w:line="560" w:lineRule="exact"/>
        <w:rPr>
          <w:del w:id="358" w:author="咨询组" w:date="2026-07-21T20:22:40Z"/>
          <w:rFonts w:hint="eastAsia" w:ascii="仿宋_GB2312" w:hAnsi="仿宋" w:eastAsia="仿宋_GB2312" w:cs="仿宋"/>
          <w:color w:val="000000"/>
          <w:sz w:val="32"/>
          <w:szCs w:val="32"/>
          <w:lang w:val="en-US" w:eastAsia="zh-CN"/>
        </w:rPr>
      </w:pPr>
      <w:del w:id="359" w:author="咨询组" w:date="2026-07-21T20:22:40Z">
        <w:r>
          <w:rPr>
            <w:rFonts w:hint="eastAsia" w:ascii="仿宋_GB2312" w:hAnsi="仿宋" w:eastAsia="仿宋_GB2312" w:cs="仿宋"/>
            <w:color w:val="000000"/>
            <w:sz w:val="32"/>
            <w:szCs w:val="32"/>
            <w:lang w:val="en-US" w:eastAsia="zh-CN"/>
          </w:rPr>
          <w:delText>附件4：职级评定流程及规则</w:delText>
        </w:r>
      </w:del>
    </w:p>
    <w:p w14:paraId="5A019707">
      <w:pPr>
        <w:spacing w:after="0" w:line="560" w:lineRule="exact"/>
        <w:rPr>
          <w:del w:id="360" w:author="咨询组" w:date="2026-07-21T20:22:40Z"/>
          <w:rFonts w:hint="default" w:ascii="仿宋_GB2312" w:hAnsi="仿宋" w:eastAsia="仿宋_GB2312" w:cs="仿宋"/>
          <w:color w:val="000000"/>
          <w:sz w:val="32"/>
          <w:szCs w:val="32"/>
          <w:lang w:val="en-US" w:eastAsia="zh-CN"/>
        </w:rPr>
      </w:pPr>
      <w:del w:id="361" w:author="咨询组" w:date="2026-07-21T20:22:40Z">
        <w:r>
          <w:rPr>
            <w:rFonts w:hint="eastAsia" w:ascii="仿宋_GB2312" w:hAnsi="仿宋" w:eastAsia="仿宋_GB2312" w:cs="仿宋"/>
            <w:color w:val="000000"/>
            <w:sz w:val="32"/>
            <w:szCs w:val="32"/>
            <w:lang w:val="en-US" w:eastAsia="zh-CN"/>
          </w:rPr>
          <w:delText xml:space="preserve">附件5：职级评定工具表 </w:delText>
        </w:r>
      </w:del>
    </w:p>
    <w:p w14:paraId="2F9E8A10">
      <w:pPr>
        <w:tabs>
          <w:tab w:val="left" w:pos="1694"/>
        </w:tabs>
        <w:bidi w:val="0"/>
        <w:jc w:val="left"/>
        <w:rPr>
          <w:rFonts w:hint="eastAsia" w:ascii="宋体" w:hAnsi="宋体" w:eastAsia="宋体" w:cs="宋体"/>
          <w:sz w:val="20"/>
          <w:szCs w:val="20"/>
          <w:lang w:val="en-US" w:eastAsia="zh-CN"/>
        </w:rPr>
      </w:pPr>
    </w:p>
    <w:sectPr>
      <w:headerReference r:id="rId7" w:type="default"/>
      <w:footerReference r:id="rId8" w:type="default"/>
      <w:pgSz w:w="11906" w:h="16838"/>
      <w:pgMar w:top="1440" w:right="1800" w:bottom="1440" w:left="1800" w:header="992" w:footer="567"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74851FD2-8C6F-44D7-906D-6B3706E141A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embedRegular r:id="rId2" w:fontKey="{B7610D5B-F3C3-4744-91BC-1866B2C69D36}"/>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embedRegular r:id="rId3" w:fontKey="{0FA619D5-14A9-4E49-8875-FEB44C3E5CA6}"/>
  </w:font>
  <w:font w:name="仿宋">
    <w:panose1 w:val="02010609060101010101"/>
    <w:charset w:val="86"/>
    <w:family w:val="modern"/>
    <w:pitch w:val="default"/>
    <w:sig w:usb0="800002BF" w:usb1="38CF7CFA" w:usb2="00000016" w:usb3="00000000" w:csb0="00040001" w:csb1="00000000"/>
    <w:embedRegular r:id="rId4" w:fontKey="{FC5B185C-178C-4333-B8F0-07768947D04A}"/>
  </w:font>
  <w:font w:name="MicrosoftYaHei-Bold">
    <w:altName w:val="Times New Roman"/>
    <w:panose1 w:val="00000000000000000000"/>
    <w:charset w:val="00"/>
    <w:family w:val="roman"/>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embedRegular r:id="rId5" w:fontKey="{07EE3A21-3007-4464-BD3A-2E91BCE65326}"/>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embedRegular r:id="rId6" w:fontKey="{B385FBB4-A5FC-492A-B067-0B573CE58789}"/>
  </w:font>
  <w:font w:name="KSOFE44F942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25BC0">
    <w:pPr>
      <w:pStyle w:val="10"/>
      <w:jc w:val="center"/>
    </w:pPr>
  </w:p>
  <w:p w14:paraId="5216D028">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48286556"/>
      <w:showingPlcHdr/>
      <w:docPartObj>
        <w:docPartGallery w:val="autotext"/>
      </w:docPartObj>
    </w:sdtPr>
    <w:sdtContent>
      <w:p w14:paraId="326B26CD">
        <w:pPr>
          <w:pStyle w:val="10"/>
          <w:jc w:val="center"/>
        </w:pPr>
        <w:r>
          <w:rPr>
            <w:rFonts w:hint="eastAsia"/>
            <w:lang w:eastAsia="zh-CN"/>
          </w:rPr>
          <w:t xml:space="preserve">     </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81363512"/>
      <w:placeholder>
        <w:docPart w:val="F2EB5BA70E9049EC8FFB4D03021B6556"/>
      </w:placeholder>
      <w:temporary/>
      <w:showingPlcHdr/>
      <w15:appearance w15:val="hidden"/>
    </w:sdtPr>
    <w:sdtContent>
      <w:p w14:paraId="396B6B73">
        <w:pPr>
          <w:pStyle w:val="11"/>
          <w:spacing w:before="120" w:after="120"/>
        </w:pPr>
        <w:r>
          <w:rPr>
            <w:lang w:val="zh-CN"/>
          </w:rPr>
          <w:t>[在此处键入]</w:t>
        </w:r>
      </w:p>
    </w:sdtContent>
  </w:sdt>
  <w:p w14:paraId="6905F763">
    <w:pPr>
      <w:pStyle w:val="11"/>
      <w:jc w:val="right"/>
    </w:pPr>
    <w:r>
      <w:drawing>
        <wp:inline distT="0" distB="0" distL="0" distR="0">
          <wp:extent cx="1206500" cy="292735"/>
          <wp:effectExtent l="0" t="0" r="0" b="0"/>
          <wp:docPr id="13" name="图片 13" descr="https://www.crc.com.hk/images/crc-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https://www.crc.com.hk/images/crc-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93595" cy="31398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1CADF">
    <w:pPr>
      <w:pStyle w:val="11"/>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9F77DB"/>
    <w:multiLevelType w:val="multilevel"/>
    <w:tmpl w:val="1A9F77DB"/>
    <w:lvl w:ilvl="0" w:tentative="0">
      <w:start w:val="1"/>
      <w:numFmt w:val="japaneseCounting"/>
      <w:pStyle w:val="32"/>
      <w:lvlText w:val="第%1章"/>
      <w:lvlJc w:val="left"/>
      <w:pPr>
        <w:ind w:left="1080" w:hanging="1080"/>
      </w:pPr>
      <w:rPr>
        <w:rFonts w:hint="eastAsia" w:ascii="黑体" w:hAnsi="黑体" w:eastAsia="黑体"/>
        <w:b w:val="0"/>
        <w:sz w:val="32"/>
        <w:szCs w:val="32"/>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FC91163"/>
    <w:multiLevelType w:val="multilevel"/>
    <w:tmpl w:val="1FC91163"/>
    <w:lvl w:ilvl="0" w:tentative="0">
      <w:start w:val="1"/>
      <w:numFmt w:val="decimal"/>
      <w:pStyle w:val="40"/>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39"/>
      <w:suff w:val="nothing"/>
      <w:lvlText w:val="%1.%2　"/>
      <w:lvlJc w:val="left"/>
      <w:pPr>
        <w:ind w:left="0" w:firstLine="0"/>
      </w:pPr>
      <w:rPr>
        <w:rFonts w:hint="eastAsia" w:ascii="黑体" w:hAnsi="Times New Roman" w:eastAsia="黑体" w:cs="Times New Roman"/>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tentative="0">
      <w:start w:val="1"/>
      <w:numFmt w:val="decimal"/>
      <w:pStyle w:val="41"/>
      <w:suff w:val="nothing"/>
      <w:lvlText w:val="%1.%2.%3　"/>
      <w:lvlJc w:val="left"/>
      <w:pPr>
        <w:ind w:left="0" w:firstLine="0"/>
      </w:pPr>
      <w:rPr>
        <w:rFonts w:hint="eastAsia" w:ascii="黑体" w:hAnsi="Times New Roman" w:eastAsia="黑体"/>
        <w:b w:val="0"/>
        <w:i w:val="0"/>
        <w:sz w:val="21"/>
      </w:rPr>
    </w:lvl>
    <w:lvl w:ilvl="3" w:tentative="0">
      <w:start w:val="1"/>
      <w:numFmt w:val="decimal"/>
      <w:pStyle w:val="44"/>
      <w:suff w:val="nothing"/>
      <w:lvlText w:val="%1.%2.%3.%4　"/>
      <w:lvlJc w:val="left"/>
      <w:pPr>
        <w:ind w:left="0" w:firstLine="0"/>
      </w:pPr>
      <w:rPr>
        <w:rFonts w:hint="eastAsia" w:ascii="黑体" w:hAnsi="Times New Roman" w:eastAsia="黑体"/>
        <w:b w:val="0"/>
        <w:i w:val="0"/>
        <w:sz w:val="21"/>
      </w:rPr>
    </w:lvl>
    <w:lvl w:ilvl="4" w:tentative="0">
      <w:start w:val="1"/>
      <w:numFmt w:val="decimal"/>
      <w:pStyle w:val="45"/>
      <w:suff w:val="nothing"/>
      <w:lvlText w:val="%1.%2.%3.%4.%5　"/>
      <w:lvlJc w:val="left"/>
      <w:pPr>
        <w:ind w:left="0" w:firstLine="0"/>
      </w:pPr>
      <w:rPr>
        <w:rFonts w:hint="eastAsia" w:ascii="黑体" w:hAnsi="Times New Roman" w:eastAsia="黑体"/>
        <w:b w:val="0"/>
        <w:i w:val="0"/>
        <w:sz w:val="21"/>
      </w:rPr>
    </w:lvl>
    <w:lvl w:ilvl="5" w:tentative="0">
      <w:start w:val="1"/>
      <w:numFmt w:val="decimal"/>
      <w:pStyle w:val="46"/>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
    <w:nsid w:val="2C5917C3"/>
    <w:multiLevelType w:val="multilevel"/>
    <w:tmpl w:val="2C5917C3"/>
    <w:lvl w:ilvl="0" w:tentative="0">
      <w:start w:val="1"/>
      <w:numFmt w:val="none"/>
      <w:pStyle w:val="42"/>
      <w:suff w:val="nothing"/>
      <w:lvlText w:val="%1——"/>
      <w:lvlJc w:val="left"/>
      <w:pPr>
        <w:ind w:left="833" w:hanging="408"/>
      </w:pPr>
      <w:rPr>
        <w:rFonts w:hint="eastAsia"/>
      </w:rPr>
    </w:lvl>
    <w:lvl w:ilvl="1" w:tentative="0">
      <w:start w:val="1"/>
      <w:numFmt w:val="bullet"/>
      <w:pStyle w:val="43"/>
      <w:lvlText w:val=""/>
      <w:lvlJc w:val="left"/>
      <w:pPr>
        <w:tabs>
          <w:tab w:val="left" w:pos="760"/>
        </w:tabs>
        <w:ind w:left="1264" w:hanging="413"/>
      </w:pPr>
      <w:rPr>
        <w:rFonts w:hint="default" w:ascii="Symbol" w:hAnsi="Symbol"/>
        <w:color w:val="auto"/>
      </w:rPr>
    </w:lvl>
    <w:lvl w:ilvl="2" w:tentative="0">
      <w:start w:val="1"/>
      <w:numFmt w:val="bullet"/>
      <w:pStyle w:val="47"/>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范华玉">
    <w15:presenceInfo w15:providerId="None" w15:userId="范华玉"/>
  </w15:person>
  <w15:person w15:author="咨询组">
    <w15:presenceInfo w15:providerId="None" w15:userId="咨询组"/>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TrueTypeFonts/>
  <w:saveSubsetFonts/>
  <w:bordersDoNotSurroundHeader w:val="0"/>
  <w:bordersDoNotSurroundFooter w:val="0"/>
  <w:documentProtection w:enforcement="0"/>
  <w:defaultTabStop w:val="420"/>
  <w:drawingGridHorizontalSpacing w:val="11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DDF"/>
    <w:rsid w:val="00000F41"/>
    <w:rsid w:val="00001A32"/>
    <w:rsid w:val="000033BB"/>
    <w:rsid w:val="00005402"/>
    <w:rsid w:val="00005DB0"/>
    <w:rsid w:val="00007CCB"/>
    <w:rsid w:val="000105FD"/>
    <w:rsid w:val="00011072"/>
    <w:rsid w:val="0001206E"/>
    <w:rsid w:val="00020E6F"/>
    <w:rsid w:val="000211FF"/>
    <w:rsid w:val="00022600"/>
    <w:rsid w:val="00030275"/>
    <w:rsid w:val="000304F8"/>
    <w:rsid w:val="000305FE"/>
    <w:rsid w:val="00030B6D"/>
    <w:rsid w:val="00031F4C"/>
    <w:rsid w:val="000323EE"/>
    <w:rsid w:val="000358C4"/>
    <w:rsid w:val="00036A53"/>
    <w:rsid w:val="00043144"/>
    <w:rsid w:val="00046C72"/>
    <w:rsid w:val="0005090C"/>
    <w:rsid w:val="00052670"/>
    <w:rsid w:val="00052A18"/>
    <w:rsid w:val="0005316A"/>
    <w:rsid w:val="00061468"/>
    <w:rsid w:val="00061DF5"/>
    <w:rsid w:val="00064CC9"/>
    <w:rsid w:val="00066F52"/>
    <w:rsid w:val="00067113"/>
    <w:rsid w:val="000678E6"/>
    <w:rsid w:val="00070732"/>
    <w:rsid w:val="00071A58"/>
    <w:rsid w:val="00072459"/>
    <w:rsid w:val="000724E8"/>
    <w:rsid w:val="000734F3"/>
    <w:rsid w:val="00073646"/>
    <w:rsid w:val="0007529C"/>
    <w:rsid w:val="00076190"/>
    <w:rsid w:val="0007687C"/>
    <w:rsid w:val="00076D34"/>
    <w:rsid w:val="00077798"/>
    <w:rsid w:val="00080FF2"/>
    <w:rsid w:val="00081BE8"/>
    <w:rsid w:val="00081F41"/>
    <w:rsid w:val="000837FE"/>
    <w:rsid w:val="00090336"/>
    <w:rsid w:val="00090CEC"/>
    <w:rsid w:val="00093EBA"/>
    <w:rsid w:val="000942B7"/>
    <w:rsid w:val="000945B0"/>
    <w:rsid w:val="00096101"/>
    <w:rsid w:val="000969AD"/>
    <w:rsid w:val="000A055B"/>
    <w:rsid w:val="000A0F1F"/>
    <w:rsid w:val="000A31C9"/>
    <w:rsid w:val="000A3A83"/>
    <w:rsid w:val="000A49C4"/>
    <w:rsid w:val="000A7DED"/>
    <w:rsid w:val="000B2863"/>
    <w:rsid w:val="000B44D3"/>
    <w:rsid w:val="000B6281"/>
    <w:rsid w:val="000C03B5"/>
    <w:rsid w:val="000C1684"/>
    <w:rsid w:val="000C1FF9"/>
    <w:rsid w:val="000C3DA7"/>
    <w:rsid w:val="000C4EC6"/>
    <w:rsid w:val="000C5EEB"/>
    <w:rsid w:val="000C66B0"/>
    <w:rsid w:val="000C7C18"/>
    <w:rsid w:val="000D0399"/>
    <w:rsid w:val="000D7A57"/>
    <w:rsid w:val="000E22E4"/>
    <w:rsid w:val="000E2A52"/>
    <w:rsid w:val="000E3FC3"/>
    <w:rsid w:val="000E4F85"/>
    <w:rsid w:val="000E7AF4"/>
    <w:rsid w:val="000F0EFC"/>
    <w:rsid w:val="000F287D"/>
    <w:rsid w:val="000F28EC"/>
    <w:rsid w:val="000F426A"/>
    <w:rsid w:val="000F45B1"/>
    <w:rsid w:val="000F5D32"/>
    <w:rsid w:val="00104C8A"/>
    <w:rsid w:val="00105D41"/>
    <w:rsid w:val="00107707"/>
    <w:rsid w:val="0011079C"/>
    <w:rsid w:val="0011111D"/>
    <w:rsid w:val="00111276"/>
    <w:rsid w:val="00112828"/>
    <w:rsid w:val="00113599"/>
    <w:rsid w:val="001135CC"/>
    <w:rsid w:val="00113B0D"/>
    <w:rsid w:val="00113C3F"/>
    <w:rsid w:val="001172C0"/>
    <w:rsid w:val="001206AC"/>
    <w:rsid w:val="00125D75"/>
    <w:rsid w:val="00126CED"/>
    <w:rsid w:val="001325FE"/>
    <w:rsid w:val="00133E4C"/>
    <w:rsid w:val="00134374"/>
    <w:rsid w:val="0013790E"/>
    <w:rsid w:val="0014185A"/>
    <w:rsid w:val="00141DF4"/>
    <w:rsid w:val="00142B37"/>
    <w:rsid w:val="00142FB7"/>
    <w:rsid w:val="001433FE"/>
    <w:rsid w:val="00143D5E"/>
    <w:rsid w:val="0014602E"/>
    <w:rsid w:val="00146121"/>
    <w:rsid w:val="00146A92"/>
    <w:rsid w:val="00147555"/>
    <w:rsid w:val="00151087"/>
    <w:rsid w:val="00151C1C"/>
    <w:rsid w:val="0015603D"/>
    <w:rsid w:val="001570FF"/>
    <w:rsid w:val="00160743"/>
    <w:rsid w:val="00161981"/>
    <w:rsid w:val="00161DA6"/>
    <w:rsid w:val="00162E4A"/>
    <w:rsid w:val="00163472"/>
    <w:rsid w:val="001642E8"/>
    <w:rsid w:val="0016459B"/>
    <w:rsid w:val="00164767"/>
    <w:rsid w:val="00164C26"/>
    <w:rsid w:val="00166D88"/>
    <w:rsid w:val="001711BC"/>
    <w:rsid w:val="001721DE"/>
    <w:rsid w:val="001748C7"/>
    <w:rsid w:val="0017697C"/>
    <w:rsid w:val="0018186A"/>
    <w:rsid w:val="0018274C"/>
    <w:rsid w:val="00182955"/>
    <w:rsid w:val="001841C7"/>
    <w:rsid w:val="00186BF0"/>
    <w:rsid w:val="00187AB3"/>
    <w:rsid w:val="00187D3A"/>
    <w:rsid w:val="0019290E"/>
    <w:rsid w:val="0019567D"/>
    <w:rsid w:val="00195EDA"/>
    <w:rsid w:val="00196C56"/>
    <w:rsid w:val="00196CBA"/>
    <w:rsid w:val="001A2968"/>
    <w:rsid w:val="001A3A49"/>
    <w:rsid w:val="001A3E90"/>
    <w:rsid w:val="001A64C4"/>
    <w:rsid w:val="001B0026"/>
    <w:rsid w:val="001B123B"/>
    <w:rsid w:val="001B28DB"/>
    <w:rsid w:val="001B3866"/>
    <w:rsid w:val="001B75B2"/>
    <w:rsid w:val="001B7AFC"/>
    <w:rsid w:val="001C2C1C"/>
    <w:rsid w:val="001C30B1"/>
    <w:rsid w:val="001C44D9"/>
    <w:rsid w:val="001D1F10"/>
    <w:rsid w:val="001D2DCF"/>
    <w:rsid w:val="001D3C98"/>
    <w:rsid w:val="001D49A3"/>
    <w:rsid w:val="001D5FB4"/>
    <w:rsid w:val="001D7D62"/>
    <w:rsid w:val="001E2A3B"/>
    <w:rsid w:val="001E3733"/>
    <w:rsid w:val="001E3A27"/>
    <w:rsid w:val="001E5D90"/>
    <w:rsid w:val="001F1036"/>
    <w:rsid w:val="001F26D2"/>
    <w:rsid w:val="001F3ADA"/>
    <w:rsid w:val="001F4236"/>
    <w:rsid w:val="001F62B0"/>
    <w:rsid w:val="001F7A14"/>
    <w:rsid w:val="00200B5F"/>
    <w:rsid w:val="00205A17"/>
    <w:rsid w:val="00205DBE"/>
    <w:rsid w:val="00207852"/>
    <w:rsid w:val="00210AD4"/>
    <w:rsid w:val="00210EAD"/>
    <w:rsid w:val="00213CF6"/>
    <w:rsid w:val="00214296"/>
    <w:rsid w:val="002143CD"/>
    <w:rsid w:val="00214DC6"/>
    <w:rsid w:val="002172D6"/>
    <w:rsid w:val="002206D4"/>
    <w:rsid w:val="00222B54"/>
    <w:rsid w:val="0022424E"/>
    <w:rsid w:val="002244F1"/>
    <w:rsid w:val="00227E40"/>
    <w:rsid w:val="00230078"/>
    <w:rsid w:val="00234E2F"/>
    <w:rsid w:val="00236676"/>
    <w:rsid w:val="00236BF4"/>
    <w:rsid w:val="00237A6E"/>
    <w:rsid w:val="00241A6B"/>
    <w:rsid w:val="00247343"/>
    <w:rsid w:val="00250E61"/>
    <w:rsid w:val="00253DEF"/>
    <w:rsid w:val="00254F91"/>
    <w:rsid w:val="00257531"/>
    <w:rsid w:val="0026130D"/>
    <w:rsid w:val="0026139F"/>
    <w:rsid w:val="002622F9"/>
    <w:rsid w:val="00263BE7"/>
    <w:rsid w:val="00264BCB"/>
    <w:rsid w:val="00264E69"/>
    <w:rsid w:val="002657AA"/>
    <w:rsid w:val="002668D1"/>
    <w:rsid w:val="00266A86"/>
    <w:rsid w:val="00276098"/>
    <w:rsid w:val="00280A9F"/>
    <w:rsid w:val="00283141"/>
    <w:rsid w:val="00283176"/>
    <w:rsid w:val="0028455C"/>
    <w:rsid w:val="00284A2D"/>
    <w:rsid w:val="00285B5F"/>
    <w:rsid w:val="002875A7"/>
    <w:rsid w:val="00291148"/>
    <w:rsid w:val="0029189B"/>
    <w:rsid w:val="00292BAB"/>
    <w:rsid w:val="002933C2"/>
    <w:rsid w:val="00293644"/>
    <w:rsid w:val="00294959"/>
    <w:rsid w:val="00294A0C"/>
    <w:rsid w:val="00295736"/>
    <w:rsid w:val="00296707"/>
    <w:rsid w:val="002A098D"/>
    <w:rsid w:val="002A0BDA"/>
    <w:rsid w:val="002A1E1D"/>
    <w:rsid w:val="002A5D90"/>
    <w:rsid w:val="002A6960"/>
    <w:rsid w:val="002A6F0E"/>
    <w:rsid w:val="002B06D1"/>
    <w:rsid w:val="002B125C"/>
    <w:rsid w:val="002B1A52"/>
    <w:rsid w:val="002B1C8D"/>
    <w:rsid w:val="002B247F"/>
    <w:rsid w:val="002B49EE"/>
    <w:rsid w:val="002B72EE"/>
    <w:rsid w:val="002B7C8D"/>
    <w:rsid w:val="002C4405"/>
    <w:rsid w:val="002C6109"/>
    <w:rsid w:val="002C61F7"/>
    <w:rsid w:val="002C6A0B"/>
    <w:rsid w:val="002D7834"/>
    <w:rsid w:val="002E01C1"/>
    <w:rsid w:val="002E1F6F"/>
    <w:rsid w:val="002E3327"/>
    <w:rsid w:val="002E348C"/>
    <w:rsid w:val="002E7158"/>
    <w:rsid w:val="002F4C23"/>
    <w:rsid w:val="002F600E"/>
    <w:rsid w:val="002F6458"/>
    <w:rsid w:val="002F6B59"/>
    <w:rsid w:val="002F77CB"/>
    <w:rsid w:val="00301C20"/>
    <w:rsid w:val="00303567"/>
    <w:rsid w:val="00304A72"/>
    <w:rsid w:val="00307082"/>
    <w:rsid w:val="00307A95"/>
    <w:rsid w:val="003116B4"/>
    <w:rsid w:val="00311A5F"/>
    <w:rsid w:val="0031380D"/>
    <w:rsid w:val="00313841"/>
    <w:rsid w:val="00320647"/>
    <w:rsid w:val="00321693"/>
    <w:rsid w:val="00323B37"/>
    <w:rsid w:val="00325558"/>
    <w:rsid w:val="00325EA2"/>
    <w:rsid w:val="00326D4B"/>
    <w:rsid w:val="00327CB1"/>
    <w:rsid w:val="0033185C"/>
    <w:rsid w:val="00331E22"/>
    <w:rsid w:val="00332233"/>
    <w:rsid w:val="00333A2A"/>
    <w:rsid w:val="00333E2B"/>
    <w:rsid w:val="00336E1F"/>
    <w:rsid w:val="00343A72"/>
    <w:rsid w:val="00346536"/>
    <w:rsid w:val="003513D3"/>
    <w:rsid w:val="00351550"/>
    <w:rsid w:val="003532FE"/>
    <w:rsid w:val="003536FC"/>
    <w:rsid w:val="003577A2"/>
    <w:rsid w:val="00360019"/>
    <w:rsid w:val="00360600"/>
    <w:rsid w:val="003608A6"/>
    <w:rsid w:val="00360E24"/>
    <w:rsid w:val="0037205F"/>
    <w:rsid w:val="00373544"/>
    <w:rsid w:val="003752C8"/>
    <w:rsid w:val="00377D35"/>
    <w:rsid w:val="003806BF"/>
    <w:rsid w:val="00382DEE"/>
    <w:rsid w:val="00384B9C"/>
    <w:rsid w:val="0038613C"/>
    <w:rsid w:val="00390847"/>
    <w:rsid w:val="0039187F"/>
    <w:rsid w:val="00395CEC"/>
    <w:rsid w:val="003A4DB8"/>
    <w:rsid w:val="003A511B"/>
    <w:rsid w:val="003A5AA7"/>
    <w:rsid w:val="003A7F21"/>
    <w:rsid w:val="003B0084"/>
    <w:rsid w:val="003B1A27"/>
    <w:rsid w:val="003B3980"/>
    <w:rsid w:val="003C0E6E"/>
    <w:rsid w:val="003C28DE"/>
    <w:rsid w:val="003D0B77"/>
    <w:rsid w:val="003D19D4"/>
    <w:rsid w:val="003D21B2"/>
    <w:rsid w:val="003D25EE"/>
    <w:rsid w:val="003D571E"/>
    <w:rsid w:val="003D62F1"/>
    <w:rsid w:val="003D78EB"/>
    <w:rsid w:val="003D7A76"/>
    <w:rsid w:val="003E7EC9"/>
    <w:rsid w:val="003F0BA0"/>
    <w:rsid w:val="003F23CE"/>
    <w:rsid w:val="003F25E9"/>
    <w:rsid w:val="003F4929"/>
    <w:rsid w:val="003F5F2A"/>
    <w:rsid w:val="003F7E8D"/>
    <w:rsid w:val="00400043"/>
    <w:rsid w:val="004001F6"/>
    <w:rsid w:val="00400506"/>
    <w:rsid w:val="004013CA"/>
    <w:rsid w:val="00403A19"/>
    <w:rsid w:val="00410CA3"/>
    <w:rsid w:val="00412470"/>
    <w:rsid w:val="00412559"/>
    <w:rsid w:val="00415426"/>
    <w:rsid w:val="00416146"/>
    <w:rsid w:val="004168E5"/>
    <w:rsid w:val="00421C87"/>
    <w:rsid w:val="00423C1B"/>
    <w:rsid w:val="00423C6D"/>
    <w:rsid w:val="00423C73"/>
    <w:rsid w:val="0042567F"/>
    <w:rsid w:val="00425A1B"/>
    <w:rsid w:val="0042623A"/>
    <w:rsid w:val="00426245"/>
    <w:rsid w:val="00427117"/>
    <w:rsid w:val="00431B85"/>
    <w:rsid w:val="00432C75"/>
    <w:rsid w:val="00434678"/>
    <w:rsid w:val="004355FA"/>
    <w:rsid w:val="00435A8E"/>
    <w:rsid w:val="00436A1E"/>
    <w:rsid w:val="00436DF1"/>
    <w:rsid w:val="004441B3"/>
    <w:rsid w:val="00444448"/>
    <w:rsid w:val="00445129"/>
    <w:rsid w:val="00446D29"/>
    <w:rsid w:val="0044701F"/>
    <w:rsid w:val="004476E9"/>
    <w:rsid w:val="00451CCC"/>
    <w:rsid w:val="0045204F"/>
    <w:rsid w:val="00453801"/>
    <w:rsid w:val="004543CB"/>
    <w:rsid w:val="00461DB5"/>
    <w:rsid w:val="004622CA"/>
    <w:rsid w:val="004624CE"/>
    <w:rsid w:val="00462532"/>
    <w:rsid w:val="00463983"/>
    <w:rsid w:val="0046533A"/>
    <w:rsid w:val="004803E5"/>
    <w:rsid w:val="00481A16"/>
    <w:rsid w:val="00482FAD"/>
    <w:rsid w:val="00485B44"/>
    <w:rsid w:val="00486F52"/>
    <w:rsid w:val="00490B57"/>
    <w:rsid w:val="0049448C"/>
    <w:rsid w:val="00494FFB"/>
    <w:rsid w:val="004A2F00"/>
    <w:rsid w:val="004A6EA9"/>
    <w:rsid w:val="004A7E08"/>
    <w:rsid w:val="004B0D73"/>
    <w:rsid w:val="004B2878"/>
    <w:rsid w:val="004B2F09"/>
    <w:rsid w:val="004C0015"/>
    <w:rsid w:val="004C1E40"/>
    <w:rsid w:val="004C4AF3"/>
    <w:rsid w:val="004C53FD"/>
    <w:rsid w:val="004D09FD"/>
    <w:rsid w:val="004D2C84"/>
    <w:rsid w:val="004D3AF0"/>
    <w:rsid w:val="004D4698"/>
    <w:rsid w:val="004E03BF"/>
    <w:rsid w:val="004E0863"/>
    <w:rsid w:val="004E129A"/>
    <w:rsid w:val="004E373E"/>
    <w:rsid w:val="004E43BF"/>
    <w:rsid w:val="004E4CE4"/>
    <w:rsid w:val="004E616D"/>
    <w:rsid w:val="004E6F6D"/>
    <w:rsid w:val="004E74AC"/>
    <w:rsid w:val="004F1218"/>
    <w:rsid w:val="004F29AF"/>
    <w:rsid w:val="004F3F99"/>
    <w:rsid w:val="004F5978"/>
    <w:rsid w:val="004F6659"/>
    <w:rsid w:val="004F6BFB"/>
    <w:rsid w:val="004F75D1"/>
    <w:rsid w:val="00501D18"/>
    <w:rsid w:val="005031AF"/>
    <w:rsid w:val="0050339D"/>
    <w:rsid w:val="005053A4"/>
    <w:rsid w:val="0050605C"/>
    <w:rsid w:val="005062AF"/>
    <w:rsid w:val="0050638A"/>
    <w:rsid w:val="0050715B"/>
    <w:rsid w:val="0051195F"/>
    <w:rsid w:val="005133E9"/>
    <w:rsid w:val="00513540"/>
    <w:rsid w:val="00516B4A"/>
    <w:rsid w:val="00517240"/>
    <w:rsid w:val="00517EF0"/>
    <w:rsid w:val="005209B6"/>
    <w:rsid w:val="005212DA"/>
    <w:rsid w:val="00522CA6"/>
    <w:rsid w:val="00523712"/>
    <w:rsid w:val="00524C94"/>
    <w:rsid w:val="00527B99"/>
    <w:rsid w:val="00530DB7"/>
    <w:rsid w:val="00533218"/>
    <w:rsid w:val="00535B19"/>
    <w:rsid w:val="00535E7A"/>
    <w:rsid w:val="00536EF8"/>
    <w:rsid w:val="0054010F"/>
    <w:rsid w:val="00540872"/>
    <w:rsid w:val="005419BD"/>
    <w:rsid w:val="005421C8"/>
    <w:rsid w:val="00544CF8"/>
    <w:rsid w:val="00547737"/>
    <w:rsid w:val="00552108"/>
    <w:rsid w:val="00553C93"/>
    <w:rsid w:val="00553D9C"/>
    <w:rsid w:val="00554277"/>
    <w:rsid w:val="00555713"/>
    <w:rsid w:val="005602E1"/>
    <w:rsid w:val="00561128"/>
    <w:rsid w:val="005639B7"/>
    <w:rsid w:val="00563B6D"/>
    <w:rsid w:val="00567B0A"/>
    <w:rsid w:val="0057165D"/>
    <w:rsid w:val="00571783"/>
    <w:rsid w:val="00571BED"/>
    <w:rsid w:val="00572684"/>
    <w:rsid w:val="005726A4"/>
    <w:rsid w:val="00581C4B"/>
    <w:rsid w:val="00581F1D"/>
    <w:rsid w:val="0058627A"/>
    <w:rsid w:val="00586ADE"/>
    <w:rsid w:val="00586FEC"/>
    <w:rsid w:val="00587709"/>
    <w:rsid w:val="005877BD"/>
    <w:rsid w:val="00587BC9"/>
    <w:rsid w:val="005915C8"/>
    <w:rsid w:val="00591938"/>
    <w:rsid w:val="00591AAA"/>
    <w:rsid w:val="005931BB"/>
    <w:rsid w:val="00593490"/>
    <w:rsid w:val="00593491"/>
    <w:rsid w:val="005957F2"/>
    <w:rsid w:val="005A0E9C"/>
    <w:rsid w:val="005A3D67"/>
    <w:rsid w:val="005A4682"/>
    <w:rsid w:val="005A4D15"/>
    <w:rsid w:val="005A632B"/>
    <w:rsid w:val="005A6E11"/>
    <w:rsid w:val="005B0F20"/>
    <w:rsid w:val="005B284F"/>
    <w:rsid w:val="005B51D1"/>
    <w:rsid w:val="005B5A64"/>
    <w:rsid w:val="005B5AAA"/>
    <w:rsid w:val="005C088A"/>
    <w:rsid w:val="005C4A30"/>
    <w:rsid w:val="005C4D2E"/>
    <w:rsid w:val="005C55C2"/>
    <w:rsid w:val="005C6211"/>
    <w:rsid w:val="005C7650"/>
    <w:rsid w:val="005D0330"/>
    <w:rsid w:val="005D4B94"/>
    <w:rsid w:val="005D4E66"/>
    <w:rsid w:val="005D600E"/>
    <w:rsid w:val="005D7A7E"/>
    <w:rsid w:val="005E05FF"/>
    <w:rsid w:val="005E0AA8"/>
    <w:rsid w:val="005E1144"/>
    <w:rsid w:val="005E2C0A"/>
    <w:rsid w:val="005E33EC"/>
    <w:rsid w:val="005E515C"/>
    <w:rsid w:val="005E6387"/>
    <w:rsid w:val="005F4E8A"/>
    <w:rsid w:val="005F5E6F"/>
    <w:rsid w:val="005F6CDA"/>
    <w:rsid w:val="005F7343"/>
    <w:rsid w:val="00603828"/>
    <w:rsid w:val="0060409B"/>
    <w:rsid w:val="00605437"/>
    <w:rsid w:val="0060747B"/>
    <w:rsid w:val="006115F1"/>
    <w:rsid w:val="0061452B"/>
    <w:rsid w:val="006161A3"/>
    <w:rsid w:val="006204AA"/>
    <w:rsid w:val="006211FC"/>
    <w:rsid w:val="006237E7"/>
    <w:rsid w:val="00630F90"/>
    <w:rsid w:val="00632232"/>
    <w:rsid w:val="00634DE1"/>
    <w:rsid w:val="00641FAE"/>
    <w:rsid w:val="00643282"/>
    <w:rsid w:val="00643436"/>
    <w:rsid w:val="00643BE3"/>
    <w:rsid w:val="006451B1"/>
    <w:rsid w:val="00645624"/>
    <w:rsid w:val="006514E6"/>
    <w:rsid w:val="00655034"/>
    <w:rsid w:val="00655195"/>
    <w:rsid w:val="006601CE"/>
    <w:rsid w:val="00661709"/>
    <w:rsid w:val="006653BD"/>
    <w:rsid w:val="00675481"/>
    <w:rsid w:val="0067564F"/>
    <w:rsid w:val="00676D51"/>
    <w:rsid w:val="00677D0C"/>
    <w:rsid w:val="006816D8"/>
    <w:rsid w:val="00682D20"/>
    <w:rsid w:val="00685118"/>
    <w:rsid w:val="00685F57"/>
    <w:rsid w:val="00692438"/>
    <w:rsid w:val="00692572"/>
    <w:rsid w:val="006928FE"/>
    <w:rsid w:val="00694990"/>
    <w:rsid w:val="00695741"/>
    <w:rsid w:val="0069713F"/>
    <w:rsid w:val="0069744B"/>
    <w:rsid w:val="00697765"/>
    <w:rsid w:val="006A2A10"/>
    <w:rsid w:val="006A5176"/>
    <w:rsid w:val="006B08DF"/>
    <w:rsid w:val="006B1C39"/>
    <w:rsid w:val="006B20BB"/>
    <w:rsid w:val="006B3CF9"/>
    <w:rsid w:val="006B650C"/>
    <w:rsid w:val="006C1114"/>
    <w:rsid w:val="006C2E3B"/>
    <w:rsid w:val="006D4622"/>
    <w:rsid w:val="006E23B1"/>
    <w:rsid w:val="006E3874"/>
    <w:rsid w:val="006E6810"/>
    <w:rsid w:val="006E7372"/>
    <w:rsid w:val="006F23EB"/>
    <w:rsid w:val="006F29AC"/>
    <w:rsid w:val="006F3FC6"/>
    <w:rsid w:val="007007DA"/>
    <w:rsid w:val="00701719"/>
    <w:rsid w:val="00701D88"/>
    <w:rsid w:val="00704336"/>
    <w:rsid w:val="00704863"/>
    <w:rsid w:val="007074E1"/>
    <w:rsid w:val="00707ECB"/>
    <w:rsid w:val="0071014F"/>
    <w:rsid w:val="0071026F"/>
    <w:rsid w:val="00711A29"/>
    <w:rsid w:val="00715D9A"/>
    <w:rsid w:val="007207E3"/>
    <w:rsid w:val="007218B1"/>
    <w:rsid w:val="007237F1"/>
    <w:rsid w:val="007247A3"/>
    <w:rsid w:val="00724C72"/>
    <w:rsid w:val="007259FA"/>
    <w:rsid w:val="00727426"/>
    <w:rsid w:val="007304BE"/>
    <w:rsid w:val="00732F4F"/>
    <w:rsid w:val="00733E26"/>
    <w:rsid w:val="0073722F"/>
    <w:rsid w:val="00740074"/>
    <w:rsid w:val="007401B1"/>
    <w:rsid w:val="00742396"/>
    <w:rsid w:val="00742CAF"/>
    <w:rsid w:val="00743744"/>
    <w:rsid w:val="007524F8"/>
    <w:rsid w:val="00755DF0"/>
    <w:rsid w:val="00756580"/>
    <w:rsid w:val="00757FB6"/>
    <w:rsid w:val="00766591"/>
    <w:rsid w:val="007673C7"/>
    <w:rsid w:val="00767C46"/>
    <w:rsid w:val="00774229"/>
    <w:rsid w:val="00775675"/>
    <w:rsid w:val="007756C4"/>
    <w:rsid w:val="00777E26"/>
    <w:rsid w:val="00790C41"/>
    <w:rsid w:val="00791253"/>
    <w:rsid w:val="00791E4B"/>
    <w:rsid w:val="00791ECF"/>
    <w:rsid w:val="00794EA5"/>
    <w:rsid w:val="007958E0"/>
    <w:rsid w:val="00796CC5"/>
    <w:rsid w:val="00797B97"/>
    <w:rsid w:val="00797E24"/>
    <w:rsid w:val="007A14A5"/>
    <w:rsid w:val="007A1658"/>
    <w:rsid w:val="007A3406"/>
    <w:rsid w:val="007B0235"/>
    <w:rsid w:val="007B05A7"/>
    <w:rsid w:val="007B09CA"/>
    <w:rsid w:val="007B1DB4"/>
    <w:rsid w:val="007B40A1"/>
    <w:rsid w:val="007B6081"/>
    <w:rsid w:val="007B71BE"/>
    <w:rsid w:val="007B749E"/>
    <w:rsid w:val="007C06AB"/>
    <w:rsid w:val="007C0F2D"/>
    <w:rsid w:val="007C2CDB"/>
    <w:rsid w:val="007C5B26"/>
    <w:rsid w:val="007C5F8B"/>
    <w:rsid w:val="007C717F"/>
    <w:rsid w:val="007D19E8"/>
    <w:rsid w:val="007D25FA"/>
    <w:rsid w:val="007D4547"/>
    <w:rsid w:val="007D5664"/>
    <w:rsid w:val="007D6A53"/>
    <w:rsid w:val="007D7419"/>
    <w:rsid w:val="007D7C34"/>
    <w:rsid w:val="007E1191"/>
    <w:rsid w:val="007E1BC8"/>
    <w:rsid w:val="007E3000"/>
    <w:rsid w:val="007E506D"/>
    <w:rsid w:val="007E7D48"/>
    <w:rsid w:val="007F0A1D"/>
    <w:rsid w:val="007F0D72"/>
    <w:rsid w:val="007F183F"/>
    <w:rsid w:val="007F212F"/>
    <w:rsid w:val="007F3449"/>
    <w:rsid w:val="007F4C37"/>
    <w:rsid w:val="007F6C6F"/>
    <w:rsid w:val="007F77C9"/>
    <w:rsid w:val="00802D8D"/>
    <w:rsid w:val="00804D20"/>
    <w:rsid w:val="00804DC6"/>
    <w:rsid w:val="00812DEB"/>
    <w:rsid w:val="00813DA1"/>
    <w:rsid w:val="00813FC1"/>
    <w:rsid w:val="00814795"/>
    <w:rsid w:val="00816543"/>
    <w:rsid w:val="00816A3C"/>
    <w:rsid w:val="008179D5"/>
    <w:rsid w:val="00824069"/>
    <w:rsid w:val="00830465"/>
    <w:rsid w:val="00830788"/>
    <w:rsid w:val="00830B5F"/>
    <w:rsid w:val="0083183B"/>
    <w:rsid w:val="008337C0"/>
    <w:rsid w:val="00833B05"/>
    <w:rsid w:val="00834E47"/>
    <w:rsid w:val="00835740"/>
    <w:rsid w:val="00844285"/>
    <w:rsid w:val="0084490A"/>
    <w:rsid w:val="00844D6D"/>
    <w:rsid w:val="00850567"/>
    <w:rsid w:val="008522F7"/>
    <w:rsid w:val="00852D1C"/>
    <w:rsid w:val="008555F9"/>
    <w:rsid w:val="0085579E"/>
    <w:rsid w:val="008567C0"/>
    <w:rsid w:val="0085798E"/>
    <w:rsid w:val="00861DAB"/>
    <w:rsid w:val="00863B59"/>
    <w:rsid w:val="00864222"/>
    <w:rsid w:val="00865520"/>
    <w:rsid w:val="00866986"/>
    <w:rsid w:val="00870575"/>
    <w:rsid w:val="00870E08"/>
    <w:rsid w:val="008715DD"/>
    <w:rsid w:val="0087167F"/>
    <w:rsid w:val="008716BD"/>
    <w:rsid w:val="00871AAD"/>
    <w:rsid w:val="00871E5F"/>
    <w:rsid w:val="00872514"/>
    <w:rsid w:val="008734B9"/>
    <w:rsid w:val="00874E19"/>
    <w:rsid w:val="00877263"/>
    <w:rsid w:val="0087791D"/>
    <w:rsid w:val="0088795C"/>
    <w:rsid w:val="0089189B"/>
    <w:rsid w:val="00891A7B"/>
    <w:rsid w:val="00893689"/>
    <w:rsid w:val="00893948"/>
    <w:rsid w:val="008953F8"/>
    <w:rsid w:val="00895447"/>
    <w:rsid w:val="008A2F21"/>
    <w:rsid w:val="008A3280"/>
    <w:rsid w:val="008A41BD"/>
    <w:rsid w:val="008A544A"/>
    <w:rsid w:val="008A5F8C"/>
    <w:rsid w:val="008B1170"/>
    <w:rsid w:val="008B2970"/>
    <w:rsid w:val="008B73C2"/>
    <w:rsid w:val="008B7D2A"/>
    <w:rsid w:val="008C5339"/>
    <w:rsid w:val="008C5872"/>
    <w:rsid w:val="008C5877"/>
    <w:rsid w:val="008C68E5"/>
    <w:rsid w:val="008D1785"/>
    <w:rsid w:val="008D2992"/>
    <w:rsid w:val="008D48D4"/>
    <w:rsid w:val="008E147A"/>
    <w:rsid w:val="008E2A89"/>
    <w:rsid w:val="008E4E0F"/>
    <w:rsid w:val="008E78F5"/>
    <w:rsid w:val="008F1116"/>
    <w:rsid w:val="008F2AAD"/>
    <w:rsid w:val="008F5656"/>
    <w:rsid w:val="008F56E9"/>
    <w:rsid w:val="008F66AB"/>
    <w:rsid w:val="008F7799"/>
    <w:rsid w:val="008F7B2A"/>
    <w:rsid w:val="00910079"/>
    <w:rsid w:val="00913B9C"/>
    <w:rsid w:val="00913DEB"/>
    <w:rsid w:val="00914491"/>
    <w:rsid w:val="00916885"/>
    <w:rsid w:val="00916A15"/>
    <w:rsid w:val="0091757F"/>
    <w:rsid w:val="009175E9"/>
    <w:rsid w:val="00917EA8"/>
    <w:rsid w:val="00921F96"/>
    <w:rsid w:val="00922C36"/>
    <w:rsid w:val="00924F24"/>
    <w:rsid w:val="00925DF1"/>
    <w:rsid w:val="0092799A"/>
    <w:rsid w:val="00930024"/>
    <w:rsid w:val="009341D5"/>
    <w:rsid w:val="00935476"/>
    <w:rsid w:val="00936276"/>
    <w:rsid w:val="00937DA4"/>
    <w:rsid w:val="00940FAA"/>
    <w:rsid w:val="0094108D"/>
    <w:rsid w:val="00942E65"/>
    <w:rsid w:val="009436C6"/>
    <w:rsid w:val="00943703"/>
    <w:rsid w:val="00944449"/>
    <w:rsid w:val="0094571A"/>
    <w:rsid w:val="00945E80"/>
    <w:rsid w:val="00947D69"/>
    <w:rsid w:val="00947DDF"/>
    <w:rsid w:val="00952EB1"/>
    <w:rsid w:val="00953644"/>
    <w:rsid w:val="00953AFB"/>
    <w:rsid w:val="00953D9C"/>
    <w:rsid w:val="00954264"/>
    <w:rsid w:val="00954827"/>
    <w:rsid w:val="00957CF4"/>
    <w:rsid w:val="00957F34"/>
    <w:rsid w:val="00967E69"/>
    <w:rsid w:val="00971009"/>
    <w:rsid w:val="00973A78"/>
    <w:rsid w:val="00973FB8"/>
    <w:rsid w:val="00974C03"/>
    <w:rsid w:val="00976D7C"/>
    <w:rsid w:val="00977B14"/>
    <w:rsid w:val="00977FE8"/>
    <w:rsid w:val="009858EF"/>
    <w:rsid w:val="009864E3"/>
    <w:rsid w:val="00991ADF"/>
    <w:rsid w:val="00992001"/>
    <w:rsid w:val="00993164"/>
    <w:rsid w:val="00993C1D"/>
    <w:rsid w:val="0099605F"/>
    <w:rsid w:val="00997D30"/>
    <w:rsid w:val="009A13B3"/>
    <w:rsid w:val="009A1F8B"/>
    <w:rsid w:val="009A37BE"/>
    <w:rsid w:val="009A4786"/>
    <w:rsid w:val="009A638F"/>
    <w:rsid w:val="009B2E20"/>
    <w:rsid w:val="009B399E"/>
    <w:rsid w:val="009B7BFB"/>
    <w:rsid w:val="009C0CAF"/>
    <w:rsid w:val="009C15CF"/>
    <w:rsid w:val="009C337D"/>
    <w:rsid w:val="009C3D61"/>
    <w:rsid w:val="009C5DF0"/>
    <w:rsid w:val="009C726C"/>
    <w:rsid w:val="009D0434"/>
    <w:rsid w:val="009D0EA3"/>
    <w:rsid w:val="009D3763"/>
    <w:rsid w:val="009D6F3D"/>
    <w:rsid w:val="009D720D"/>
    <w:rsid w:val="009E00FA"/>
    <w:rsid w:val="009E2DBF"/>
    <w:rsid w:val="009E45FD"/>
    <w:rsid w:val="009E4669"/>
    <w:rsid w:val="009F0B4C"/>
    <w:rsid w:val="009F4C1B"/>
    <w:rsid w:val="009F51A3"/>
    <w:rsid w:val="009F5DC7"/>
    <w:rsid w:val="00A00AC0"/>
    <w:rsid w:val="00A02201"/>
    <w:rsid w:val="00A04C0F"/>
    <w:rsid w:val="00A06991"/>
    <w:rsid w:val="00A10993"/>
    <w:rsid w:val="00A13691"/>
    <w:rsid w:val="00A147B3"/>
    <w:rsid w:val="00A14863"/>
    <w:rsid w:val="00A15FE5"/>
    <w:rsid w:val="00A16BEC"/>
    <w:rsid w:val="00A23BC4"/>
    <w:rsid w:val="00A24B21"/>
    <w:rsid w:val="00A25BB6"/>
    <w:rsid w:val="00A2611C"/>
    <w:rsid w:val="00A33339"/>
    <w:rsid w:val="00A34747"/>
    <w:rsid w:val="00A34B7F"/>
    <w:rsid w:val="00A35372"/>
    <w:rsid w:val="00A406D5"/>
    <w:rsid w:val="00A4299B"/>
    <w:rsid w:val="00A46574"/>
    <w:rsid w:val="00A46A1A"/>
    <w:rsid w:val="00A47789"/>
    <w:rsid w:val="00A508D1"/>
    <w:rsid w:val="00A50AA0"/>
    <w:rsid w:val="00A50B76"/>
    <w:rsid w:val="00A533AB"/>
    <w:rsid w:val="00A53D1B"/>
    <w:rsid w:val="00A554A1"/>
    <w:rsid w:val="00A60368"/>
    <w:rsid w:val="00A60B9B"/>
    <w:rsid w:val="00A6244D"/>
    <w:rsid w:val="00A641FB"/>
    <w:rsid w:val="00A661B8"/>
    <w:rsid w:val="00A701CC"/>
    <w:rsid w:val="00A70798"/>
    <w:rsid w:val="00A74C8F"/>
    <w:rsid w:val="00A77227"/>
    <w:rsid w:val="00A77409"/>
    <w:rsid w:val="00A809D0"/>
    <w:rsid w:val="00A80D11"/>
    <w:rsid w:val="00A81D22"/>
    <w:rsid w:val="00A82ED6"/>
    <w:rsid w:val="00A83043"/>
    <w:rsid w:val="00A83AD0"/>
    <w:rsid w:val="00A83EDF"/>
    <w:rsid w:val="00A85CB4"/>
    <w:rsid w:val="00A86FE4"/>
    <w:rsid w:val="00A90BFC"/>
    <w:rsid w:val="00A91C46"/>
    <w:rsid w:val="00A91E67"/>
    <w:rsid w:val="00A976E2"/>
    <w:rsid w:val="00AA3B8D"/>
    <w:rsid w:val="00AA3CEC"/>
    <w:rsid w:val="00AA6473"/>
    <w:rsid w:val="00AB0282"/>
    <w:rsid w:val="00AB1812"/>
    <w:rsid w:val="00AB4794"/>
    <w:rsid w:val="00AB5586"/>
    <w:rsid w:val="00AB584D"/>
    <w:rsid w:val="00AB7A64"/>
    <w:rsid w:val="00AB7BBB"/>
    <w:rsid w:val="00AC08C9"/>
    <w:rsid w:val="00AC4349"/>
    <w:rsid w:val="00AC62ED"/>
    <w:rsid w:val="00AC7DBF"/>
    <w:rsid w:val="00AD0D27"/>
    <w:rsid w:val="00AD10E6"/>
    <w:rsid w:val="00AD211B"/>
    <w:rsid w:val="00AD3B9E"/>
    <w:rsid w:val="00AD4123"/>
    <w:rsid w:val="00AD558A"/>
    <w:rsid w:val="00AD730C"/>
    <w:rsid w:val="00AE243E"/>
    <w:rsid w:val="00AE34B1"/>
    <w:rsid w:val="00AE3AF6"/>
    <w:rsid w:val="00AE4E5E"/>
    <w:rsid w:val="00AE6F68"/>
    <w:rsid w:val="00AF23D0"/>
    <w:rsid w:val="00AF370D"/>
    <w:rsid w:val="00AF38B2"/>
    <w:rsid w:val="00AF3A11"/>
    <w:rsid w:val="00AF6A7B"/>
    <w:rsid w:val="00B0176A"/>
    <w:rsid w:val="00B03161"/>
    <w:rsid w:val="00B06E75"/>
    <w:rsid w:val="00B072DB"/>
    <w:rsid w:val="00B1025D"/>
    <w:rsid w:val="00B107EB"/>
    <w:rsid w:val="00B14716"/>
    <w:rsid w:val="00B14B6C"/>
    <w:rsid w:val="00B200FD"/>
    <w:rsid w:val="00B20DAA"/>
    <w:rsid w:val="00B20DF2"/>
    <w:rsid w:val="00B2325D"/>
    <w:rsid w:val="00B24616"/>
    <w:rsid w:val="00B2494E"/>
    <w:rsid w:val="00B249FD"/>
    <w:rsid w:val="00B2646D"/>
    <w:rsid w:val="00B26F67"/>
    <w:rsid w:val="00B27BFF"/>
    <w:rsid w:val="00B32474"/>
    <w:rsid w:val="00B34C22"/>
    <w:rsid w:val="00B34ED7"/>
    <w:rsid w:val="00B361D6"/>
    <w:rsid w:val="00B420B4"/>
    <w:rsid w:val="00B46AC8"/>
    <w:rsid w:val="00B46E48"/>
    <w:rsid w:val="00B47BEA"/>
    <w:rsid w:val="00B52202"/>
    <w:rsid w:val="00B5490D"/>
    <w:rsid w:val="00B55C06"/>
    <w:rsid w:val="00B561ED"/>
    <w:rsid w:val="00B57A5F"/>
    <w:rsid w:val="00B62946"/>
    <w:rsid w:val="00B643BE"/>
    <w:rsid w:val="00B6476E"/>
    <w:rsid w:val="00B6519C"/>
    <w:rsid w:val="00B66B05"/>
    <w:rsid w:val="00B71920"/>
    <w:rsid w:val="00B71F65"/>
    <w:rsid w:val="00B72F18"/>
    <w:rsid w:val="00B773D9"/>
    <w:rsid w:val="00B81567"/>
    <w:rsid w:val="00B82E65"/>
    <w:rsid w:val="00B858EB"/>
    <w:rsid w:val="00B87E39"/>
    <w:rsid w:val="00B9002A"/>
    <w:rsid w:val="00B91918"/>
    <w:rsid w:val="00B9281A"/>
    <w:rsid w:val="00B94848"/>
    <w:rsid w:val="00B96402"/>
    <w:rsid w:val="00BA16D3"/>
    <w:rsid w:val="00BA1BC0"/>
    <w:rsid w:val="00BA34AF"/>
    <w:rsid w:val="00BA418A"/>
    <w:rsid w:val="00BA637E"/>
    <w:rsid w:val="00BB19AD"/>
    <w:rsid w:val="00BB4420"/>
    <w:rsid w:val="00BB4474"/>
    <w:rsid w:val="00BB6797"/>
    <w:rsid w:val="00BB7EEC"/>
    <w:rsid w:val="00BC0DEA"/>
    <w:rsid w:val="00BC1070"/>
    <w:rsid w:val="00BC303F"/>
    <w:rsid w:val="00BC4FFD"/>
    <w:rsid w:val="00BC57CD"/>
    <w:rsid w:val="00BD0518"/>
    <w:rsid w:val="00BD2316"/>
    <w:rsid w:val="00BD3785"/>
    <w:rsid w:val="00BD439F"/>
    <w:rsid w:val="00BD5E9F"/>
    <w:rsid w:val="00BE3F2B"/>
    <w:rsid w:val="00BF04FF"/>
    <w:rsid w:val="00BF0E19"/>
    <w:rsid w:val="00BF1462"/>
    <w:rsid w:val="00BF2DD2"/>
    <w:rsid w:val="00BF706B"/>
    <w:rsid w:val="00C0130E"/>
    <w:rsid w:val="00C01A7A"/>
    <w:rsid w:val="00C02398"/>
    <w:rsid w:val="00C024D6"/>
    <w:rsid w:val="00C10830"/>
    <w:rsid w:val="00C12C9D"/>
    <w:rsid w:val="00C1402B"/>
    <w:rsid w:val="00C15E91"/>
    <w:rsid w:val="00C17B45"/>
    <w:rsid w:val="00C23719"/>
    <w:rsid w:val="00C24B04"/>
    <w:rsid w:val="00C256B5"/>
    <w:rsid w:val="00C26616"/>
    <w:rsid w:val="00C26F9F"/>
    <w:rsid w:val="00C27078"/>
    <w:rsid w:val="00C332B3"/>
    <w:rsid w:val="00C33E5A"/>
    <w:rsid w:val="00C35006"/>
    <w:rsid w:val="00C3559B"/>
    <w:rsid w:val="00C40C4B"/>
    <w:rsid w:val="00C433BD"/>
    <w:rsid w:val="00C44682"/>
    <w:rsid w:val="00C45663"/>
    <w:rsid w:val="00C50B26"/>
    <w:rsid w:val="00C5321F"/>
    <w:rsid w:val="00C5581F"/>
    <w:rsid w:val="00C60286"/>
    <w:rsid w:val="00C6061A"/>
    <w:rsid w:val="00C61E8E"/>
    <w:rsid w:val="00C621A8"/>
    <w:rsid w:val="00C64C6B"/>
    <w:rsid w:val="00C6719F"/>
    <w:rsid w:val="00C70C5D"/>
    <w:rsid w:val="00C74454"/>
    <w:rsid w:val="00C80F9B"/>
    <w:rsid w:val="00C83CE6"/>
    <w:rsid w:val="00C84172"/>
    <w:rsid w:val="00C85E90"/>
    <w:rsid w:val="00C85F20"/>
    <w:rsid w:val="00C8683C"/>
    <w:rsid w:val="00C91C98"/>
    <w:rsid w:val="00C92587"/>
    <w:rsid w:val="00C92D75"/>
    <w:rsid w:val="00C95D3C"/>
    <w:rsid w:val="00C95EBC"/>
    <w:rsid w:val="00CA1227"/>
    <w:rsid w:val="00CA4B7A"/>
    <w:rsid w:val="00CA5246"/>
    <w:rsid w:val="00CA613C"/>
    <w:rsid w:val="00CA71D9"/>
    <w:rsid w:val="00CA7EEA"/>
    <w:rsid w:val="00CB0109"/>
    <w:rsid w:val="00CB1EB4"/>
    <w:rsid w:val="00CB2371"/>
    <w:rsid w:val="00CB30DF"/>
    <w:rsid w:val="00CB3C62"/>
    <w:rsid w:val="00CB4F71"/>
    <w:rsid w:val="00CC02BB"/>
    <w:rsid w:val="00CC3134"/>
    <w:rsid w:val="00CC4A0C"/>
    <w:rsid w:val="00CD3536"/>
    <w:rsid w:val="00CD4607"/>
    <w:rsid w:val="00CE0341"/>
    <w:rsid w:val="00CE12F1"/>
    <w:rsid w:val="00CE2493"/>
    <w:rsid w:val="00CE2516"/>
    <w:rsid w:val="00CE3E20"/>
    <w:rsid w:val="00CE4CB5"/>
    <w:rsid w:val="00CE65E4"/>
    <w:rsid w:val="00CE72AC"/>
    <w:rsid w:val="00CF2DA2"/>
    <w:rsid w:val="00CF5500"/>
    <w:rsid w:val="00CF6AE9"/>
    <w:rsid w:val="00CF6BFE"/>
    <w:rsid w:val="00CF72D6"/>
    <w:rsid w:val="00D0074A"/>
    <w:rsid w:val="00D01278"/>
    <w:rsid w:val="00D01721"/>
    <w:rsid w:val="00D02663"/>
    <w:rsid w:val="00D03026"/>
    <w:rsid w:val="00D05244"/>
    <w:rsid w:val="00D05EFC"/>
    <w:rsid w:val="00D06DD6"/>
    <w:rsid w:val="00D142F4"/>
    <w:rsid w:val="00D15010"/>
    <w:rsid w:val="00D15C8B"/>
    <w:rsid w:val="00D16AEF"/>
    <w:rsid w:val="00D17116"/>
    <w:rsid w:val="00D20B4D"/>
    <w:rsid w:val="00D21E3D"/>
    <w:rsid w:val="00D24D8F"/>
    <w:rsid w:val="00D26D9F"/>
    <w:rsid w:val="00D301BA"/>
    <w:rsid w:val="00D31B12"/>
    <w:rsid w:val="00D326F1"/>
    <w:rsid w:val="00D3297D"/>
    <w:rsid w:val="00D348C5"/>
    <w:rsid w:val="00D3512E"/>
    <w:rsid w:val="00D3578D"/>
    <w:rsid w:val="00D36D3E"/>
    <w:rsid w:val="00D442D5"/>
    <w:rsid w:val="00D463BB"/>
    <w:rsid w:val="00D50533"/>
    <w:rsid w:val="00D5063D"/>
    <w:rsid w:val="00D50E40"/>
    <w:rsid w:val="00D523A3"/>
    <w:rsid w:val="00D52583"/>
    <w:rsid w:val="00D5280F"/>
    <w:rsid w:val="00D5688F"/>
    <w:rsid w:val="00D57C98"/>
    <w:rsid w:val="00D617D1"/>
    <w:rsid w:val="00D63DDF"/>
    <w:rsid w:val="00D66E25"/>
    <w:rsid w:val="00D7132A"/>
    <w:rsid w:val="00D71CF7"/>
    <w:rsid w:val="00D73ED9"/>
    <w:rsid w:val="00D743B5"/>
    <w:rsid w:val="00D75506"/>
    <w:rsid w:val="00D75D7F"/>
    <w:rsid w:val="00D77B3A"/>
    <w:rsid w:val="00D82A2F"/>
    <w:rsid w:val="00D850E9"/>
    <w:rsid w:val="00D93D69"/>
    <w:rsid w:val="00D94723"/>
    <w:rsid w:val="00DA0A2B"/>
    <w:rsid w:val="00DA0FFF"/>
    <w:rsid w:val="00DA250D"/>
    <w:rsid w:val="00DA298E"/>
    <w:rsid w:val="00DA3EA5"/>
    <w:rsid w:val="00DA5727"/>
    <w:rsid w:val="00DA6899"/>
    <w:rsid w:val="00DB3311"/>
    <w:rsid w:val="00DB46BD"/>
    <w:rsid w:val="00DB4F70"/>
    <w:rsid w:val="00DB7C96"/>
    <w:rsid w:val="00DC0343"/>
    <w:rsid w:val="00DC2AC2"/>
    <w:rsid w:val="00DC57F7"/>
    <w:rsid w:val="00DC7C1D"/>
    <w:rsid w:val="00DD1C98"/>
    <w:rsid w:val="00DD2535"/>
    <w:rsid w:val="00DD301D"/>
    <w:rsid w:val="00DD40CF"/>
    <w:rsid w:val="00DD55BC"/>
    <w:rsid w:val="00DE1469"/>
    <w:rsid w:val="00DE1638"/>
    <w:rsid w:val="00DE21A3"/>
    <w:rsid w:val="00DF06A8"/>
    <w:rsid w:val="00DF0736"/>
    <w:rsid w:val="00DF1061"/>
    <w:rsid w:val="00DF14BB"/>
    <w:rsid w:val="00DF2675"/>
    <w:rsid w:val="00DF3269"/>
    <w:rsid w:val="00DF4501"/>
    <w:rsid w:val="00DF6592"/>
    <w:rsid w:val="00DF74C1"/>
    <w:rsid w:val="00E0273F"/>
    <w:rsid w:val="00E0770D"/>
    <w:rsid w:val="00E106F1"/>
    <w:rsid w:val="00E1127F"/>
    <w:rsid w:val="00E1152C"/>
    <w:rsid w:val="00E13486"/>
    <w:rsid w:val="00E16113"/>
    <w:rsid w:val="00E16FE2"/>
    <w:rsid w:val="00E174C3"/>
    <w:rsid w:val="00E20290"/>
    <w:rsid w:val="00E21FB4"/>
    <w:rsid w:val="00E234DC"/>
    <w:rsid w:val="00E242D7"/>
    <w:rsid w:val="00E246DE"/>
    <w:rsid w:val="00E25850"/>
    <w:rsid w:val="00E26B02"/>
    <w:rsid w:val="00E30456"/>
    <w:rsid w:val="00E30FAC"/>
    <w:rsid w:val="00E33595"/>
    <w:rsid w:val="00E3380E"/>
    <w:rsid w:val="00E346A0"/>
    <w:rsid w:val="00E34BF3"/>
    <w:rsid w:val="00E36B6F"/>
    <w:rsid w:val="00E371D4"/>
    <w:rsid w:val="00E46970"/>
    <w:rsid w:val="00E46AD2"/>
    <w:rsid w:val="00E559DF"/>
    <w:rsid w:val="00E56678"/>
    <w:rsid w:val="00E57014"/>
    <w:rsid w:val="00E60F70"/>
    <w:rsid w:val="00E61B95"/>
    <w:rsid w:val="00E61DC5"/>
    <w:rsid w:val="00E624F9"/>
    <w:rsid w:val="00E62B94"/>
    <w:rsid w:val="00E63DBC"/>
    <w:rsid w:val="00E658CE"/>
    <w:rsid w:val="00E659BA"/>
    <w:rsid w:val="00E6723F"/>
    <w:rsid w:val="00E7081D"/>
    <w:rsid w:val="00E730DB"/>
    <w:rsid w:val="00E7352E"/>
    <w:rsid w:val="00E76170"/>
    <w:rsid w:val="00E8189F"/>
    <w:rsid w:val="00E81E5C"/>
    <w:rsid w:val="00E82889"/>
    <w:rsid w:val="00E82BA4"/>
    <w:rsid w:val="00E846E5"/>
    <w:rsid w:val="00E86221"/>
    <w:rsid w:val="00E902C8"/>
    <w:rsid w:val="00E92595"/>
    <w:rsid w:val="00E9269F"/>
    <w:rsid w:val="00E9280A"/>
    <w:rsid w:val="00E937AB"/>
    <w:rsid w:val="00E93B3B"/>
    <w:rsid w:val="00E97CE1"/>
    <w:rsid w:val="00EA058C"/>
    <w:rsid w:val="00EA0FAE"/>
    <w:rsid w:val="00EA1085"/>
    <w:rsid w:val="00EA3114"/>
    <w:rsid w:val="00EA40E8"/>
    <w:rsid w:val="00EA4B69"/>
    <w:rsid w:val="00EA65A9"/>
    <w:rsid w:val="00EB0302"/>
    <w:rsid w:val="00EB067A"/>
    <w:rsid w:val="00EB08A6"/>
    <w:rsid w:val="00EB4305"/>
    <w:rsid w:val="00EB5833"/>
    <w:rsid w:val="00EB5F22"/>
    <w:rsid w:val="00EB6CE0"/>
    <w:rsid w:val="00EC0C70"/>
    <w:rsid w:val="00EC14C3"/>
    <w:rsid w:val="00EC4017"/>
    <w:rsid w:val="00EC66F7"/>
    <w:rsid w:val="00EC725A"/>
    <w:rsid w:val="00ED09FC"/>
    <w:rsid w:val="00ED0FF6"/>
    <w:rsid w:val="00ED2421"/>
    <w:rsid w:val="00ED611A"/>
    <w:rsid w:val="00ED73A6"/>
    <w:rsid w:val="00EE0976"/>
    <w:rsid w:val="00EE1C97"/>
    <w:rsid w:val="00EE1F3C"/>
    <w:rsid w:val="00EE4A80"/>
    <w:rsid w:val="00EE5FC5"/>
    <w:rsid w:val="00EE6F67"/>
    <w:rsid w:val="00EF08EA"/>
    <w:rsid w:val="00EF16FF"/>
    <w:rsid w:val="00EF398C"/>
    <w:rsid w:val="00EF4063"/>
    <w:rsid w:val="00F00D63"/>
    <w:rsid w:val="00F00E37"/>
    <w:rsid w:val="00F0189F"/>
    <w:rsid w:val="00F01FFA"/>
    <w:rsid w:val="00F02E43"/>
    <w:rsid w:val="00F05A9F"/>
    <w:rsid w:val="00F07547"/>
    <w:rsid w:val="00F122CB"/>
    <w:rsid w:val="00F1700B"/>
    <w:rsid w:val="00F22AD2"/>
    <w:rsid w:val="00F24B10"/>
    <w:rsid w:val="00F27441"/>
    <w:rsid w:val="00F31BA6"/>
    <w:rsid w:val="00F3233B"/>
    <w:rsid w:val="00F34240"/>
    <w:rsid w:val="00F368AE"/>
    <w:rsid w:val="00F42E3B"/>
    <w:rsid w:val="00F43CED"/>
    <w:rsid w:val="00F43FF0"/>
    <w:rsid w:val="00F440D2"/>
    <w:rsid w:val="00F46D15"/>
    <w:rsid w:val="00F47A7C"/>
    <w:rsid w:val="00F508B7"/>
    <w:rsid w:val="00F50F80"/>
    <w:rsid w:val="00F5208A"/>
    <w:rsid w:val="00F52A8D"/>
    <w:rsid w:val="00F5351B"/>
    <w:rsid w:val="00F564FE"/>
    <w:rsid w:val="00F604C5"/>
    <w:rsid w:val="00F62207"/>
    <w:rsid w:val="00F641AB"/>
    <w:rsid w:val="00F648A0"/>
    <w:rsid w:val="00F66067"/>
    <w:rsid w:val="00F66F31"/>
    <w:rsid w:val="00F670DA"/>
    <w:rsid w:val="00F705B3"/>
    <w:rsid w:val="00F71E00"/>
    <w:rsid w:val="00F72CA9"/>
    <w:rsid w:val="00F76307"/>
    <w:rsid w:val="00F76901"/>
    <w:rsid w:val="00F81760"/>
    <w:rsid w:val="00F841D9"/>
    <w:rsid w:val="00F86E5E"/>
    <w:rsid w:val="00F87034"/>
    <w:rsid w:val="00F8772A"/>
    <w:rsid w:val="00F91EE1"/>
    <w:rsid w:val="00F97548"/>
    <w:rsid w:val="00FA02A3"/>
    <w:rsid w:val="00FA0FCE"/>
    <w:rsid w:val="00FA51B9"/>
    <w:rsid w:val="00FA6E81"/>
    <w:rsid w:val="00FA7084"/>
    <w:rsid w:val="00FA7DEF"/>
    <w:rsid w:val="00FB0D24"/>
    <w:rsid w:val="00FB5B6F"/>
    <w:rsid w:val="00FB62F5"/>
    <w:rsid w:val="00FC09F3"/>
    <w:rsid w:val="00FC1157"/>
    <w:rsid w:val="00FC3236"/>
    <w:rsid w:val="00FC3D05"/>
    <w:rsid w:val="00FC3E85"/>
    <w:rsid w:val="00FC5B0F"/>
    <w:rsid w:val="00FC6EA1"/>
    <w:rsid w:val="00FD1941"/>
    <w:rsid w:val="00FD1D9B"/>
    <w:rsid w:val="00FE003D"/>
    <w:rsid w:val="00FE18AF"/>
    <w:rsid w:val="00FE27E5"/>
    <w:rsid w:val="00FE5DE6"/>
    <w:rsid w:val="00FE7572"/>
    <w:rsid w:val="00FF013E"/>
    <w:rsid w:val="00FF2CA9"/>
    <w:rsid w:val="00FF56BA"/>
    <w:rsid w:val="01013CDC"/>
    <w:rsid w:val="010158D6"/>
    <w:rsid w:val="01015B5E"/>
    <w:rsid w:val="010169CC"/>
    <w:rsid w:val="0103164E"/>
    <w:rsid w:val="010333FC"/>
    <w:rsid w:val="010351AA"/>
    <w:rsid w:val="01042CD0"/>
    <w:rsid w:val="010569BB"/>
    <w:rsid w:val="01062EEC"/>
    <w:rsid w:val="010827C0"/>
    <w:rsid w:val="010D6029"/>
    <w:rsid w:val="01101675"/>
    <w:rsid w:val="011078C7"/>
    <w:rsid w:val="011138F0"/>
    <w:rsid w:val="01124D80"/>
    <w:rsid w:val="011253ED"/>
    <w:rsid w:val="01127951"/>
    <w:rsid w:val="01141165"/>
    <w:rsid w:val="01145609"/>
    <w:rsid w:val="011473B7"/>
    <w:rsid w:val="01153701"/>
    <w:rsid w:val="01161381"/>
    <w:rsid w:val="01192C1F"/>
    <w:rsid w:val="011C0A03"/>
    <w:rsid w:val="011D2710"/>
    <w:rsid w:val="011E0236"/>
    <w:rsid w:val="011E1FE4"/>
    <w:rsid w:val="01205D5C"/>
    <w:rsid w:val="01207B0A"/>
    <w:rsid w:val="01213882"/>
    <w:rsid w:val="01225D05"/>
    <w:rsid w:val="01227D26"/>
    <w:rsid w:val="012313A8"/>
    <w:rsid w:val="01233A9E"/>
    <w:rsid w:val="0123584C"/>
    <w:rsid w:val="012531F6"/>
    <w:rsid w:val="01255120"/>
    <w:rsid w:val="01260E98"/>
    <w:rsid w:val="012651AE"/>
    <w:rsid w:val="012670EA"/>
    <w:rsid w:val="012810B4"/>
    <w:rsid w:val="01284C10"/>
    <w:rsid w:val="012A0989"/>
    <w:rsid w:val="012C04F8"/>
    <w:rsid w:val="012C2953"/>
    <w:rsid w:val="012D0479"/>
    <w:rsid w:val="012D74B5"/>
    <w:rsid w:val="012F2443"/>
    <w:rsid w:val="012F41F1"/>
    <w:rsid w:val="01303AC5"/>
    <w:rsid w:val="01311D17"/>
    <w:rsid w:val="01323CE1"/>
    <w:rsid w:val="01341807"/>
    <w:rsid w:val="01347A59"/>
    <w:rsid w:val="0136732D"/>
    <w:rsid w:val="013730A5"/>
    <w:rsid w:val="0139423D"/>
    <w:rsid w:val="013B0DE8"/>
    <w:rsid w:val="013E2686"/>
    <w:rsid w:val="014001AC"/>
    <w:rsid w:val="014063FE"/>
    <w:rsid w:val="01415CD2"/>
    <w:rsid w:val="01431A4A"/>
    <w:rsid w:val="01435EF1"/>
    <w:rsid w:val="014454AF"/>
    <w:rsid w:val="01453A14"/>
    <w:rsid w:val="014557C2"/>
    <w:rsid w:val="0147778C"/>
    <w:rsid w:val="014B08FF"/>
    <w:rsid w:val="014C0F72"/>
    <w:rsid w:val="014C4DA3"/>
    <w:rsid w:val="014E3892"/>
    <w:rsid w:val="014F6641"/>
    <w:rsid w:val="01505F15"/>
    <w:rsid w:val="01514167"/>
    <w:rsid w:val="01527EDF"/>
    <w:rsid w:val="0156352C"/>
    <w:rsid w:val="01565C22"/>
    <w:rsid w:val="015772A4"/>
    <w:rsid w:val="0159126E"/>
    <w:rsid w:val="0159301C"/>
    <w:rsid w:val="015E6884"/>
    <w:rsid w:val="015F4817"/>
    <w:rsid w:val="01600513"/>
    <w:rsid w:val="01621A8C"/>
    <w:rsid w:val="0165325A"/>
    <w:rsid w:val="01655E65"/>
    <w:rsid w:val="0168325F"/>
    <w:rsid w:val="01687703"/>
    <w:rsid w:val="016A347B"/>
    <w:rsid w:val="016A5229"/>
    <w:rsid w:val="016C055C"/>
    <w:rsid w:val="016C0FA1"/>
    <w:rsid w:val="016D4D19"/>
    <w:rsid w:val="016F283F"/>
    <w:rsid w:val="016F430C"/>
    <w:rsid w:val="01714809"/>
    <w:rsid w:val="017165B7"/>
    <w:rsid w:val="017240DE"/>
    <w:rsid w:val="017641DF"/>
    <w:rsid w:val="01791910"/>
    <w:rsid w:val="017936BE"/>
    <w:rsid w:val="017A43FC"/>
    <w:rsid w:val="017B11E4"/>
    <w:rsid w:val="017B7436"/>
    <w:rsid w:val="017D1035"/>
    <w:rsid w:val="017D4F5C"/>
    <w:rsid w:val="017E2A82"/>
    <w:rsid w:val="017E77AA"/>
    <w:rsid w:val="01804A4C"/>
    <w:rsid w:val="018067FB"/>
    <w:rsid w:val="01816721"/>
    <w:rsid w:val="01830099"/>
    <w:rsid w:val="01852063"/>
    <w:rsid w:val="01861103"/>
    <w:rsid w:val="018856AF"/>
    <w:rsid w:val="01885C73"/>
    <w:rsid w:val="018A1427"/>
    <w:rsid w:val="018A58CB"/>
    <w:rsid w:val="018A7679"/>
    <w:rsid w:val="018C33F1"/>
    <w:rsid w:val="018C6405"/>
    <w:rsid w:val="018D0F17"/>
    <w:rsid w:val="018E2466"/>
    <w:rsid w:val="018F2EE2"/>
    <w:rsid w:val="018F4C90"/>
    <w:rsid w:val="01916C5A"/>
    <w:rsid w:val="0192652E"/>
    <w:rsid w:val="019329D2"/>
    <w:rsid w:val="01933707"/>
    <w:rsid w:val="01934780"/>
    <w:rsid w:val="0194674A"/>
    <w:rsid w:val="01970BC3"/>
    <w:rsid w:val="01973B44"/>
    <w:rsid w:val="01981D96"/>
    <w:rsid w:val="019849A8"/>
    <w:rsid w:val="01987FE8"/>
    <w:rsid w:val="01995B0E"/>
    <w:rsid w:val="019978BC"/>
    <w:rsid w:val="019B3634"/>
    <w:rsid w:val="019B53E2"/>
    <w:rsid w:val="019D115B"/>
    <w:rsid w:val="019D4DF2"/>
    <w:rsid w:val="019D73AC"/>
    <w:rsid w:val="01A00C4B"/>
    <w:rsid w:val="01A06E9D"/>
    <w:rsid w:val="01A324E9"/>
    <w:rsid w:val="01A4468C"/>
    <w:rsid w:val="01A4698D"/>
    <w:rsid w:val="01A5725D"/>
    <w:rsid w:val="01A71FD9"/>
    <w:rsid w:val="01A73D87"/>
    <w:rsid w:val="01A8449D"/>
    <w:rsid w:val="01A85D51"/>
    <w:rsid w:val="01A87AFF"/>
    <w:rsid w:val="01A93FA3"/>
    <w:rsid w:val="01AA3877"/>
    <w:rsid w:val="01AC75F0"/>
    <w:rsid w:val="01AF5332"/>
    <w:rsid w:val="01AF70E0"/>
    <w:rsid w:val="01B110AA"/>
    <w:rsid w:val="01B12E58"/>
    <w:rsid w:val="01B140BF"/>
    <w:rsid w:val="01B14C06"/>
    <w:rsid w:val="01B6046E"/>
    <w:rsid w:val="01B80D3F"/>
    <w:rsid w:val="01BA61B0"/>
    <w:rsid w:val="01BB3CD7"/>
    <w:rsid w:val="01BB7833"/>
    <w:rsid w:val="01BD5233"/>
    <w:rsid w:val="01BF1294"/>
    <w:rsid w:val="01BF5575"/>
    <w:rsid w:val="01C012ED"/>
    <w:rsid w:val="01C0309B"/>
    <w:rsid w:val="01C04E49"/>
    <w:rsid w:val="01C06EC1"/>
    <w:rsid w:val="01C0753F"/>
    <w:rsid w:val="01C25065"/>
    <w:rsid w:val="01C34939"/>
    <w:rsid w:val="01C42B8B"/>
    <w:rsid w:val="01C52551"/>
    <w:rsid w:val="01C539C5"/>
    <w:rsid w:val="01C7267B"/>
    <w:rsid w:val="01C81F50"/>
    <w:rsid w:val="01C83A87"/>
    <w:rsid w:val="01C901A1"/>
    <w:rsid w:val="01C963F3"/>
    <w:rsid w:val="01CA216C"/>
    <w:rsid w:val="01CC7C92"/>
    <w:rsid w:val="01CD7566"/>
    <w:rsid w:val="01D17056"/>
    <w:rsid w:val="01D34B7C"/>
    <w:rsid w:val="01D35B6E"/>
    <w:rsid w:val="01D408F4"/>
    <w:rsid w:val="01D46B46"/>
    <w:rsid w:val="01D547F9"/>
    <w:rsid w:val="01D54D98"/>
    <w:rsid w:val="01D628BE"/>
    <w:rsid w:val="01D6466C"/>
    <w:rsid w:val="01D6494A"/>
    <w:rsid w:val="01D81E3B"/>
    <w:rsid w:val="01D86637"/>
    <w:rsid w:val="01D9415D"/>
    <w:rsid w:val="01DA23AF"/>
    <w:rsid w:val="01DB1C83"/>
    <w:rsid w:val="01DC07BC"/>
    <w:rsid w:val="01DD3C4D"/>
    <w:rsid w:val="01DD481D"/>
    <w:rsid w:val="01DD59FB"/>
    <w:rsid w:val="01DE1773"/>
    <w:rsid w:val="01E07299"/>
    <w:rsid w:val="01E23011"/>
    <w:rsid w:val="01E36F4E"/>
    <w:rsid w:val="01E4322D"/>
    <w:rsid w:val="01E50D53"/>
    <w:rsid w:val="01E704A0"/>
    <w:rsid w:val="01E74ACC"/>
    <w:rsid w:val="01E90844"/>
    <w:rsid w:val="01E943A0"/>
    <w:rsid w:val="01EC20E2"/>
    <w:rsid w:val="01EC5C3E"/>
    <w:rsid w:val="01EE7C08"/>
    <w:rsid w:val="01F176F8"/>
    <w:rsid w:val="01F255B3"/>
    <w:rsid w:val="01F36FCC"/>
    <w:rsid w:val="01F82835"/>
    <w:rsid w:val="01F9035B"/>
    <w:rsid w:val="01FA3D45"/>
    <w:rsid w:val="01FA47FF"/>
    <w:rsid w:val="01FB40D3"/>
    <w:rsid w:val="01FB51D5"/>
    <w:rsid w:val="01FF1E15"/>
    <w:rsid w:val="02012E78"/>
    <w:rsid w:val="020250A8"/>
    <w:rsid w:val="02025461"/>
    <w:rsid w:val="0204567E"/>
    <w:rsid w:val="02056D00"/>
    <w:rsid w:val="02076F1C"/>
    <w:rsid w:val="020A533B"/>
    <w:rsid w:val="020C008E"/>
    <w:rsid w:val="020C62E0"/>
    <w:rsid w:val="020E3E06"/>
    <w:rsid w:val="020F7B7E"/>
    <w:rsid w:val="02104022"/>
    <w:rsid w:val="02105DD0"/>
    <w:rsid w:val="021358C1"/>
    <w:rsid w:val="0213766F"/>
    <w:rsid w:val="02145195"/>
    <w:rsid w:val="02151639"/>
    <w:rsid w:val="02161DDD"/>
    <w:rsid w:val="021653B1"/>
    <w:rsid w:val="02181129"/>
    <w:rsid w:val="02182ED7"/>
    <w:rsid w:val="02184C85"/>
    <w:rsid w:val="02186A33"/>
    <w:rsid w:val="021A27AB"/>
    <w:rsid w:val="021B47BF"/>
    <w:rsid w:val="021B6523"/>
    <w:rsid w:val="021B7390"/>
    <w:rsid w:val="021D04ED"/>
    <w:rsid w:val="021D0A29"/>
    <w:rsid w:val="021D1CB0"/>
    <w:rsid w:val="021D673F"/>
    <w:rsid w:val="021F4265"/>
    <w:rsid w:val="0224362A"/>
    <w:rsid w:val="02245871"/>
    <w:rsid w:val="02247ACE"/>
    <w:rsid w:val="022618D2"/>
    <w:rsid w:val="022655F4"/>
    <w:rsid w:val="0227136C"/>
    <w:rsid w:val="02275933"/>
    <w:rsid w:val="02293BB5"/>
    <w:rsid w:val="022B2C0A"/>
    <w:rsid w:val="022C24DE"/>
    <w:rsid w:val="022C27C5"/>
    <w:rsid w:val="022C6982"/>
    <w:rsid w:val="022E14F4"/>
    <w:rsid w:val="022E26FA"/>
    <w:rsid w:val="022E2C35"/>
    <w:rsid w:val="02305555"/>
    <w:rsid w:val="02306473"/>
    <w:rsid w:val="02313F99"/>
    <w:rsid w:val="02315D47"/>
    <w:rsid w:val="023215B6"/>
    <w:rsid w:val="023258AD"/>
    <w:rsid w:val="0233386D"/>
    <w:rsid w:val="0236335D"/>
    <w:rsid w:val="02377801"/>
    <w:rsid w:val="02397D48"/>
    <w:rsid w:val="023D0B8F"/>
    <w:rsid w:val="023D293E"/>
    <w:rsid w:val="023F66B6"/>
    <w:rsid w:val="0241242E"/>
    <w:rsid w:val="024261A6"/>
    <w:rsid w:val="0242796A"/>
    <w:rsid w:val="024339CB"/>
    <w:rsid w:val="02497D3B"/>
    <w:rsid w:val="024C2B81"/>
    <w:rsid w:val="024C492F"/>
    <w:rsid w:val="025008C3"/>
    <w:rsid w:val="0250441F"/>
    <w:rsid w:val="02535CBD"/>
    <w:rsid w:val="02557C87"/>
    <w:rsid w:val="025657AD"/>
    <w:rsid w:val="0256755B"/>
    <w:rsid w:val="02571C51"/>
    <w:rsid w:val="02571E41"/>
    <w:rsid w:val="025739FF"/>
    <w:rsid w:val="0259024A"/>
    <w:rsid w:val="02596ED4"/>
    <w:rsid w:val="025A529E"/>
    <w:rsid w:val="025A704C"/>
    <w:rsid w:val="025B1A26"/>
    <w:rsid w:val="025B1C52"/>
    <w:rsid w:val="025B2DC4"/>
    <w:rsid w:val="025D08EA"/>
    <w:rsid w:val="025D4A8D"/>
    <w:rsid w:val="025D6B3C"/>
    <w:rsid w:val="025F0B06"/>
    <w:rsid w:val="025F28B4"/>
    <w:rsid w:val="025F4662"/>
    <w:rsid w:val="026003DA"/>
    <w:rsid w:val="0261487E"/>
    <w:rsid w:val="0261662C"/>
    <w:rsid w:val="02624152"/>
    <w:rsid w:val="026305F6"/>
    <w:rsid w:val="026659F0"/>
    <w:rsid w:val="026954E1"/>
    <w:rsid w:val="026B1259"/>
    <w:rsid w:val="026B3007"/>
    <w:rsid w:val="026B74AB"/>
    <w:rsid w:val="026C2BD6"/>
    <w:rsid w:val="026C4FD1"/>
    <w:rsid w:val="026C6D7F"/>
    <w:rsid w:val="026D3223"/>
    <w:rsid w:val="026E2AF7"/>
    <w:rsid w:val="0270061D"/>
    <w:rsid w:val="027029E7"/>
    <w:rsid w:val="0270686F"/>
    <w:rsid w:val="0273635F"/>
    <w:rsid w:val="027619AC"/>
    <w:rsid w:val="02777BFD"/>
    <w:rsid w:val="02781BC8"/>
    <w:rsid w:val="02785724"/>
    <w:rsid w:val="027A149C"/>
    <w:rsid w:val="027A5940"/>
    <w:rsid w:val="027A76EE"/>
    <w:rsid w:val="027C16B8"/>
    <w:rsid w:val="027D0F8C"/>
    <w:rsid w:val="027D2D3A"/>
    <w:rsid w:val="027D3B5B"/>
    <w:rsid w:val="027D71DE"/>
    <w:rsid w:val="02810A7C"/>
    <w:rsid w:val="028247F4"/>
    <w:rsid w:val="028265A2"/>
    <w:rsid w:val="0284231A"/>
    <w:rsid w:val="028642E4"/>
    <w:rsid w:val="02866093"/>
    <w:rsid w:val="02873BB9"/>
    <w:rsid w:val="028777DE"/>
    <w:rsid w:val="02881E0B"/>
    <w:rsid w:val="028A358E"/>
    <w:rsid w:val="028B3ADB"/>
    <w:rsid w:val="028B5457"/>
    <w:rsid w:val="028D7421"/>
    <w:rsid w:val="028E13EB"/>
    <w:rsid w:val="02902A6D"/>
    <w:rsid w:val="02924A37"/>
    <w:rsid w:val="0293255D"/>
    <w:rsid w:val="02954528"/>
    <w:rsid w:val="02963DFC"/>
    <w:rsid w:val="0297204E"/>
    <w:rsid w:val="02975F32"/>
    <w:rsid w:val="029A38EC"/>
    <w:rsid w:val="029A4513"/>
    <w:rsid w:val="029C1412"/>
    <w:rsid w:val="029C58B6"/>
    <w:rsid w:val="029D518A"/>
    <w:rsid w:val="029F53A6"/>
    <w:rsid w:val="029F7154"/>
    <w:rsid w:val="02A00385"/>
    <w:rsid w:val="02A12ECC"/>
    <w:rsid w:val="02A209F3"/>
    <w:rsid w:val="02A22CA5"/>
    <w:rsid w:val="02A23F5D"/>
    <w:rsid w:val="02A429BD"/>
    <w:rsid w:val="02A46519"/>
    <w:rsid w:val="02A51626"/>
    <w:rsid w:val="02A641F7"/>
    <w:rsid w:val="02A93B2F"/>
    <w:rsid w:val="02A97FD3"/>
    <w:rsid w:val="02AB5498"/>
    <w:rsid w:val="02AC0069"/>
    <w:rsid w:val="02AD7AC3"/>
    <w:rsid w:val="02AE55E9"/>
    <w:rsid w:val="02AF383B"/>
    <w:rsid w:val="02B0310F"/>
    <w:rsid w:val="02B04EBD"/>
    <w:rsid w:val="02B052A9"/>
    <w:rsid w:val="02B11C6C"/>
    <w:rsid w:val="02B12A4B"/>
    <w:rsid w:val="02B20C36"/>
    <w:rsid w:val="02B2279A"/>
    <w:rsid w:val="02B250DA"/>
    <w:rsid w:val="02B26E88"/>
    <w:rsid w:val="02B32C00"/>
    <w:rsid w:val="02B349AE"/>
    <w:rsid w:val="02B50726"/>
    <w:rsid w:val="02B63CEC"/>
    <w:rsid w:val="02B73990"/>
    <w:rsid w:val="02B7449E"/>
    <w:rsid w:val="02B97A9C"/>
    <w:rsid w:val="02BA3F8E"/>
    <w:rsid w:val="02BD75DA"/>
    <w:rsid w:val="02BF15A4"/>
    <w:rsid w:val="02BF3353"/>
    <w:rsid w:val="02C1531D"/>
    <w:rsid w:val="02C44E0D"/>
    <w:rsid w:val="02C46BBB"/>
    <w:rsid w:val="02C80459"/>
    <w:rsid w:val="02C848FD"/>
    <w:rsid w:val="02CB1CF7"/>
    <w:rsid w:val="02CB619B"/>
    <w:rsid w:val="02CD3CC1"/>
    <w:rsid w:val="02CF5602"/>
    <w:rsid w:val="02CF7A3A"/>
    <w:rsid w:val="02D037B2"/>
    <w:rsid w:val="02D05560"/>
    <w:rsid w:val="02D432A2"/>
    <w:rsid w:val="02D45050"/>
    <w:rsid w:val="02D54924"/>
    <w:rsid w:val="02D7069C"/>
    <w:rsid w:val="02D74766"/>
    <w:rsid w:val="02D908B8"/>
    <w:rsid w:val="02D92666"/>
    <w:rsid w:val="02DA1F3A"/>
    <w:rsid w:val="02DB2E36"/>
    <w:rsid w:val="02DC2156"/>
    <w:rsid w:val="02DC5A3C"/>
    <w:rsid w:val="02DC5CB3"/>
    <w:rsid w:val="02DD1A2B"/>
    <w:rsid w:val="02DF17B7"/>
    <w:rsid w:val="02E103E9"/>
    <w:rsid w:val="02E1151B"/>
    <w:rsid w:val="02E16CA8"/>
    <w:rsid w:val="02E334E5"/>
    <w:rsid w:val="02E35293"/>
    <w:rsid w:val="02E37041"/>
    <w:rsid w:val="02E56AB9"/>
    <w:rsid w:val="02E62FD5"/>
    <w:rsid w:val="02E64D83"/>
    <w:rsid w:val="02E66B31"/>
    <w:rsid w:val="02E80AFB"/>
    <w:rsid w:val="02E96621"/>
    <w:rsid w:val="02EA4873"/>
    <w:rsid w:val="02EB05EB"/>
    <w:rsid w:val="02ED4364"/>
    <w:rsid w:val="02ED7EC0"/>
    <w:rsid w:val="02EE3C38"/>
    <w:rsid w:val="02EE59E6"/>
    <w:rsid w:val="02F254D6"/>
    <w:rsid w:val="02F32FFC"/>
    <w:rsid w:val="02F4124E"/>
    <w:rsid w:val="02F474A0"/>
    <w:rsid w:val="02F53218"/>
    <w:rsid w:val="02F56D74"/>
    <w:rsid w:val="02F6117F"/>
    <w:rsid w:val="02F72AEC"/>
    <w:rsid w:val="02F841E8"/>
    <w:rsid w:val="02F94F2F"/>
    <w:rsid w:val="02F96864"/>
    <w:rsid w:val="02FA082F"/>
    <w:rsid w:val="02FA25DD"/>
    <w:rsid w:val="02FA438B"/>
    <w:rsid w:val="02FC0103"/>
    <w:rsid w:val="02FC6355"/>
    <w:rsid w:val="02FF7BF3"/>
    <w:rsid w:val="03004097"/>
    <w:rsid w:val="03004E02"/>
    <w:rsid w:val="03016292"/>
    <w:rsid w:val="03065425"/>
    <w:rsid w:val="030671D3"/>
    <w:rsid w:val="03082F4B"/>
    <w:rsid w:val="03084CFA"/>
    <w:rsid w:val="03086AA8"/>
    <w:rsid w:val="030904ED"/>
    <w:rsid w:val="030C33A5"/>
    <w:rsid w:val="030D0562"/>
    <w:rsid w:val="030D2310"/>
    <w:rsid w:val="030D40BE"/>
    <w:rsid w:val="030D4835"/>
    <w:rsid w:val="030E7E36"/>
    <w:rsid w:val="030F6088"/>
    <w:rsid w:val="03100052"/>
    <w:rsid w:val="03101E00"/>
    <w:rsid w:val="03123DCA"/>
    <w:rsid w:val="031511C4"/>
    <w:rsid w:val="03155B98"/>
    <w:rsid w:val="03157416"/>
    <w:rsid w:val="03165668"/>
    <w:rsid w:val="031713E0"/>
    <w:rsid w:val="03174F3D"/>
    <w:rsid w:val="03183089"/>
    <w:rsid w:val="03190CB5"/>
    <w:rsid w:val="03192A63"/>
    <w:rsid w:val="031C2E9A"/>
    <w:rsid w:val="03215DBB"/>
    <w:rsid w:val="0323019C"/>
    <w:rsid w:val="03231B33"/>
    <w:rsid w:val="03253AFD"/>
    <w:rsid w:val="032633D2"/>
    <w:rsid w:val="032653DC"/>
    <w:rsid w:val="03280EF8"/>
    <w:rsid w:val="032A2EC2"/>
    <w:rsid w:val="032B14FF"/>
    <w:rsid w:val="032D650E"/>
    <w:rsid w:val="03300D99"/>
    <w:rsid w:val="0332621A"/>
    <w:rsid w:val="033412E1"/>
    <w:rsid w:val="03345AEF"/>
    <w:rsid w:val="03353615"/>
    <w:rsid w:val="03367AB9"/>
    <w:rsid w:val="0337738D"/>
    <w:rsid w:val="03391357"/>
    <w:rsid w:val="03393105"/>
    <w:rsid w:val="033A0C2B"/>
    <w:rsid w:val="033C2BF5"/>
    <w:rsid w:val="033E071B"/>
    <w:rsid w:val="033E696D"/>
    <w:rsid w:val="033F6241"/>
    <w:rsid w:val="03402295"/>
    <w:rsid w:val="034076C4"/>
    <w:rsid w:val="03424BB5"/>
    <w:rsid w:val="034321D6"/>
    <w:rsid w:val="03443858"/>
    <w:rsid w:val="03451AAA"/>
    <w:rsid w:val="03455F4E"/>
    <w:rsid w:val="03457CFC"/>
    <w:rsid w:val="03465822"/>
    <w:rsid w:val="034675D0"/>
    <w:rsid w:val="03483348"/>
    <w:rsid w:val="034872E6"/>
    <w:rsid w:val="034877EC"/>
    <w:rsid w:val="034A5312"/>
    <w:rsid w:val="034A70C0"/>
    <w:rsid w:val="034C72DC"/>
    <w:rsid w:val="034F0B7A"/>
    <w:rsid w:val="034F2928"/>
    <w:rsid w:val="034F71B9"/>
    <w:rsid w:val="0350044F"/>
    <w:rsid w:val="03511AD9"/>
    <w:rsid w:val="0351321A"/>
    <w:rsid w:val="035166A0"/>
    <w:rsid w:val="035246AA"/>
    <w:rsid w:val="03535B3A"/>
    <w:rsid w:val="03541CED"/>
    <w:rsid w:val="035717DD"/>
    <w:rsid w:val="0359026B"/>
    <w:rsid w:val="035B12CD"/>
    <w:rsid w:val="035B751F"/>
    <w:rsid w:val="035E700F"/>
    <w:rsid w:val="035F7AED"/>
    <w:rsid w:val="0360013E"/>
    <w:rsid w:val="03600692"/>
    <w:rsid w:val="036068E4"/>
    <w:rsid w:val="0361265C"/>
    <w:rsid w:val="0361440A"/>
    <w:rsid w:val="036156A8"/>
    <w:rsid w:val="03630182"/>
    <w:rsid w:val="03634626"/>
    <w:rsid w:val="036363D4"/>
    <w:rsid w:val="03646ABF"/>
    <w:rsid w:val="03653EFA"/>
    <w:rsid w:val="03675EC4"/>
    <w:rsid w:val="036839EA"/>
    <w:rsid w:val="03685798"/>
    <w:rsid w:val="03697D60"/>
    <w:rsid w:val="036A1510"/>
    <w:rsid w:val="036B5288"/>
    <w:rsid w:val="036D12B2"/>
    <w:rsid w:val="036F6B27"/>
    <w:rsid w:val="03724869"/>
    <w:rsid w:val="03734F68"/>
    <w:rsid w:val="037405E1"/>
    <w:rsid w:val="0374238F"/>
    <w:rsid w:val="0374413D"/>
    <w:rsid w:val="037465B4"/>
    <w:rsid w:val="03766107"/>
    <w:rsid w:val="03771E7F"/>
    <w:rsid w:val="037737F4"/>
    <w:rsid w:val="037C7496"/>
    <w:rsid w:val="037E0AF6"/>
    <w:rsid w:val="037E320E"/>
    <w:rsid w:val="03800D34"/>
    <w:rsid w:val="03806F86"/>
    <w:rsid w:val="0381685A"/>
    <w:rsid w:val="03822CFE"/>
    <w:rsid w:val="03830824"/>
    <w:rsid w:val="0385459C"/>
    <w:rsid w:val="038720C2"/>
    <w:rsid w:val="03884C34"/>
    <w:rsid w:val="03885E3A"/>
    <w:rsid w:val="038A2115"/>
    <w:rsid w:val="038A33AB"/>
    <w:rsid w:val="038A3960"/>
    <w:rsid w:val="038A570F"/>
    <w:rsid w:val="038B270C"/>
    <w:rsid w:val="038D16A3"/>
    <w:rsid w:val="038F541B"/>
    <w:rsid w:val="03932FCD"/>
    <w:rsid w:val="0394658D"/>
    <w:rsid w:val="03960557"/>
    <w:rsid w:val="03977E2B"/>
    <w:rsid w:val="039859AF"/>
    <w:rsid w:val="03990047"/>
    <w:rsid w:val="03991DF6"/>
    <w:rsid w:val="039A36A3"/>
    <w:rsid w:val="039B3DC0"/>
    <w:rsid w:val="039C407F"/>
    <w:rsid w:val="039D18E6"/>
    <w:rsid w:val="039D7B38"/>
    <w:rsid w:val="039E740C"/>
    <w:rsid w:val="03A02A00"/>
    <w:rsid w:val="03A10CAA"/>
    <w:rsid w:val="03A2514E"/>
    <w:rsid w:val="03A32C74"/>
    <w:rsid w:val="03A34A22"/>
    <w:rsid w:val="03A367D0"/>
    <w:rsid w:val="03A5079A"/>
    <w:rsid w:val="03A569EC"/>
    <w:rsid w:val="03A8028B"/>
    <w:rsid w:val="03A82039"/>
    <w:rsid w:val="03AC1B29"/>
    <w:rsid w:val="03AC38D7"/>
    <w:rsid w:val="03AF1619"/>
    <w:rsid w:val="03B22EB7"/>
    <w:rsid w:val="03B24C65"/>
    <w:rsid w:val="03B279E6"/>
    <w:rsid w:val="03B44E81"/>
    <w:rsid w:val="03B515F2"/>
    <w:rsid w:val="03B7227C"/>
    <w:rsid w:val="03B86720"/>
    <w:rsid w:val="03B978B9"/>
    <w:rsid w:val="03BD5AE4"/>
    <w:rsid w:val="03BE185C"/>
    <w:rsid w:val="03BE360A"/>
    <w:rsid w:val="03BE7AAE"/>
    <w:rsid w:val="03C03826"/>
    <w:rsid w:val="03C07382"/>
    <w:rsid w:val="03C2134C"/>
    <w:rsid w:val="03C317DD"/>
    <w:rsid w:val="03C36E72"/>
    <w:rsid w:val="03C54999"/>
    <w:rsid w:val="03C70711"/>
    <w:rsid w:val="03C76963"/>
    <w:rsid w:val="03CE7CF1"/>
    <w:rsid w:val="03D1158F"/>
    <w:rsid w:val="03D16926"/>
    <w:rsid w:val="03D33559"/>
    <w:rsid w:val="03D35307"/>
    <w:rsid w:val="03D41080"/>
    <w:rsid w:val="03D42E2E"/>
    <w:rsid w:val="03D60954"/>
    <w:rsid w:val="03D64210"/>
    <w:rsid w:val="03D64DF8"/>
    <w:rsid w:val="03D66BA6"/>
    <w:rsid w:val="03D756A0"/>
    <w:rsid w:val="03D8291E"/>
    <w:rsid w:val="03D90444"/>
    <w:rsid w:val="03D92B91"/>
    <w:rsid w:val="03DB0660"/>
    <w:rsid w:val="03DD7F34"/>
    <w:rsid w:val="03DF1D64"/>
    <w:rsid w:val="03E017D2"/>
    <w:rsid w:val="03E02A63"/>
    <w:rsid w:val="03E06CA3"/>
    <w:rsid w:val="03E2554B"/>
    <w:rsid w:val="03E272F9"/>
    <w:rsid w:val="03E33071"/>
    <w:rsid w:val="03E56DE9"/>
    <w:rsid w:val="03E70DB3"/>
    <w:rsid w:val="03E77005"/>
    <w:rsid w:val="03E80687"/>
    <w:rsid w:val="03E94B2B"/>
    <w:rsid w:val="03EA2651"/>
    <w:rsid w:val="03EC461B"/>
    <w:rsid w:val="03EE0393"/>
    <w:rsid w:val="03EE3EEF"/>
    <w:rsid w:val="03EF7C67"/>
    <w:rsid w:val="03F1578E"/>
    <w:rsid w:val="03F359AA"/>
    <w:rsid w:val="03F4702C"/>
    <w:rsid w:val="03F7785A"/>
    <w:rsid w:val="03F82FC0"/>
    <w:rsid w:val="03F84D6E"/>
    <w:rsid w:val="03F90AE6"/>
    <w:rsid w:val="03F92894"/>
    <w:rsid w:val="03FD4132"/>
    <w:rsid w:val="03FE7EAB"/>
    <w:rsid w:val="0400747C"/>
    <w:rsid w:val="04021749"/>
    <w:rsid w:val="0402496D"/>
    <w:rsid w:val="0402799B"/>
    <w:rsid w:val="040354C1"/>
    <w:rsid w:val="04041965"/>
    <w:rsid w:val="04043713"/>
    <w:rsid w:val="04051239"/>
    <w:rsid w:val="0406477E"/>
    <w:rsid w:val="04073203"/>
    <w:rsid w:val="04082AD7"/>
    <w:rsid w:val="04090D29"/>
    <w:rsid w:val="040A684F"/>
    <w:rsid w:val="040C25C7"/>
    <w:rsid w:val="040C727D"/>
    <w:rsid w:val="040D00EE"/>
    <w:rsid w:val="040E6340"/>
    <w:rsid w:val="04114082"/>
    <w:rsid w:val="0414147C"/>
    <w:rsid w:val="04152DE3"/>
    <w:rsid w:val="041651F4"/>
    <w:rsid w:val="041871BE"/>
    <w:rsid w:val="041A2BF4"/>
    <w:rsid w:val="041B0A5C"/>
    <w:rsid w:val="041B4084"/>
    <w:rsid w:val="041C00E5"/>
    <w:rsid w:val="041D47D5"/>
    <w:rsid w:val="041E2A05"/>
    <w:rsid w:val="041F054D"/>
    <w:rsid w:val="042042C5"/>
    <w:rsid w:val="04223B99"/>
    <w:rsid w:val="04243DB5"/>
    <w:rsid w:val="04275653"/>
    <w:rsid w:val="04277401"/>
    <w:rsid w:val="04283AB7"/>
    <w:rsid w:val="04293179"/>
    <w:rsid w:val="04294F27"/>
    <w:rsid w:val="042A26E9"/>
    <w:rsid w:val="042A5AF7"/>
    <w:rsid w:val="042A6EF2"/>
    <w:rsid w:val="042C0EBC"/>
    <w:rsid w:val="042C2C6A"/>
    <w:rsid w:val="042E0790"/>
    <w:rsid w:val="042F4508"/>
    <w:rsid w:val="0433224A"/>
    <w:rsid w:val="04363AE8"/>
    <w:rsid w:val="04390EE3"/>
    <w:rsid w:val="043A35D9"/>
    <w:rsid w:val="043B10FF"/>
    <w:rsid w:val="043B4C5B"/>
    <w:rsid w:val="043D09D3"/>
    <w:rsid w:val="043F299D"/>
    <w:rsid w:val="04402271"/>
    <w:rsid w:val="04406715"/>
    <w:rsid w:val="0442423B"/>
    <w:rsid w:val="04425FE9"/>
    <w:rsid w:val="04463D2B"/>
    <w:rsid w:val="044704D0"/>
    <w:rsid w:val="04471852"/>
    <w:rsid w:val="04477AA3"/>
    <w:rsid w:val="0449381C"/>
    <w:rsid w:val="044959C1"/>
    <w:rsid w:val="04497378"/>
    <w:rsid w:val="044A30F0"/>
    <w:rsid w:val="044B1342"/>
    <w:rsid w:val="044E0E32"/>
    <w:rsid w:val="044E2BE0"/>
    <w:rsid w:val="044E498E"/>
    <w:rsid w:val="0451447E"/>
    <w:rsid w:val="045201B4"/>
    <w:rsid w:val="045447CF"/>
    <w:rsid w:val="04561706"/>
    <w:rsid w:val="04561A95"/>
    <w:rsid w:val="04567CE7"/>
    <w:rsid w:val="04581CB1"/>
    <w:rsid w:val="0458580D"/>
    <w:rsid w:val="045954B6"/>
    <w:rsid w:val="045A3333"/>
    <w:rsid w:val="045A77D7"/>
    <w:rsid w:val="045B52FD"/>
    <w:rsid w:val="045C354F"/>
    <w:rsid w:val="045D2E23"/>
    <w:rsid w:val="045D72C7"/>
    <w:rsid w:val="046046C1"/>
    <w:rsid w:val="04616819"/>
    <w:rsid w:val="04620439"/>
    <w:rsid w:val="0462668B"/>
    <w:rsid w:val="04640655"/>
    <w:rsid w:val="04651CD8"/>
    <w:rsid w:val="0466617C"/>
    <w:rsid w:val="04697A1A"/>
    <w:rsid w:val="046B19E4"/>
    <w:rsid w:val="046B3792"/>
    <w:rsid w:val="046C3066"/>
    <w:rsid w:val="046C4ECF"/>
    <w:rsid w:val="04700DA8"/>
    <w:rsid w:val="04702B56"/>
    <w:rsid w:val="04706FFA"/>
    <w:rsid w:val="04730898"/>
    <w:rsid w:val="047343F5"/>
    <w:rsid w:val="04762137"/>
    <w:rsid w:val="04763EE5"/>
    <w:rsid w:val="04781A0B"/>
    <w:rsid w:val="04785EAF"/>
    <w:rsid w:val="047A39D5"/>
    <w:rsid w:val="047B1F91"/>
    <w:rsid w:val="047C599F"/>
    <w:rsid w:val="047F0FEB"/>
    <w:rsid w:val="04814D63"/>
    <w:rsid w:val="04835B52"/>
    <w:rsid w:val="04842AA6"/>
    <w:rsid w:val="04846602"/>
    <w:rsid w:val="048670A4"/>
    <w:rsid w:val="048760F2"/>
    <w:rsid w:val="048A5A25"/>
    <w:rsid w:val="048B3E34"/>
    <w:rsid w:val="048B6EB5"/>
    <w:rsid w:val="048C54B6"/>
    <w:rsid w:val="048D195A"/>
    <w:rsid w:val="048E122E"/>
    <w:rsid w:val="048E56D2"/>
    <w:rsid w:val="049031F8"/>
    <w:rsid w:val="049251C3"/>
    <w:rsid w:val="049256F0"/>
    <w:rsid w:val="04932CE9"/>
    <w:rsid w:val="0495080F"/>
    <w:rsid w:val="049525BD"/>
    <w:rsid w:val="04956A61"/>
    <w:rsid w:val="049727D9"/>
    <w:rsid w:val="04974587"/>
    <w:rsid w:val="04975458"/>
    <w:rsid w:val="049802FF"/>
    <w:rsid w:val="04983E5B"/>
    <w:rsid w:val="049C1B9D"/>
    <w:rsid w:val="049D5915"/>
    <w:rsid w:val="049F343C"/>
    <w:rsid w:val="04A171B4"/>
    <w:rsid w:val="04A22F2C"/>
    <w:rsid w:val="04A3117E"/>
    <w:rsid w:val="04A40A52"/>
    <w:rsid w:val="04A44EF6"/>
    <w:rsid w:val="04A647CA"/>
    <w:rsid w:val="04A722F0"/>
    <w:rsid w:val="04A96068"/>
    <w:rsid w:val="04AB1DE0"/>
    <w:rsid w:val="04AB3B8E"/>
    <w:rsid w:val="04AB649F"/>
    <w:rsid w:val="04AC7907"/>
    <w:rsid w:val="04AE367F"/>
    <w:rsid w:val="04B10BD0"/>
    <w:rsid w:val="04B2316F"/>
    <w:rsid w:val="04B35139"/>
    <w:rsid w:val="04B36EE7"/>
    <w:rsid w:val="04B50EB1"/>
    <w:rsid w:val="04B54A0D"/>
    <w:rsid w:val="04B62533"/>
    <w:rsid w:val="04B91F33"/>
    <w:rsid w:val="04BA64C7"/>
    <w:rsid w:val="04BB33F2"/>
    <w:rsid w:val="04BC3FEE"/>
    <w:rsid w:val="04BC5D9C"/>
    <w:rsid w:val="04BF5DA5"/>
    <w:rsid w:val="04BF7C35"/>
    <w:rsid w:val="04C133B2"/>
    <w:rsid w:val="04C17856"/>
    <w:rsid w:val="04C2712A"/>
    <w:rsid w:val="04C410F4"/>
    <w:rsid w:val="04C42EA2"/>
    <w:rsid w:val="04C44A6F"/>
    <w:rsid w:val="04C44C50"/>
    <w:rsid w:val="04C452E6"/>
    <w:rsid w:val="04C504D6"/>
    <w:rsid w:val="04C609C8"/>
    <w:rsid w:val="04C82992"/>
    <w:rsid w:val="04C84286"/>
    <w:rsid w:val="04C902E7"/>
    <w:rsid w:val="04CB2C07"/>
    <w:rsid w:val="04CD7FA9"/>
    <w:rsid w:val="04CE3D21"/>
    <w:rsid w:val="04CE5ACF"/>
    <w:rsid w:val="04CF1588"/>
    <w:rsid w:val="04D01847"/>
    <w:rsid w:val="04D07A99"/>
    <w:rsid w:val="04D31337"/>
    <w:rsid w:val="04D37589"/>
    <w:rsid w:val="04D53301"/>
    <w:rsid w:val="04D74983"/>
    <w:rsid w:val="04D94B9F"/>
    <w:rsid w:val="04DC4690"/>
    <w:rsid w:val="04DD3F64"/>
    <w:rsid w:val="04E15802"/>
    <w:rsid w:val="04E35A1E"/>
    <w:rsid w:val="04E377CC"/>
    <w:rsid w:val="04E470A0"/>
    <w:rsid w:val="04E5415B"/>
    <w:rsid w:val="04E62E18"/>
    <w:rsid w:val="04E711A3"/>
    <w:rsid w:val="04E83035"/>
    <w:rsid w:val="04E86B91"/>
    <w:rsid w:val="04E90B5B"/>
    <w:rsid w:val="04EA6DAD"/>
    <w:rsid w:val="04EA7113"/>
    <w:rsid w:val="04ED064B"/>
    <w:rsid w:val="04ED23F9"/>
    <w:rsid w:val="04EE6171"/>
    <w:rsid w:val="04F01EE9"/>
    <w:rsid w:val="04F05A45"/>
    <w:rsid w:val="04F25C61"/>
    <w:rsid w:val="04F27A0F"/>
    <w:rsid w:val="04F30983"/>
    <w:rsid w:val="04F512AE"/>
    <w:rsid w:val="04F55751"/>
    <w:rsid w:val="04F55E74"/>
    <w:rsid w:val="04F65733"/>
    <w:rsid w:val="04F73278"/>
    <w:rsid w:val="04F76DD4"/>
    <w:rsid w:val="04F80D9E"/>
    <w:rsid w:val="04F82B4C"/>
    <w:rsid w:val="04FC263C"/>
    <w:rsid w:val="04FE5A96"/>
    <w:rsid w:val="04FE63B4"/>
    <w:rsid w:val="04FF212C"/>
    <w:rsid w:val="05015EA4"/>
    <w:rsid w:val="05025778"/>
    <w:rsid w:val="05030478"/>
    <w:rsid w:val="050414F1"/>
    <w:rsid w:val="05055969"/>
    <w:rsid w:val="0506170D"/>
    <w:rsid w:val="05072E5A"/>
    <w:rsid w:val="05080FE1"/>
    <w:rsid w:val="05081719"/>
    <w:rsid w:val="050842EA"/>
    <w:rsid w:val="05096B07"/>
    <w:rsid w:val="050B6D23"/>
    <w:rsid w:val="050D2A9B"/>
    <w:rsid w:val="050E236F"/>
    <w:rsid w:val="050F05C1"/>
    <w:rsid w:val="050F6813"/>
    <w:rsid w:val="05104339"/>
    <w:rsid w:val="05120AEF"/>
    <w:rsid w:val="05123C0E"/>
    <w:rsid w:val="05151950"/>
    <w:rsid w:val="05177476"/>
    <w:rsid w:val="05184F9C"/>
    <w:rsid w:val="05191440"/>
    <w:rsid w:val="051E6A56"/>
    <w:rsid w:val="051F632A"/>
    <w:rsid w:val="052027CE"/>
    <w:rsid w:val="0523406D"/>
    <w:rsid w:val="05241B93"/>
    <w:rsid w:val="05257DE5"/>
    <w:rsid w:val="05264CA2"/>
    <w:rsid w:val="0526590B"/>
    <w:rsid w:val="05277873"/>
    <w:rsid w:val="05283431"/>
    <w:rsid w:val="052E47BF"/>
    <w:rsid w:val="052E656D"/>
    <w:rsid w:val="052F5C5F"/>
    <w:rsid w:val="0530678A"/>
    <w:rsid w:val="053242B0"/>
    <w:rsid w:val="05324986"/>
    <w:rsid w:val="0534627A"/>
    <w:rsid w:val="053472A6"/>
    <w:rsid w:val="05353DA0"/>
    <w:rsid w:val="05394859"/>
    <w:rsid w:val="0539563E"/>
    <w:rsid w:val="053A3164"/>
    <w:rsid w:val="053B6E11"/>
    <w:rsid w:val="053C0C8A"/>
    <w:rsid w:val="053C6EDC"/>
    <w:rsid w:val="053E2C54"/>
    <w:rsid w:val="053E4A03"/>
    <w:rsid w:val="053F077B"/>
    <w:rsid w:val="05412745"/>
    <w:rsid w:val="054229B7"/>
    <w:rsid w:val="0543026B"/>
    <w:rsid w:val="05445D91"/>
    <w:rsid w:val="054516BB"/>
    <w:rsid w:val="05453FE3"/>
    <w:rsid w:val="05465FAD"/>
    <w:rsid w:val="05467D5B"/>
    <w:rsid w:val="05486BAC"/>
    <w:rsid w:val="054933A7"/>
    <w:rsid w:val="054C00FE"/>
    <w:rsid w:val="054D733B"/>
    <w:rsid w:val="054E2A1E"/>
    <w:rsid w:val="054F3EAE"/>
    <w:rsid w:val="05504736"/>
    <w:rsid w:val="05526700"/>
    <w:rsid w:val="05542478"/>
    <w:rsid w:val="05551D4C"/>
    <w:rsid w:val="05557F9E"/>
    <w:rsid w:val="055661F0"/>
    <w:rsid w:val="05577DE1"/>
    <w:rsid w:val="0559183C"/>
    <w:rsid w:val="055A7363"/>
    <w:rsid w:val="055C30DB"/>
    <w:rsid w:val="055C757F"/>
    <w:rsid w:val="055E6E53"/>
    <w:rsid w:val="055F2BCB"/>
    <w:rsid w:val="05600E1D"/>
    <w:rsid w:val="05616943"/>
    <w:rsid w:val="0563090D"/>
    <w:rsid w:val="056326BB"/>
    <w:rsid w:val="05634469"/>
    <w:rsid w:val="05636384"/>
    <w:rsid w:val="056401E1"/>
    <w:rsid w:val="05654685"/>
    <w:rsid w:val="05697ACB"/>
    <w:rsid w:val="056A3A4A"/>
    <w:rsid w:val="056A57F8"/>
    <w:rsid w:val="056B77C2"/>
    <w:rsid w:val="056C5A14"/>
    <w:rsid w:val="056E3A92"/>
    <w:rsid w:val="056F2E0E"/>
    <w:rsid w:val="05704DD8"/>
    <w:rsid w:val="05706B86"/>
    <w:rsid w:val="05726DA2"/>
    <w:rsid w:val="057448C8"/>
    <w:rsid w:val="05746676"/>
    <w:rsid w:val="057523EE"/>
    <w:rsid w:val="05760640"/>
    <w:rsid w:val="057743B8"/>
    <w:rsid w:val="05776166"/>
    <w:rsid w:val="05785C8A"/>
    <w:rsid w:val="0579711A"/>
    <w:rsid w:val="057A17B3"/>
    <w:rsid w:val="057B5C57"/>
    <w:rsid w:val="057C552B"/>
    <w:rsid w:val="057E12A3"/>
    <w:rsid w:val="058014BF"/>
    <w:rsid w:val="05810D93"/>
    <w:rsid w:val="0582190D"/>
    <w:rsid w:val="05832D5D"/>
    <w:rsid w:val="05852631"/>
    <w:rsid w:val="05856B4D"/>
    <w:rsid w:val="05860158"/>
    <w:rsid w:val="058645FB"/>
    <w:rsid w:val="058663AA"/>
    <w:rsid w:val="05880374"/>
    <w:rsid w:val="05882122"/>
    <w:rsid w:val="058A40EC"/>
    <w:rsid w:val="058A5E9A"/>
    <w:rsid w:val="058B0F58"/>
    <w:rsid w:val="058C1C12"/>
    <w:rsid w:val="058D14E6"/>
    <w:rsid w:val="058D598A"/>
    <w:rsid w:val="058F34B0"/>
    <w:rsid w:val="058F525E"/>
    <w:rsid w:val="05904691"/>
    <w:rsid w:val="059053A1"/>
    <w:rsid w:val="05922FA0"/>
    <w:rsid w:val="05924D4E"/>
    <w:rsid w:val="05926AFC"/>
    <w:rsid w:val="059432A4"/>
    <w:rsid w:val="05946D18"/>
    <w:rsid w:val="059565ED"/>
    <w:rsid w:val="0596483F"/>
    <w:rsid w:val="05987AE7"/>
    <w:rsid w:val="059960DD"/>
    <w:rsid w:val="059A2557"/>
    <w:rsid w:val="059C797B"/>
    <w:rsid w:val="059D3E1F"/>
    <w:rsid w:val="059E1945"/>
    <w:rsid w:val="05A01219"/>
    <w:rsid w:val="05A36F5B"/>
    <w:rsid w:val="05A52CD4"/>
    <w:rsid w:val="05A84572"/>
    <w:rsid w:val="05AB5E10"/>
    <w:rsid w:val="05AC22B4"/>
    <w:rsid w:val="05AD1B88"/>
    <w:rsid w:val="05AE092A"/>
    <w:rsid w:val="05AF5900"/>
    <w:rsid w:val="05B44CC5"/>
    <w:rsid w:val="05B64EE1"/>
    <w:rsid w:val="05B80C59"/>
    <w:rsid w:val="05B819DC"/>
    <w:rsid w:val="05B945AD"/>
    <w:rsid w:val="05BB42A5"/>
    <w:rsid w:val="05BB6053"/>
    <w:rsid w:val="05BD626F"/>
    <w:rsid w:val="05BE1FE7"/>
    <w:rsid w:val="05BE3D95"/>
    <w:rsid w:val="05BE78F1"/>
    <w:rsid w:val="05C13483"/>
    <w:rsid w:val="05C375FE"/>
    <w:rsid w:val="05C55124"/>
    <w:rsid w:val="05C607A0"/>
    <w:rsid w:val="05C70E9C"/>
    <w:rsid w:val="05C72C4A"/>
    <w:rsid w:val="05C73845"/>
    <w:rsid w:val="05C80770"/>
    <w:rsid w:val="05C869C2"/>
    <w:rsid w:val="05CB200E"/>
    <w:rsid w:val="05CD222A"/>
    <w:rsid w:val="05CD3FD8"/>
    <w:rsid w:val="05CF13A4"/>
    <w:rsid w:val="05CF7D50"/>
    <w:rsid w:val="05D0134F"/>
    <w:rsid w:val="05D13AC9"/>
    <w:rsid w:val="05D15877"/>
    <w:rsid w:val="05D215EF"/>
    <w:rsid w:val="05D2339D"/>
    <w:rsid w:val="05D365E4"/>
    <w:rsid w:val="05D37841"/>
    <w:rsid w:val="05D67331"/>
    <w:rsid w:val="05D76C05"/>
    <w:rsid w:val="05D84E57"/>
    <w:rsid w:val="05D9472B"/>
    <w:rsid w:val="05DA23A7"/>
    <w:rsid w:val="05DB04A3"/>
    <w:rsid w:val="05DB4947"/>
    <w:rsid w:val="05DB4D76"/>
    <w:rsid w:val="05DC421B"/>
    <w:rsid w:val="05DD1E07"/>
    <w:rsid w:val="05DD246D"/>
    <w:rsid w:val="05DE1000"/>
    <w:rsid w:val="05DE1D42"/>
    <w:rsid w:val="05E01F5E"/>
    <w:rsid w:val="05E03D0C"/>
    <w:rsid w:val="05E11832"/>
    <w:rsid w:val="05E25CD6"/>
    <w:rsid w:val="05E27A84"/>
    <w:rsid w:val="05E7509A"/>
    <w:rsid w:val="05E80E12"/>
    <w:rsid w:val="05EA5FAC"/>
    <w:rsid w:val="05EA6938"/>
    <w:rsid w:val="05EC26B0"/>
    <w:rsid w:val="05ED01D7"/>
    <w:rsid w:val="05EE31EC"/>
    <w:rsid w:val="05EE4D91"/>
    <w:rsid w:val="05EF21A1"/>
    <w:rsid w:val="05EF3F4F"/>
    <w:rsid w:val="05F15F19"/>
    <w:rsid w:val="05F226EE"/>
    <w:rsid w:val="05F477B7"/>
    <w:rsid w:val="05F530BF"/>
    <w:rsid w:val="05F94DCD"/>
    <w:rsid w:val="05FB0B46"/>
    <w:rsid w:val="05FB6D97"/>
    <w:rsid w:val="05FD2B10"/>
    <w:rsid w:val="05FD496D"/>
    <w:rsid w:val="05FD666C"/>
    <w:rsid w:val="0600615C"/>
    <w:rsid w:val="06020126"/>
    <w:rsid w:val="06021ED4"/>
    <w:rsid w:val="06053772"/>
    <w:rsid w:val="06071298"/>
    <w:rsid w:val="060774EA"/>
    <w:rsid w:val="060914B4"/>
    <w:rsid w:val="06093262"/>
    <w:rsid w:val="060A0D89"/>
    <w:rsid w:val="060A2B37"/>
    <w:rsid w:val="060C2D53"/>
    <w:rsid w:val="060C68AF"/>
    <w:rsid w:val="060D2627"/>
    <w:rsid w:val="060E0879"/>
    <w:rsid w:val="06110369"/>
    <w:rsid w:val="06115D9A"/>
    <w:rsid w:val="06135E8F"/>
    <w:rsid w:val="06141C07"/>
    <w:rsid w:val="061439B5"/>
    <w:rsid w:val="06163B39"/>
    <w:rsid w:val="06173888"/>
    <w:rsid w:val="06175254"/>
    <w:rsid w:val="061834A6"/>
    <w:rsid w:val="06190FCC"/>
    <w:rsid w:val="061A0D79"/>
    <w:rsid w:val="061B11E8"/>
    <w:rsid w:val="061B2F96"/>
    <w:rsid w:val="061C626A"/>
    <w:rsid w:val="061D0ABC"/>
    <w:rsid w:val="061D0E3B"/>
    <w:rsid w:val="061D286A"/>
    <w:rsid w:val="061D6D0E"/>
    <w:rsid w:val="061E4834"/>
    <w:rsid w:val="062260D2"/>
    <w:rsid w:val="06253E14"/>
    <w:rsid w:val="06255BC2"/>
    <w:rsid w:val="06255FDE"/>
    <w:rsid w:val="06257970"/>
    <w:rsid w:val="0627193B"/>
    <w:rsid w:val="06277B8D"/>
    <w:rsid w:val="06287461"/>
    <w:rsid w:val="06293905"/>
    <w:rsid w:val="062973DE"/>
    <w:rsid w:val="062A142B"/>
    <w:rsid w:val="062A31D9"/>
    <w:rsid w:val="062C6F51"/>
    <w:rsid w:val="062E0F1B"/>
    <w:rsid w:val="062F3250"/>
    <w:rsid w:val="062F6A41"/>
    <w:rsid w:val="06314567"/>
    <w:rsid w:val="06316315"/>
    <w:rsid w:val="063302DF"/>
    <w:rsid w:val="06336531"/>
    <w:rsid w:val="06344057"/>
    <w:rsid w:val="0636392C"/>
    <w:rsid w:val="06394CC0"/>
    <w:rsid w:val="063B53E6"/>
    <w:rsid w:val="063B7194"/>
    <w:rsid w:val="063E0A32"/>
    <w:rsid w:val="064047AA"/>
    <w:rsid w:val="06420522"/>
    <w:rsid w:val="064249C6"/>
    <w:rsid w:val="06426774"/>
    <w:rsid w:val="06432B56"/>
    <w:rsid w:val="06450013"/>
    <w:rsid w:val="06451DC1"/>
    <w:rsid w:val="06471FDD"/>
    <w:rsid w:val="06473D8B"/>
    <w:rsid w:val="06497B03"/>
    <w:rsid w:val="064A387B"/>
    <w:rsid w:val="064A5629"/>
    <w:rsid w:val="064C75F3"/>
    <w:rsid w:val="064D67D9"/>
    <w:rsid w:val="064E5119"/>
    <w:rsid w:val="064E7C69"/>
    <w:rsid w:val="06514C09"/>
    <w:rsid w:val="06532730"/>
    <w:rsid w:val="065344DE"/>
    <w:rsid w:val="065345F9"/>
    <w:rsid w:val="06540256"/>
    <w:rsid w:val="065546FA"/>
    <w:rsid w:val="065564A8"/>
    <w:rsid w:val="06560FCC"/>
    <w:rsid w:val="06562220"/>
    <w:rsid w:val="06563FCE"/>
    <w:rsid w:val="06587D46"/>
    <w:rsid w:val="065909ED"/>
    <w:rsid w:val="065B226D"/>
    <w:rsid w:val="065B3392"/>
    <w:rsid w:val="065B5A88"/>
    <w:rsid w:val="065D35AE"/>
    <w:rsid w:val="065D535C"/>
    <w:rsid w:val="065D710A"/>
    <w:rsid w:val="065E2E82"/>
    <w:rsid w:val="065F7326"/>
    <w:rsid w:val="06604E4C"/>
    <w:rsid w:val="06606BFB"/>
    <w:rsid w:val="0661309E"/>
    <w:rsid w:val="0661499E"/>
    <w:rsid w:val="06622973"/>
    <w:rsid w:val="06625E2E"/>
    <w:rsid w:val="06640499"/>
    <w:rsid w:val="06652463"/>
    <w:rsid w:val="066606B5"/>
    <w:rsid w:val="0667442D"/>
    <w:rsid w:val="066761DB"/>
    <w:rsid w:val="066833E1"/>
    <w:rsid w:val="066B5CCB"/>
    <w:rsid w:val="066C1A43"/>
    <w:rsid w:val="066E57BB"/>
    <w:rsid w:val="066E5B12"/>
    <w:rsid w:val="066F5090"/>
    <w:rsid w:val="06700432"/>
    <w:rsid w:val="06712BB6"/>
    <w:rsid w:val="0671705A"/>
    <w:rsid w:val="0672181B"/>
    <w:rsid w:val="06732DD2"/>
    <w:rsid w:val="06734B80"/>
    <w:rsid w:val="067508F8"/>
    <w:rsid w:val="067601CC"/>
    <w:rsid w:val="06764670"/>
    <w:rsid w:val="06770305"/>
    <w:rsid w:val="067816BC"/>
    <w:rsid w:val="06783F44"/>
    <w:rsid w:val="067959B8"/>
    <w:rsid w:val="067A412C"/>
    <w:rsid w:val="067A4160"/>
    <w:rsid w:val="067B57E2"/>
    <w:rsid w:val="067D155B"/>
    <w:rsid w:val="067D77AC"/>
    <w:rsid w:val="067F52D3"/>
    <w:rsid w:val="0680104B"/>
    <w:rsid w:val="06807F27"/>
    <w:rsid w:val="06824DC3"/>
    <w:rsid w:val="068428E9"/>
    <w:rsid w:val="06856661"/>
    <w:rsid w:val="06862B05"/>
    <w:rsid w:val="06863D99"/>
    <w:rsid w:val="0687062B"/>
    <w:rsid w:val="068723D9"/>
    <w:rsid w:val="068943A3"/>
    <w:rsid w:val="068A3BAA"/>
    <w:rsid w:val="068E3768"/>
    <w:rsid w:val="068F128E"/>
    <w:rsid w:val="069074E0"/>
    <w:rsid w:val="06907A1C"/>
    <w:rsid w:val="06913258"/>
    <w:rsid w:val="06915006"/>
    <w:rsid w:val="0692233C"/>
    <w:rsid w:val="06935222"/>
    <w:rsid w:val="0693639D"/>
    <w:rsid w:val="06954AF6"/>
    <w:rsid w:val="06982838"/>
    <w:rsid w:val="069845E6"/>
    <w:rsid w:val="06994AAC"/>
    <w:rsid w:val="069A210C"/>
    <w:rsid w:val="069A3EBB"/>
    <w:rsid w:val="069A65B0"/>
    <w:rsid w:val="069B5E85"/>
    <w:rsid w:val="069B7AE1"/>
    <w:rsid w:val="069C4406"/>
    <w:rsid w:val="069D1BFD"/>
    <w:rsid w:val="069D2020"/>
    <w:rsid w:val="069F3BC7"/>
    <w:rsid w:val="06A07511"/>
    <w:rsid w:val="06A109A1"/>
    <w:rsid w:val="06A44D39"/>
    <w:rsid w:val="06A50AB1"/>
    <w:rsid w:val="06A50BF6"/>
    <w:rsid w:val="06A5360A"/>
    <w:rsid w:val="06A74829"/>
    <w:rsid w:val="06AC0092"/>
    <w:rsid w:val="06AE3E0A"/>
    <w:rsid w:val="06AE5BB8"/>
    <w:rsid w:val="06B036DE"/>
    <w:rsid w:val="06B07B82"/>
    <w:rsid w:val="06B238FA"/>
    <w:rsid w:val="06B502A7"/>
    <w:rsid w:val="06B55198"/>
    <w:rsid w:val="06B56F46"/>
    <w:rsid w:val="06B64308"/>
    <w:rsid w:val="06B64A6C"/>
    <w:rsid w:val="06BA27AF"/>
    <w:rsid w:val="06BA455D"/>
    <w:rsid w:val="06BC017A"/>
    <w:rsid w:val="06BC6527"/>
    <w:rsid w:val="06BC6A39"/>
    <w:rsid w:val="06BD404D"/>
    <w:rsid w:val="06BF6017"/>
    <w:rsid w:val="06BF7AEF"/>
    <w:rsid w:val="06BF7DC5"/>
    <w:rsid w:val="06C053BA"/>
    <w:rsid w:val="06C07699"/>
    <w:rsid w:val="06C1684A"/>
    <w:rsid w:val="06C21663"/>
    <w:rsid w:val="06C23411"/>
    <w:rsid w:val="06C47189"/>
    <w:rsid w:val="06C54CB0"/>
    <w:rsid w:val="06C62F02"/>
    <w:rsid w:val="06C76C7A"/>
    <w:rsid w:val="06C90C44"/>
    <w:rsid w:val="06CC603E"/>
    <w:rsid w:val="06CD24E2"/>
    <w:rsid w:val="06CD3785"/>
    <w:rsid w:val="06CE0008"/>
    <w:rsid w:val="06CE258E"/>
    <w:rsid w:val="06D03D80"/>
    <w:rsid w:val="06D25D4A"/>
    <w:rsid w:val="06D277CE"/>
    <w:rsid w:val="06D33870"/>
    <w:rsid w:val="06D46400"/>
    <w:rsid w:val="06D53145"/>
    <w:rsid w:val="06D73361"/>
    <w:rsid w:val="06D73640"/>
    <w:rsid w:val="06D7510F"/>
    <w:rsid w:val="06D82C35"/>
    <w:rsid w:val="06D870D9"/>
    <w:rsid w:val="06DA0B31"/>
    <w:rsid w:val="06DB4B92"/>
    <w:rsid w:val="06DD649D"/>
    <w:rsid w:val="06DF2215"/>
    <w:rsid w:val="06DF3581"/>
    <w:rsid w:val="06E11AE9"/>
    <w:rsid w:val="06E15F8D"/>
    <w:rsid w:val="06E25862"/>
    <w:rsid w:val="06E55C44"/>
    <w:rsid w:val="06E65352"/>
    <w:rsid w:val="06E82466"/>
    <w:rsid w:val="06E845C5"/>
    <w:rsid w:val="06E91218"/>
    <w:rsid w:val="06E94E42"/>
    <w:rsid w:val="06EB1AB6"/>
    <w:rsid w:val="06EC048E"/>
    <w:rsid w:val="06EC2F46"/>
    <w:rsid w:val="06F04422"/>
    <w:rsid w:val="06F15AA5"/>
    <w:rsid w:val="06F23CF7"/>
    <w:rsid w:val="06F3181D"/>
    <w:rsid w:val="06F31B61"/>
    <w:rsid w:val="06F442A9"/>
    <w:rsid w:val="06F55595"/>
    <w:rsid w:val="06F55739"/>
    <w:rsid w:val="06F7130D"/>
    <w:rsid w:val="06F72C2A"/>
    <w:rsid w:val="06FA0DFD"/>
    <w:rsid w:val="06FA2BAB"/>
    <w:rsid w:val="06FA704F"/>
    <w:rsid w:val="06FB0143"/>
    <w:rsid w:val="06FC2DC7"/>
    <w:rsid w:val="06FD269B"/>
    <w:rsid w:val="06FD3ECB"/>
    <w:rsid w:val="06FE0384"/>
    <w:rsid w:val="070103DE"/>
    <w:rsid w:val="07013F3A"/>
    <w:rsid w:val="07027CB2"/>
    <w:rsid w:val="070311CD"/>
    <w:rsid w:val="07041C7C"/>
    <w:rsid w:val="07043A2A"/>
    <w:rsid w:val="07047ECE"/>
    <w:rsid w:val="070752C8"/>
    <w:rsid w:val="07080FDE"/>
    <w:rsid w:val="0708351A"/>
    <w:rsid w:val="070954E4"/>
    <w:rsid w:val="070B300A"/>
    <w:rsid w:val="070B4DB8"/>
    <w:rsid w:val="070B6B66"/>
    <w:rsid w:val="070C28DE"/>
    <w:rsid w:val="070D0B30"/>
    <w:rsid w:val="07127832"/>
    <w:rsid w:val="07131EBF"/>
    <w:rsid w:val="07153E89"/>
    <w:rsid w:val="07154D23"/>
    <w:rsid w:val="0717375D"/>
    <w:rsid w:val="07181283"/>
    <w:rsid w:val="071A149F"/>
    <w:rsid w:val="071A4FFB"/>
    <w:rsid w:val="071B7454"/>
    <w:rsid w:val="071C34B5"/>
    <w:rsid w:val="071C5217"/>
    <w:rsid w:val="071D4AEC"/>
    <w:rsid w:val="071E1739"/>
    <w:rsid w:val="071F0864"/>
    <w:rsid w:val="071F2612"/>
    <w:rsid w:val="072145DC"/>
    <w:rsid w:val="0721638A"/>
    <w:rsid w:val="07222102"/>
    <w:rsid w:val="072365A6"/>
    <w:rsid w:val="072639A0"/>
    <w:rsid w:val="07265CA8"/>
    <w:rsid w:val="07283BBC"/>
    <w:rsid w:val="0728596A"/>
    <w:rsid w:val="072B0FB7"/>
    <w:rsid w:val="072C2FAA"/>
    <w:rsid w:val="072D2F81"/>
    <w:rsid w:val="072E0AA7"/>
    <w:rsid w:val="07300CC3"/>
    <w:rsid w:val="073065CD"/>
    <w:rsid w:val="073071A3"/>
    <w:rsid w:val="073267E9"/>
    <w:rsid w:val="0733430F"/>
    <w:rsid w:val="07372051"/>
    <w:rsid w:val="0737795B"/>
    <w:rsid w:val="073A38EF"/>
    <w:rsid w:val="073A55AE"/>
    <w:rsid w:val="073A569E"/>
    <w:rsid w:val="073C0370"/>
    <w:rsid w:val="073D0CEA"/>
    <w:rsid w:val="073E518E"/>
    <w:rsid w:val="073E6F3C"/>
    <w:rsid w:val="073F0F06"/>
    <w:rsid w:val="07414C7E"/>
    <w:rsid w:val="07416A2C"/>
    <w:rsid w:val="07442078"/>
    <w:rsid w:val="0744651C"/>
    <w:rsid w:val="07454E7C"/>
    <w:rsid w:val="07487DBA"/>
    <w:rsid w:val="074C7505"/>
    <w:rsid w:val="074C79C3"/>
    <w:rsid w:val="074D53D1"/>
    <w:rsid w:val="074D717F"/>
    <w:rsid w:val="074E2EF7"/>
    <w:rsid w:val="074F1149"/>
    <w:rsid w:val="074F4C03"/>
    <w:rsid w:val="074F6344"/>
    <w:rsid w:val="07520C39"/>
    <w:rsid w:val="07524795"/>
    <w:rsid w:val="07524CC5"/>
    <w:rsid w:val="0754675F"/>
    <w:rsid w:val="075475E5"/>
    <w:rsid w:val="075524D7"/>
    <w:rsid w:val="07554285"/>
    <w:rsid w:val="07574AD6"/>
    <w:rsid w:val="0757624F"/>
    <w:rsid w:val="075A189C"/>
    <w:rsid w:val="075C1AB8"/>
    <w:rsid w:val="075C73C2"/>
    <w:rsid w:val="075C75B8"/>
    <w:rsid w:val="075E313A"/>
    <w:rsid w:val="075E75DE"/>
    <w:rsid w:val="075F6EB2"/>
    <w:rsid w:val="07632E46"/>
    <w:rsid w:val="076444C8"/>
    <w:rsid w:val="0765096C"/>
    <w:rsid w:val="076646E5"/>
    <w:rsid w:val="07691ADF"/>
    <w:rsid w:val="076B5857"/>
    <w:rsid w:val="076D15CF"/>
    <w:rsid w:val="076D7821"/>
    <w:rsid w:val="076F5347"/>
    <w:rsid w:val="077010BF"/>
    <w:rsid w:val="07702E6D"/>
    <w:rsid w:val="07707311"/>
    <w:rsid w:val="07724E37"/>
    <w:rsid w:val="07726BE5"/>
    <w:rsid w:val="07733FFE"/>
    <w:rsid w:val="0774295E"/>
    <w:rsid w:val="077566D6"/>
    <w:rsid w:val="07762B7A"/>
    <w:rsid w:val="0777244E"/>
    <w:rsid w:val="077741FC"/>
    <w:rsid w:val="077C5CB6"/>
    <w:rsid w:val="077C5FDB"/>
    <w:rsid w:val="077E558A"/>
    <w:rsid w:val="077E7C81"/>
    <w:rsid w:val="077F1302"/>
    <w:rsid w:val="07807554"/>
    <w:rsid w:val="0781151E"/>
    <w:rsid w:val="07816602"/>
    <w:rsid w:val="07830DF3"/>
    <w:rsid w:val="07832BA1"/>
    <w:rsid w:val="07854B6B"/>
    <w:rsid w:val="078608E3"/>
    <w:rsid w:val="07862691"/>
    <w:rsid w:val="07866B35"/>
    <w:rsid w:val="078801B7"/>
    <w:rsid w:val="0788465B"/>
    <w:rsid w:val="078B5EF9"/>
    <w:rsid w:val="078B7CA7"/>
    <w:rsid w:val="078D1C71"/>
    <w:rsid w:val="078D7EC3"/>
    <w:rsid w:val="078F37D7"/>
    <w:rsid w:val="07917AF4"/>
    <w:rsid w:val="07927587"/>
    <w:rsid w:val="07941252"/>
    <w:rsid w:val="07950B26"/>
    <w:rsid w:val="07990616"/>
    <w:rsid w:val="079923C4"/>
    <w:rsid w:val="07996868"/>
    <w:rsid w:val="079B438E"/>
    <w:rsid w:val="079C0106"/>
    <w:rsid w:val="079C320A"/>
    <w:rsid w:val="079C3C62"/>
    <w:rsid w:val="079D726B"/>
    <w:rsid w:val="07A07BF6"/>
    <w:rsid w:val="07A1571D"/>
    <w:rsid w:val="07A3050C"/>
    <w:rsid w:val="07A34FF1"/>
    <w:rsid w:val="07A54CCF"/>
    <w:rsid w:val="07A80520"/>
    <w:rsid w:val="07A817AD"/>
    <w:rsid w:val="07A82607"/>
    <w:rsid w:val="07A86AAB"/>
    <w:rsid w:val="07AA2823"/>
    <w:rsid w:val="07AB0349"/>
    <w:rsid w:val="07AB20F7"/>
    <w:rsid w:val="07AD5E6F"/>
    <w:rsid w:val="07AF1BE8"/>
    <w:rsid w:val="07AF3996"/>
    <w:rsid w:val="07AF7E3A"/>
    <w:rsid w:val="07B0770E"/>
    <w:rsid w:val="07B13BB2"/>
    <w:rsid w:val="07B216D8"/>
    <w:rsid w:val="07B26B71"/>
    <w:rsid w:val="07B42921"/>
    <w:rsid w:val="07B436A2"/>
    <w:rsid w:val="07B471FE"/>
    <w:rsid w:val="07B54D24"/>
    <w:rsid w:val="07B74F40"/>
    <w:rsid w:val="07B90CB8"/>
    <w:rsid w:val="07B94814"/>
    <w:rsid w:val="07BA233A"/>
    <w:rsid w:val="07BB67DE"/>
    <w:rsid w:val="07BC2556"/>
    <w:rsid w:val="07BC60B3"/>
    <w:rsid w:val="07BF1175"/>
    <w:rsid w:val="07C02047"/>
    <w:rsid w:val="07C1191B"/>
    <w:rsid w:val="07C136C9"/>
    <w:rsid w:val="07C17B6D"/>
    <w:rsid w:val="07C27AF6"/>
    <w:rsid w:val="07C442AC"/>
    <w:rsid w:val="07C5765D"/>
    <w:rsid w:val="07C733D5"/>
    <w:rsid w:val="07C80EFB"/>
    <w:rsid w:val="07C84A57"/>
    <w:rsid w:val="07CA6A21"/>
    <w:rsid w:val="07CC09EB"/>
    <w:rsid w:val="07CD4764"/>
    <w:rsid w:val="07CE4C09"/>
    <w:rsid w:val="07D17DB0"/>
    <w:rsid w:val="07D30A7B"/>
    <w:rsid w:val="07D41F0B"/>
    <w:rsid w:val="07D4733A"/>
    <w:rsid w:val="07D548E7"/>
    <w:rsid w:val="07D57174"/>
    <w:rsid w:val="07D653C6"/>
    <w:rsid w:val="07D72EEC"/>
    <w:rsid w:val="07D773FC"/>
    <w:rsid w:val="07D8088C"/>
    <w:rsid w:val="07D93108"/>
    <w:rsid w:val="07D96C64"/>
    <w:rsid w:val="07DB29DD"/>
    <w:rsid w:val="07DB478B"/>
    <w:rsid w:val="07DE24CD"/>
    <w:rsid w:val="07DE427B"/>
    <w:rsid w:val="07DF1AA9"/>
    <w:rsid w:val="07E07FF3"/>
    <w:rsid w:val="07E21FBD"/>
    <w:rsid w:val="07E35D35"/>
    <w:rsid w:val="07E41A00"/>
    <w:rsid w:val="07E55609"/>
    <w:rsid w:val="07E61381"/>
    <w:rsid w:val="07E775D3"/>
    <w:rsid w:val="07E850FA"/>
    <w:rsid w:val="07E86EA8"/>
    <w:rsid w:val="07E92CA1"/>
    <w:rsid w:val="07EA0E72"/>
    <w:rsid w:val="07EA70C4"/>
    <w:rsid w:val="07EB55C1"/>
    <w:rsid w:val="07EC1279"/>
    <w:rsid w:val="07EC2E3C"/>
    <w:rsid w:val="07EC4BEA"/>
    <w:rsid w:val="07ED2710"/>
    <w:rsid w:val="07EE2AB2"/>
    <w:rsid w:val="07EF6488"/>
    <w:rsid w:val="07F07FA3"/>
    <w:rsid w:val="07F10452"/>
    <w:rsid w:val="07F11433"/>
    <w:rsid w:val="07F13FAE"/>
    <w:rsid w:val="07F228C3"/>
    <w:rsid w:val="07F341CA"/>
    <w:rsid w:val="07F43A9E"/>
    <w:rsid w:val="07F615C4"/>
    <w:rsid w:val="07F631D1"/>
    <w:rsid w:val="07F65A68"/>
    <w:rsid w:val="07F7358F"/>
    <w:rsid w:val="07F7533D"/>
    <w:rsid w:val="07F910B5"/>
    <w:rsid w:val="07F92E63"/>
    <w:rsid w:val="07F97307"/>
    <w:rsid w:val="07FC2953"/>
    <w:rsid w:val="07FF3A37"/>
    <w:rsid w:val="08000695"/>
    <w:rsid w:val="08002443"/>
    <w:rsid w:val="08010F28"/>
    <w:rsid w:val="0802440D"/>
    <w:rsid w:val="08053EFD"/>
    <w:rsid w:val="08057A5A"/>
    <w:rsid w:val="08073659"/>
    <w:rsid w:val="08074D9A"/>
    <w:rsid w:val="080976BA"/>
    <w:rsid w:val="080C0DE8"/>
    <w:rsid w:val="080C703A"/>
    <w:rsid w:val="080D2DB2"/>
    <w:rsid w:val="080F08D8"/>
    <w:rsid w:val="080F6B2A"/>
    <w:rsid w:val="081128A2"/>
    <w:rsid w:val="08122176"/>
    <w:rsid w:val="081303C8"/>
    <w:rsid w:val="08163A15"/>
    <w:rsid w:val="08185D1F"/>
    <w:rsid w:val="081B102B"/>
    <w:rsid w:val="081B54CF"/>
    <w:rsid w:val="081C5B30"/>
    <w:rsid w:val="081E4FBF"/>
    <w:rsid w:val="081F44B1"/>
    <w:rsid w:val="08206641"/>
    <w:rsid w:val="0822060B"/>
    <w:rsid w:val="08251EAA"/>
    <w:rsid w:val="08253C58"/>
    <w:rsid w:val="0825634E"/>
    <w:rsid w:val="082779D0"/>
    <w:rsid w:val="082A5712"/>
    <w:rsid w:val="082C3238"/>
    <w:rsid w:val="082C3EE4"/>
    <w:rsid w:val="082D0D5E"/>
    <w:rsid w:val="082E2B16"/>
    <w:rsid w:val="082F3FA6"/>
    <w:rsid w:val="08314CF2"/>
    <w:rsid w:val="08332819"/>
    <w:rsid w:val="08362309"/>
    <w:rsid w:val="0837398B"/>
    <w:rsid w:val="08397703"/>
    <w:rsid w:val="083B347B"/>
    <w:rsid w:val="083D3697"/>
    <w:rsid w:val="083D71F3"/>
    <w:rsid w:val="08404F36"/>
    <w:rsid w:val="08422A5C"/>
    <w:rsid w:val="0842784B"/>
    <w:rsid w:val="0843241C"/>
    <w:rsid w:val="084367D4"/>
    <w:rsid w:val="084561CB"/>
    <w:rsid w:val="08471E20"/>
    <w:rsid w:val="084762C4"/>
    <w:rsid w:val="08493DEA"/>
    <w:rsid w:val="084A1910"/>
    <w:rsid w:val="084C34CD"/>
    <w:rsid w:val="084C7436"/>
    <w:rsid w:val="084D31AF"/>
    <w:rsid w:val="084F09BE"/>
    <w:rsid w:val="084F33CB"/>
    <w:rsid w:val="084F5179"/>
    <w:rsid w:val="08534C69"/>
    <w:rsid w:val="08536A17"/>
    <w:rsid w:val="085409E1"/>
    <w:rsid w:val="0854278F"/>
    <w:rsid w:val="085602B5"/>
    <w:rsid w:val="08564759"/>
    <w:rsid w:val="08583964"/>
    <w:rsid w:val="0858402D"/>
    <w:rsid w:val="08585DDB"/>
    <w:rsid w:val="08591B53"/>
    <w:rsid w:val="08597DA5"/>
    <w:rsid w:val="085A5FF7"/>
    <w:rsid w:val="085B1D6F"/>
    <w:rsid w:val="085B58CB"/>
    <w:rsid w:val="085D1644"/>
    <w:rsid w:val="085D5AE7"/>
    <w:rsid w:val="085E716A"/>
    <w:rsid w:val="085F360E"/>
    <w:rsid w:val="08602DD3"/>
    <w:rsid w:val="08602EE2"/>
    <w:rsid w:val="08646E76"/>
    <w:rsid w:val="0865499C"/>
    <w:rsid w:val="0865674A"/>
    <w:rsid w:val="08666C45"/>
    <w:rsid w:val="086929F5"/>
    <w:rsid w:val="086A3D60"/>
    <w:rsid w:val="086A5B0F"/>
    <w:rsid w:val="086C1887"/>
    <w:rsid w:val="086E3851"/>
    <w:rsid w:val="086E7FA8"/>
    <w:rsid w:val="086F1377"/>
    <w:rsid w:val="086F18EA"/>
    <w:rsid w:val="086F75C9"/>
    <w:rsid w:val="087251E8"/>
    <w:rsid w:val="08730E67"/>
    <w:rsid w:val="087370B9"/>
    <w:rsid w:val="0874698D"/>
    <w:rsid w:val="08760957"/>
    <w:rsid w:val="0876673A"/>
    <w:rsid w:val="087A654B"/>
    <w:rsid w:val="087B41C0"/>
    <w:rsid w:val="087B482C"/>
    <w:rsid w:val="087B5F6E"/>
    <w:rsid w:val="087C25AC"/>
    <w:rsid w:val="087D3A94"/>
    <w:rsid w:val="087F5A5E"/>
    <w:rsid w:val="088017D6"/>
    <w:rsid w:val="08803584"/>
    <w:rsid w:val="08805332"/>
    <w:rsid w:val="088210AA"/>
    <w:rsid w:val="088272FC"/>
    <w:rsid w:val="0883713D"/>
    <w:rsid w:val="08850A8D"/>
    <w:rsid w:val="08850B9A"/>
    <w:rsid w:val="08852948"/>
    <w:rsid w:val="08874912"/>
    <w:rsid w:val="08891FDF"/>
    <w:rsid w:val="088968DD"/>
    <w:rsid w:val="088A4403"/>
    <w:rsid w:val="088C017B"/>
    <w:rsid w:val="088C1F29"/>
    <w:rsid w:val="088C3CD7"/>
    <w:rsid w:val="088C5D8F"/>
    <w:rsid w:val="088F4710"/>
    <w:rsid w:val="088F5575"/>
    <w:rsid w:val="08907C6B"/>
    <w:rsid w:val="089112ED"/>
    <w:rsid w:val="08913342"/>
    <w:rsid w:val="089247D2"/>
    <w:rsid w:val="08931509"/>
    <w:rsid w:val="089332B7"/>
    <w:rsid w:val="08940DDD"/>
    <w:rsid w:val="0895702F"/>
    <w:rsid w:val="08962DA7"/>
    <w:rsid w:val="089645E3"/>
    <w:rsid w:val="08964B56"/>
    <w:rsid w:val="08966904"/>
    <w:rsid w:val="0897720D"/>
    <w:rsid w:val="0898267C"/>
    <w:rsid w:val="08986B20"/>
    <w:rsid w:val="089A2F64"/>
    <w:rsid w:val="089A4646"/>
    <w:rsid w:val="089D18E5"/>
    <w:rsid w:val="089D4136"/>
    <w:rsid w:val="089F4205"/>
    <w:rsid w:val="089F7EAE"/>
    <w:rsid w:val="08A2174C"/>
    <w:rsid w:val="08A454C4"/>
    <w:rsid w:val="08A52FEB"/>
    <w:rsid w:val="08A54D99"/>
    <w:rsid w:val="08A90D2D"/>
    <w:rsid w:val="08A92ADB"/>
    <w:rsid w:val="08A96637"/>
    <w:rsid w:val="08AA1318"/>
    <w:rsid w:val="08AA23AF"/>
    <w:rsid w:val="08AA3EE9"/>
    <w:rsid w:val="08AC4379"/>
    <w:rsid w:val="08AE00F1"/>
    <w:rsid w:val="08B0518A"/>
    <w:rsid w:val="08B1198F"/>
    <w:rsid w:val="08B123F7"/>
    <w:rsid w:val="08B3524C"/>
    <w:rsid w:val="08B35707"/>
    <w:rsid w:val="08B5322E"/>
    <w:rsid w:val="08B576D2"/>
    <w:rsid w:val="08B57B6C"/>
    <w:rsid w:val="08B63BCD"/>
    <w:rsid w:val="08BA4CE8"/>
    <w:rsid w:val="08BA6A96"/>
    <w:rsid w:val="08BF40AC"/>
    <w:rsid w:val="08C01BD2"/>
    <w:rsid w:val="08C07E24"/>
    <w:rsid w:val="08C2594B"/>
    <w:rsid w:val="08C416C3"/>
    <w:rsid w:val="08C43471"/>
    <w:rsid w:val="08C6368D"/>
    <w:rsid w:val="08C72F61"/>
    <w:rsid w:val="08C77405"/>
    <w:rsid w:val="08C90A87"/>
    <w:rsid w:val="08CA7B70"/>
    <w:rsid w:val="08CB0CA3"/>
    <w:rsid w:val="08CC0577"/>
    <w:rsid w:val="08CC67C9"/>
    <w:rsid w:val="08CE609D"/>
    <w:rsid w:val="08D12032"/>
    <w:rsid w:val="08D13DE0"/>
    <w:rsid w:val="08D21F53"/>
    <w:rsid w:val="08D31906"/>
    <w:rsid w:val="08D631A4"/>
    <w:rsid w:val="08D6619F"/>
    <w:rsid w:val="08D833C0"/>
    <w:rsid w:val="08D84396"/>
    <w:rsid w:val="08D8516E"/>
    <w:rsid w:val="08DA0EE6"/>
    <w:rsid w:val="08DA7138"/>
    <w:rsid w:val="08DB07BA"/>
    <w:rsid w:val="08DC41A7"/>
    <w:rsid w:val="08DD4532"/>
    <w:rsid w:val="08DF02AB"/>
    <w:rsid w:val="08DF64FD"/>
    <w:rsid w:val="08E12275"/>
    <w:rsid w:val="08E21B49"/>
    <w:rsid w:val="08E238A4"/>
    <w:rsid w:val="08E25FED"/>
    <w:rsid w:val="08E41D65"/>
    <w:rsid w:val="08E91129"/>
    <w:rsid w:val="08E9531B"/>
    <w:rsid w:val="08EB30F3"/>
    <w:rsid w:val="08EC0C19"/>
    <w:rsid w:val="08F0070A"/>
    <w:rsid w:val="08F051EE"/>
    <w:rsid w:val="08F16230"/>
    <w:rsid w:val="08F57ACE"/>
    <w:rsid w:val="08F63846"/>
    <w:rsid w:val="08F6791F"/>
    <w:rsid w:val="08F70DAF"/>
    <w:rsid w:val="08F71A98"/>
    <w:rsid w:val="08F8136C"/>
    <w:rsid w:val="08F85810"/>
    <w:rsid w:val="08F875BE"/>
    <w:rsid w:val="08F979E1"/>
    <w:rsid w:val="08FA1588"/>
    <w:rsid w:val="08FA6E92"/>
    <w:rsid w:val="08FD2E27"/>
    <w:rsid w:val="08FE3EA0"/>
    <w:rsid w:val="09000221"/>
    <w:rsid w:val="090146C5"/>
    <w:rsid w:val="090221EB"/>
    <w:rsid w:val="09061CDB"/>
    <w:rsid w:val="09067F2D"/>
    <w:rsid w:val="090715AF"/>
    <w:rsid w:val="09075A53"/>
    <w:rsid w:val="090917CB"/>
    <w:rsid w:val="09093579"/>
    <w:rsid w:val="090B10A0"/>
    <w:rsid w:val="090B7225"/>
    <w:rsid w:val="090C4E18"/>
    <w:rsid w:val="090D306A"/>
    <w:rsid w:val="090E0B90"/>
    <w:rsid w:val="090E293E"/>
    <w:rsid w:val="090E5BA6"/>
    <w:rsid w:val="0910058F"/>
    <w:rsid w:val="09102B5A"/>
    <w:rsid w:val="09130588"/>
    <w:rsid w:val="0913264A"/>
    <w:rsid w:val="09137F54"/>
    <w:rsid w:val="09150170"/>
    <w:rsid w:val="09181A0E"/>
    <w:rsid w:val="091943FA"/>
    <w:rsid w:val="091A5787"/>
    <w:rsid w:val="091B505B"/>
    <w:rsid w:val="091F0FEF"/>
    <w:rsid w:val="091F4B4B"/>
    <w:rsid w:val="092403B3"/>
    <w:rsid w:val="09267C87"/>
    <w:rsid w:val="09271C52"/>
    <w:rsid w:val="09273A00"/>
    <w:rsid w:val="092752BD"/>
    <w:rsid w:val="0928131E"/>
    <w:rsid w:val="09297778"/>
    <w:rsid w:val="092A3C3E"/>
    <w:rsid w:val="092B7994"/>
    <w:rsid w:val="092B7C9F"/>
    <w:rsid w:val="092C1016"/>
    <w:rsid w:val="092C7268"/>
    <w:rsid w:val="092D370C"/>
    <w:rsid w:val="092D3D00"/>
    <w:rsid w:val="092E2FE0"/>
    <w:rsid w:val="092E3A4F"/>
    <w:rsid w:val="09315C8F"/>
    <w:rsid w:val="09320109"/>
    <w:rsid w:val="09320D22"/>
    <w:rsid w:val="09341002"/>
    <w:rsid w:val="093525C0"/>
    <w:rsid w:val="0935611C"/>
    <w:rsid w:val="09371E95"/>
    <w:rsid w:val="09374DB2"/>
    <w:rsid w:val="093920B1"/>
    <w:rsid w:val="093A7BD7"/>
    <w:rsid w:val="093B7E06"/>
    <w:rsid w:val="093C394F"/>
    <w:rsid w:val="093C56FD"/>
    <w:rsid w:val="093D3223"/>
    <w:rsid w:val="093F343F"/>
    <w:rsid w:val="094032D2"/>
    <w:rsid w:val="09414AC1"/>
    <w:rsid w:val="09421EC5"/>
    <w:rsid w:val="09436A8B"/>
    <w:rsid w:val="09442803"/>
    <w:rsid w:val="0946032A"/>
    <w:rsid w:val="0946657C"/>
    <w:rsid w:val="0947404D"/>
    <w:rsid w:val="09475E50"/>
    <w:rsid w:val="09491BC8"/>
    <w:rsid w:val="094B1DE4"/>
    <w:rsid w:val="094B3B92"/>
    <w:rsid w:val="094B5940"/>
    <w:rsid w:val="094C053E"/>
    <w:rsid w:val="094C0719"/>
    <w:rsid w:val="094C3466"/>
    <w:rsid w:val="094D16B8"/>
    <w:rsid w:val="094E5430"/>
    <w:rsid w:val="095011A8"/>
    <w:rsid w:val="09502F56"/>
    <w:rsid w:val="09524F20"/>
    <w:rsid w:val="09532A47"/>
    <w:rsid w:val="095347F5"/>
    <w:rsid w:val="09546EAB"/>
    <w:rsid w:val="0955056D"/>
    <w:rsid w:val="09554A11"/>
    <w:rsid w:val="09572537"/>
    <w:rsid w:val="09572C5B"/>
    <w:rsid w:val="095742E5"/>
    <w:rsid w:val="0958005D"/>
    <w:rsid w:val="09581E0B"/>
    <w:rsid w:val="0959014C"/>
    <w:rsid w:val="095962AF"/>
    <w:rsid w:val="095A2027"/>
    <w:rsid w:val="095A3DD5"/>
    <w:rsid w:val="095A5B83"/>
    <w:rsid w:val="095C18FB"/>
    <w:rsid w:val="096133B5"/>
    <w:rsid w:val="09616F12"/>
    <w:rsid w:val="09630EDC"/>
    <w:rsid w:val="09646A02"/>
    <w:rsid w:val="09652EA6"/>
    <w:rsid w:val="09664528"/>
    <w:rsid w:val="09683BE0"/>
    <w:rsid w:val="096A04BC"/>
    <w:rsid w:val="096D1D5A"/>
    <w:rsid w:val="096D3B08"/>
    <w:rsid w:val="096E7880"/>
    <w:rsid w:val="09714C67"/>
    <w:rsid w:val="09734E97"/>
    <w:rsid w:val="09736C45"/>
    <w:rsid w:val="097561E4"/>
    <w:rsid w:val="09776735"/>
    <w:rsid w:val="0978425B"/>
    <w:rsid w:val="097906FF"/>
    <w:rsid w:val="097A3797"/>
    <w:rsid w:val="097A4477"/>
    <w:rsid w:val="097C1F9D"/>
    <w:rsid w:val="097C34E6"/>
    <w:rsid w:val="097D1872"/>
    <w:rsid w:val="097F1A8E"/>
    <w:rsid w:val="09811362"/>
    <w:rsid w:val="09842C00"/>
    <w:rsid w:val="09844849"/>
    <w:rsid w:val="098470A4"/>
    <w:rsid w:val="0985741A"/>
    <w:rsid w:val="09862E1C"/>
    <w:rsid w:val="09864BCA"/>
    <w:rsid w:val="09866978"/>
    <w:rsid w:val="09867D58"/>
    <w:rsid w:val="098826F0"/>
    <w:rsid w:val="0988465A"/>
    <w:rsid w:val="09886B94"/>
    <w:rsid w:val="098B0432"/>
    <w:rsid w:val="098B21E0"/>
    <w:rsid w:val="098D41AA"/>
    <w:rsid w:val="098D5F59"/>
    <w:rsid w:val="098D7D07"/>
    <w:rsid w:val="098F195C"/>
    <w:rsid w:val="09903C9B"/>
    <w:rsid w:val="0992531D"/>
    <w:rsid w:val="099512B1"/>
    <w:rsid w:val="0995305F"/>
    <w:rsid w:val="09954E0D"/>
    <w:rsid w:val="09970B85"/>
    <w:rsid w:val="09975029"/>
    <w:rsid w:val="09976DD7"/>
    <w:rsid w:val="0998469B"/>
    <w:rsid w:val="099866AB"/>
    <w:rsid w:val="099948FD"/>
    <w:rsid w:val="099C263F"/>
    <w:rsid w:val="099E3CC2"/>
    <w:rsid w:val="099F5C8C"/>
    <w:rsid w:val="09A03EDE"/>
    <w:rsid w:val="09A11A04"/>
    <w:rsid w:val="09A13D71"/>
    <w:rsid w:val="09A432A2"/>
    <w:rsid w:val="09A514F4"/>
    <w:rsid w:val="09A60DC8"/>
    <w:rsid w:val="09A6526C"/>
    <w:rsid w:val="09A6701A"/>
    <w:rsid w:val="09A777B0"/>
    <w:rsid w:val="09A80FE4"/>
    <w:rsid w:val="09A82D92"/>
    <w:rsid w:val="09A84B40"/>
    <w:rsid w:val="09A908B8"/>
    <w:rsid w:val="09A912B7"/>
    <w:rsid w:val="09A92667"/>
    <w:rsid w:val="09AA6B0A"/>
    <w:rsid w:val="09AB2883"/>
    <w:rsid w:val="09AB4631"/>
    <w:rsid w:val="09AD03A9"/>
    <w:rsid w:val="09AD2157"/>
    <w:rsid w:val="09AE6375"/>
    <w:rsid w:val="09AF0F46"/>
    <w:rsid w:val="09AF2373"/>
    <w:rsid w:val="09AF4121"/>
    <w:rsid w:val="09AF7805"/>
    <w:rsid w:val="09B039F5"/>
    <w:rsid w:val="09B07E99"/>
    <w:rsid w:val="09B53677"/>
    <w:rsid w:val="09B554AF"/>
    <w:rsid w:val="09B63701"/>
    <w:rsid w:val="09B71227"/>
    <w:rsid w:val="09B74D83"/>
    <w:rsid w:val="09B81FF8"/>
    <w:rsid w:val="09B94F9F"/>
    <w:rsid w:val="09B96D4E"/>
    <w:rsid w:val="09BA4874"/>
    <w:rsid w:val="09BB0D18"/>
    <w:rsid w:val="09BC0979"/>
    <w:rsid w:val="09BC4A90"/>
    <w:rsid w:val="09BE6112"/>
    <w:rsid w:val="09BF1E8A"/>
    <w:rsid w:val="09C1335A"/>
    <w:rsid w:val="09C3197A"/>
    <w:rsid w:val="09C3710A"/>
    <w:rsid w:val="09C37BCC"/>
    <w:rsid w:val="09C474A0"/>
    <w:rsid w:val="09C53944"/>
    <w:rsid w:val="09C5548B"/>
    <w:rsid w:val="09C556F2"/>
    <w:rsid w:val="09C82713"/>
    <w:rsid w:val="09C83435"/>
    <w:rsid w:val="09CA2D09"/>
    <w:rsid w:val="09CD0A4B"/>
    <w:rsid w:val="09CF47C3"/>
    <w:rsid w:val="09D04097"/>
    <w:rsid w:val="09D21BBD"/>
    <w:rsid w:val="09D242DF"/>
    <w:rsid w:val="09D5345C"/>
    <w:rsid w:val="09D640F0"/>
    <w:rsid w:val="09D861CB"/>
    <w:rsid w:val="09D92F4C"/>
    <w:rsid w:val="09D973F0"/>
    <w:rsid w:val="09DA6CC4"/>
    <w:rsid w:val="09DB4F16"/>
    <w:rsid w:val="09DB7773"/>
    <w:rsid w:val="09DD3006"/>
    <w:rsid w:val="09DE0562"/>
    <w:rsid w:val="09DF42DA"/>
    <w:rsid w:val="09E0077E"/>
    <w:rsid w:val="09E162A4"/>
    <w:rsid w:val="09E3201C"/>
    <w:rsid w:val="09E34732"/>
    <w:rsid w:val="09E35B78"/>
    <w:rsid w:val="09E55D95"/>
    <w:rsid w:val="09E638BB"/>
    <w:rsid w:val="09E65669"/>
    <w:rsid w:val="09E71B0D"/>
    <w:rsid w:val="09E813E1"/>
    <w:rsid w:val="09E85885"/>
    <w:rsid w:val="09E87633"/>
    <w:rsid w:val="09EA5159"/>
    <w:rsid w:val="09EB0ED1"/>
    <w:rsid w:val="09EB2C7F"/>
    <w:rsid w:val="09EC7123"/>
    <w:rsid w:val="09ED69F7"/>
    <w:rsid w:val="09EF451D"/>
    <w:rsid w:val="09EF6C13"/>
    <w:rsid w:val="09F07868"/>
    <w:rsid w:val="09F2225F"/>
    <w:rsid w:val="09F2400E"/>
    <w:rsid w:val="09F4422A"/>
    <w:rsid w:val="09F47D86"/>
    <w:rsid w:val="09F5224A"/>
    <w:rsid w:val="09F71624"/>
    <w:rsid w:val="09F77876"/>
    <w:rsid w:val="09F9091A"/>
    <w:rsid w:val="09F91840"/>
    <w:rsid w:val="09F935EE"/>
    <w:rsid w:val="09FB1114"/>
    <w:rsid w:val="09FE0C04"/>
    <w:rsid w:val="09FE29B2"/>
    <w:rsid w:val="0A00672A"/>
    <w:rsid w:val="0A00735D"/>
    <w:rsid w:val="0A0124A3"/>
    <w:rsid w:val="0A053D41"/>
    <w:rsid w:val="0A067AB9"/>
    <w:rsid w:val="0A075D0B"/>
    <w:rsid w:val="0A0855DF"/>
    <w:rsid w:val="0A091B50"/>
    <w:rsid w:val="0A0A189F"/>
    <w:rsid w:val="0A0C1573"/>
    <w:rsid w:val="0A0C2A2B"/>
    <w:rsid w:val="0A0C5900"/>
    <w:rsid w:val="0A0D0E47"/>
    <w:rsid w:val="0A0D1961"/>
    <w:rsid w:val="0A0F2E11"/>
    <w:rsid w:val="0A0F4BBF"/>
    <w:rsid w:val="0A0F696E"/>
    <w:rsid w:val="0A116BA1"/>
    <w:rsid w:val="0A1357D3"/>
    <w:rsid w:val="0A140428"/>
    <w:rsid w:val="0A1421D6"/>
    <w:rsid w:val="0A14667A"/>
    <w:rsid w:val="0A164154"/>
    <w:rsid w:val="0A165F4E"/>
    <w:rsid w:val="0A171CC6"/>
    <w:rsid w:val="0A173A74"/>
    <w:rsid w:val="0A195A3E"/>
    <w:rsid w:val="0A1B3564"/>
    <w:rsid w:val="0A1B5312"/>
    <w:rsid w:val="0A1B7A08"/>
    <w:rsid w:val="0A1C108A"/>
    <w:rsid w:val="0A1E7D15"/>
    <w:rsid w:val="0A1F2635"/>
    <w:rsid w:val="0A200B7B"/>
    <w:rsid w:val="0A206DCD"/>
    <w:rsid w:val="0A2166A1"/>
    <w:rsid w:val="0A2368BD"/>
    <w:rsid w:val="0A245017"/>
    <w:rsid w:val="0A252635"/>
    <w:rsid w:val="0A261F09"/>
    <w:rsid w:val="0A287A2F"/>
    <w:rsid w:val="0A2A19F9"/>
    <w:rsid w:val="0A2A7C4B"/>
    <w:rsid w:val="0A2C37A9"/>
    <w:rsid w:val="0A2C39C3"/>
    <w:rsid w:val="0A2C751F"/>
    <w:rsid w:val="0A2D780A"/>
    <w:rsid w:val="0A2E773B"/>
    <w:rsid w:val="0A2F5262"/>
    <w:rsid w:val="0A304CFB"/>
    <w:rsid w:val="0A334D52"/>
    <w:rsid w:val="0A342878"/>
    <w:rsid w:val="0A3463D4"/>
    <w:rsid w:val="0A36039E"/>
    <w:rsid w:val="0A3604C6"/>
    <w:rsid w:val="0A374116"/>
    <w:rsid w:val="0A3B3C06"/>
    <w:rsid w:val="0A3D797F"/>
    <w:rsid w:val="0A402FCB"/>
    <w:rsid w:val="0A407F4A"/>
    <w:rsid w:val="0A410AF1"/>
    <w:rsid w:val="0A424F95"/>
    <w:rsid w:val="0A430D0D"/>
    <w:rsid w:val="0A434869"/>
    <w:rsid w:val="0A444601"/>
    <w:rsid w:val="0A455A91"/>
    <w:rsid w:val="0A4707FD"/>
    <w:rsid w:val="0A471AF2"/>
    <w:rsid w:val="0A4725AB"/>
    <w:rsid w:val="0A474359"/>
    <w:rsid w:val="0A486323"/>
    <w:rsid w:val="0A4A3E4A"/>
    <w:rsid w:val="0A4A5BF8"/>
    <w:rsid w:val="0A4D56E8"/>
    <w:rsid w:val="0A4E56B3"/>
    <w:rsid w:val="0A4F1460"/>
    <w:rsid w:val="0A4F320E"/>
    <w:rsid w:val="0A4F76B2"/>
    <w:rsid w:val="0A514034"/>
    <w:rsid w:val="0A5151D8"/>
    <w:rsid w:val="0A522CFE"/>
    <w:rsid w:val="0A546A76"/>
    <w:rsid w:val="0A560A40"/>
    <w:rsid w:val="0A570F7A"/>
    <w:rsid w:val="0A577EA6"/>
    <w:rsid w:val="0A581BBB"/>
    <w:rsid w:val="0A5847B8"/>
    <w:rsid w:val="0A590531"/>
    <w:rsid w:val="0A5922DF"/>
    <w:rsid w:val="0A5C1147"/>
    <w:rsid w:val="0A5C39BE"/>
    <w:rsid w:val="0A5C592B"/>
    <w:rsid w:val="0A5D3B7D"/>
    <w:rsid w:val="0A5E16A3"/>
    <w:rsid w:val="0A6107F8"/>
    <w:rsid w:val="0A622F41"/>
    <w:rsid w:val="0A6273E5"/>
    <w:rsid w:val="0A65507B"/>
    <w:rsid w:val="0A656ED5"/>
    <w:rsid w:val="0A66650B"/>
    <w:rsid w:val="0A670558"/>
    <w:rsid w:val="0A696084"/>
    <w:rsid w:val="0A6A0048"/>
    <w:rsid w:val="0A6A44EC"/>
    <w:rsid w:val="0A6A631C"/>
    <w:rsid w:val="0A6C0264"/>
    <w:rsid w:val="0A6C3DC0"/>
    <w:rsid w:val="0A6D380D"/>
    <w:rsid w:val="0A6F38B0"/>
    <w:rsid w:val="0A717628"/>
    <w:rsid w:val="0A79028B"/>
    <w:rsid w:val="0A7B2255"/>
    <w:rsid w:val="0A7B4003"/>
    <w:rsid w:val="0A7F5032"/>
    <w:rsid w:val="0A7F7F97"/>
    <w:rsid w:val="0A801619"/>
    <w:rsid w:val="0A8235E3"/>
    <w:rsid w:val="0A83110A"/>
    <w:rsid w:val="0A8455AD"/>
    <w:rsid w:val="0A856C30"/>
    <w:rsid w:val="0A873F23"/>
    <w:rsid w:val="0A876E4C"/>
    <w:rsid w:val="0A8818A5"/>
    <w:rsid w:val="0A892BC4"/>
    <w:rsid w:val="0A895F02"/>
    <w:rsid w:val="0A8A5906"/>
    <w:rsid w:val="0A8C6210"/>
    <w:rsid w:val="0A8D3D36"/>
    <w:rsid w:val="0A8E01DA"/>
    <w:rsid w:val="0A8E1F88"/>
    <w:rsid w:val="0A8F3FD6"/>
    <w:rsid w:val="0A8F7AAE"/>
    <w:rsid w:val="0A911A78"/>
    <w:rsid w:val="0A917CCA"/>
    <w:rsid w:val="0A93759F"/>
    <w:rsid w:val="0A941589"/>
    <w:rsid w:val="0A98139A"/>
    <w:rsid w:val="0A984BB5"/>
    <w:rsid w:val="0A99092D"/>
    <w:rsid w:val="0A9B28F7"/>
    <w:rsid w:val="0A9C4852"/>
    <w:rsid w:val="0A9E7CF1"/>
    <w:rsid w:val="0A9F3ACB"/>
    <w:rsid w:val="0AA03A6A"/>
    <w:rsid w:val="0AA3355A"/>
    <w:rsid w:val="0AA417AC"/>
    <w:rsid w:val="0AA479FE"/>
    <w:rsid w:val="0AA55524"/>
    <w:rsid w:val="0AA7129C"/>
    <w:rsid w:val="0AA7304A"/>
    <w:rsid w:val="0AA90B70"/>
    <w:rsid w:val="0AA95014"/>
    <w:rsid w:val="0AAA2B3A"/>
    <w:rsid w:val="0AAB0D8C"/>
    <w:rsid w:val="0AAC68B2"/>
    <w:rsid w:val="0AAE262A"/>
    <w:rsid w:val="0AAE35C0"/>
    <w:rsid w:val="0AB1211B"/>
    <w:rsid w:val="0AB13EC9"/>
    <w:rsid w:val="0AB17370"/>
    <w:rsid w:val="0AB319EF"/>
    <w:rsid w:val="0AB3379D"/>
    <w:rsid w:val="0AB35FA2"/>
    <w:rsid w:val="0AB44861"/>
    <w:rsid w:val="0AB45767"/>
    <w:rsid w:val="0AB47515"/>
    <w:rsid w:val="0AB61D52"/>
    <w:rsid w:val="0AB7162C"/>
    <w:rsid w:val="0ABA0FCF"/>
    <w:rsid w:val="0ABB08A3"/>
    <w:rsid w:val="0ABC6466"/>
    <w:rsid w:val="0ABD0ABF"/>
    <w:rsid w:val="0ABD286D"/>
    <w:rsid w:val="0ABD461B"/>
    <w:rsid w:val="0ABE04E4"/>
    <w:rsid w:val="0ABF0394"/>
    <w:rsid w:val="0ABF1C30"/>
    <w:rsid w:val="0ABF65E6"/>
    <w:rsid w:val="0AC05EBA"/>
    <w:rsid w:val="0AC21C32"/>
    <w:rsid w:val="0AC41E4E"/>
    <w:rsid w:val="0AC43BFC"/>
    <w:rsid w:val="0AC92FC0"/>
    <w:rsid w:val="0ACA0AE6"/>
    <w:rsid w:val="0ACB4F8A"/>
    <w:rsid w:val="0ACC2AB1"/>
    <w:rsid w:val="0ACE05D7"/>
    <w:rsid w:val="0ACF434F"/>
    <w:rsid w:val="0AD025A1"/>
    <w:rsid w:val="0AD41965"/>
    <w:rsid w:val="0AD57BB7"/>
    <w:rsid w:val="0AD656DD"/>
    <w:rsid w:val="0AD83203"/>
    <w:rsid w:val="0AD876A7"/>
    <w:rsid w:val="0AD950EC"/>
    <w:rsid w:val="0ADA51CD"/>
    <w:rsid w:val="0ADB0F46"/>
    <w:rsid w:val="0ADD2F10"/>
    <w:rsid w:val="0ADD663E"/>
    <w:rsid w:val="0ADD6A6C"/>
    <w:rsid w:val="0ADF27E4"/>
    <w:rsid w:val="0AE0030A"/>
    <w:rsid w:val="0AE023EE"/>
    <w:rsid w:val="0AE20526"/>
    <w:rsid w:val="0AE324B0"/>
    <w:rsid w:val="0AE421FF"/>
    <w:rsid w:val="0AE4604C"/>
    <w:rsid w:val="0AE61DC4"/>
    <w:rsid w:val="0AE778EA"/>
    <w:rsid w:val="0AE918B4"/>
    <w:rsid w:val="0AE93662"/>
    <w:rsid w:val="0AEA1189"/>
    <w:rsid w:val="0AEA6071"/>
    <w:rsid w:val="0AEB73DB"/>
    <w:rsid w:val="0AEC3153"/>
    <w:rsid w:val="0AEE5E82"/>
    <w:rsid w:val="0AEF054D"/>
    <w:rsid w:val="0AF049F1"/>
    <w:rsid w:val="0AF0679F"/>
    <w:rsid w:val="0AF12517"/>
    <w:rsid w:val="0AF142C5"/>
    <w:rsid w:val="0AF3003D"/>
    <w:rsid w:val="0AF344E1"/>
    <w:rsid w:val="0AF3628F"/>
    <w:rsid w:val="0AF50259"/>
    <w:rsid w:val="0AF67B2D"/>
    <w:rsid w:val="0AF73FD1"/>
    <w:rsid w:val="0AFA5870"/>
    <w:rsid w:val="0AFA761E"/>
    <w:rsid w:val="0AFB3396"/>
    <w:rsid w:val="0AFC15E8"/>
    <w:rsid w:val="0AFD2C6A"/>
    <w:rsid w:val="0AFF4C34"/>
    <w:rsid w:val="0AFF6E07"/>
    <w:rsid w:val="0B022976"/>
    <w:rsid w:val="0B024724"/>
    <w:rsid w:val="0B04049C"/>
    <w:rsid w:val="0B04224A"/>
    <w:rsid w:val="0B057D70"/>
    <w:rsid w:val="0B064109"/>
    <w:rsid w:val="0B064214"/>
    <w:rsid w:val="0B073AE9"/>
    <w:rsid w:val="0B077F8D"/>
    <w:rsid w:val="0B09160F"/>
    <w:rsid w:val="0B097861"/>
    <w:rsid w:val="0B0A5387"/>
    <w:rsid w:val="0B0B182B"/>
    <w:rsid w:val="0B0B35D9"/>
    <w:rsid w:val="0B0C10FF"/>
    <w:rsid w:val="0B0E003D"/>
    <w:rsid w:val="0B0E131B"/>
    <w:rsid w:val="0B0E4E77"/>
    <w:rsid w:val="0B0E546C"/>
    <w:rsid w:val="0B0F14CD"/>
    <w:rsid w:val="0B106E41"/>
    <w:rsid w:val="0B112BB9"/>
    <w:rsid w:val="0B114967"/>
    <w:rsid w:val="0B13248D"/>
    <w:rsid w:val="0B136931"/>
    <w:rsid w:val="0B141D0B"/>
    <w:rsid w:val="0B1526A9"/>
    <w:rsid w:val="0B15276E"/>
    <w:rsid w:val="0B154457"/>
    <w:rsid w:val="0B156206"/>
    <w:rsid w:val="0B161F7E"/>
    <w:rsid w:val="0B163D2C"/>
    <w:rsid w:val="0B1701D0"/>
    <w:rsid w:val="0B17651E"/>
    <w:rsid w:val="0B1A7CC0"/>
    <w:rsid w:val="0B1B7594"/>
    <w:rsid w:val="0B1C0F00"/>
    <w:rsid w:val="0B1C57E6"/>
    <w:rsid w:val="0B1D155E"/>
    <w:rsid w:val="0B1D330C"/>
    <w:rsid w:val="0B1D50BA"/>
    <w:rsid w:val="0B1F0E32"/>
    <w:rsid w:val="0B204BAA"/>
    <w:rsid w:val="0B21104E"/>
    <w:rsid w:val="0B2138E2"/>
    <w:rsid w:val="0B224DC6"/>
    <w:rsid w:val="0B226B74"/>
    <w:rsid w:val="0B24469B"/>
    <w:rsid w:val="0B27418B"/>
    <w:rsid w:val="0B2823DD"/>
    <w:rsid w:val="0B2874A3"/>
    <w:rsid w:val="0B291CB1"/>
    <w:rsid w:val="0B292074"/>
    <w:rsid w:val="0B2B7565"/>
    <w:rsid w:val="0B2B77D7"/>
    <w:rsid w:val="0B2C17A1"/>
    <w:rsid w:val="0B2C354F"/>
    <w:rsid w:val="0B2D1E85"/>
    <w:rsid w:val="0B2E72C7"/>
    <w:rsid w:val="0B301291"/>
    <w:rsid w:val="0B304DED"/>
    <w:rsid w:val="0B325009"/>
    <w:rsid w:val="0B330D82"/>
    <w:rsid w:val="0B3348DE"/>
    <w:rsid w:val="0B352404"/>
    <w:rsid w:val="0B354AFA"/>
    <w:rsid w:val="0B357B6B"/>
    <w:rsid w:val="0B360162"/>
    <w:rsid w:val="0B364677"/>
    <w:rsid w:val="0B381EF4"/>
    <w:rsid w:val="0B395C39"/>
    <w:rsid w:val="0B3A2110"/>
    <w:rsid w:val="0B3B3792"/>
    <w:rsid w:val="0B3F14D4"/>
    <w:rsid w:val="0B41524D"/>
    <w:rsid w:val="0B420FC5"/>
    <w:rsid w:val="0B422D73"/>
    <w:rsid w:val="0B42435B"/>
    <w:rsid w:val="0B424B21"/>
    <w:rsid w:val="0B4357EB"/>
    <w:rsid w:val="0B446AEB"/>
    <w:rsid w:val="0B4765DB"/>
    <w:rsid w:val="0B492353"/>
    <w:rsid w:val="0B495EAF"/>
    <w:rsid w:val="0B4C4C98"/>
    <w:rsid w:val="0B4C599F"/>
    <w:rsid w:val="0B4D3BF1"/>
    <w:rsid w:val="0B4E1717"/>
    <w:rsid w:val="0B4E5BBB"/>
    <w:rsid w:val="0B50521E"/>
    <w:rsid w:val="0B50723E"/>
    <w:rsid w:val="0B5166AE"/>
    <w:rsid w:val="0B52745A"/>
    <w:rsid w:val="0B534F80"/>
    <w:rsid w:val="0B5352E0"/>
    <w:rsid w:val="0B5379F5"/>
    <w:rsid w:val="0B552AA6"/>
    <w:rsid w:val="0B554854"/>
    <w:rsid w:val="0B5605CC"/>
    <w:rsid w:val="0B57681E"/>
    <w:rsid w:val="0B5807E8"/>
    <w:rsid w:val="0B584344"/>
    <w:rsid w:val="0B5A4560"/>
    <w:rsid w:val="0B5A630E"/>
    <w:rsid w:val="0B5B2331"/>
    <w:rsid w:val="0B5D195B"/>
    <w:rsid w:val="0B5F56D3"/>
    <w:rsid w:val="0B61769D"/>
    <w:rsid w:val="0B62538F"/>
    <w:rsid w:val="0B636A7E"/>
    <w:rsid w:val="0B64718D"/>
    <w:rsid w:val="0B684935"/>
    <w:rsid w:val="0B6902FF"/>
    <w:rsid w:val="0B6947A3"/>
    <w:rsid w:val="0B696551"/>
    <w:rsid w:val="0B6B49F7"/>
    <w:rsid w:val="0B6D6042"/>
    <w:rsid w:val="0B6E5916"/>
    <w:rsid w:val="0B6F52BB"/>
    <w:rsid w:val="0B704808"/>
    <w:rsid w:val="0B705B32"/>
    <w:rsid w:val="0B7078E0"/>
    <w:rsid w:val="0B723658"/>
    <w:rsid w:val="0B732F2C"/>
    <w:rsid w:val="0B745622"/>
    <w:rsid w:val="0B7471EA"/>
    <w:rsid w:val="0B752DD1"/>
    <w:rsid w:val="0B754EF6"/>
    <w:rsid w:val="0B770C6E"/>
    <w:rsid w:val="0B7849E6"/>
    <w:rsid w:val="0B792C38"/>
    <w:rsid w:val="0B7958BA"/>
    <w:rsid w:val="0B7A048B"/>
    <w:rsid w:val="0B7A075E"/>
    <w:rsid w:val="0B7A250D"/>
    <w:rsid w:val="0B7A42BB"/>
    <w:rsid w:val="0B7A69B0"/>
    <w:rsid w:val="0B7C0033"/>
    <w:rsid w:val="0B7F42FD"/>
    <w:rsid w:val="0B81389B"/>
    <w:rsid w:val="0B837613"/>
    <w:rsid w:val="0B84338B"/>
    <w:rsid w:val="0B8615FF"/>
    <w:rsid w:val="0B867103"/>
    <w:rsid w:val="0B883A47"/>
    <w:rsid w:val="0B883F1F"/>
    <w:rsid w:val="0B884C29"/>
    <w:rsid w:val="0B8909A2"/>
    <w:rsid w:val="0B892750"/>
    <w:rsid w:val="0B896BF3"/>
    <w:rsid w:val="0B8B296C"/>
    <w:rsid w:val="0B8B471A"/>
    <w:rsid w:val="0B8B64C8"/>
    <w:rsid w:val="0B8D5292"/>
    <w:rsid w:val="0B8D66E4"/>
    <w:rsid w:val="0B8E5E80"/>
    <w:rsid w:val="0B903ADE"/>
    <w:rsid w:val="0B907F82"/>
    <w:rsid w:val="0B9157D9"/>
    <w:rsid w:val="0B923CFA"/>
    <w:rsid w:val="0B924545"/>
    <w:rsid w:val="0B925AA8"/>
    <w:rsid w:val="0B941820"/>
    <w:rsid w:val="0B955598"/>
    <w:rsid w:val="0B971310"/>
    <w:rsid w:val="0B980BE5"/>
    <w:rsid w:val="0B994E16"/>
    <w:rsid w:val="0B995089"/>
    <w:rsid w:val="0B9A495D"/>
    <w:rsid w:val="0B9B2395"/>
    <w:rsid w:val="0B9C2483"/>
    <w:rsid w:val="0B9C6927"/>
    <w:rsid w:val="0B9D61FB"/>
    <w:rsid w:val="0B9E269F"/>
    <w:rsid w:val="0B9E444D"/>
    <w:rsid w:val="0B9E6145"/>
    <w:rsid w:val="0B9F1F73"/>
    <w:rsid w:val="0B9F3D21"/>
    <w:rsid w:val="0BA15CEB"/>
    <w:rsid w:val="0BA31A63"/>
    <w:rsid w:val="0BA81DC8"/>
    <w:rsid w:val="0BAA1044"/>
    <w:rsid w:val="0BAB0918"/>
    <w:rsid w:val="0BAD4690"/>
    <w:rsid w:val="0BAE21B6"/>
    <w:rsid w:val="0BAF080B"/>
    <w:rsid w:val="0BAF665A"/>
    <w:rsid w:val="0BB023D2"/>
    <w:rsid w:val="0BB05F2E"/>
    <w:rsid w:val="0BB21CA6"/>
    <w:rsid w:val="0BB3061C"/>
    <w:rsid w:val="0BB43C70"/>
    <w:rsid w:val="0BB51797"/>
    <w:rsid w:val="0BB5252A"/>
    <w:rsid w:val="0BB579E9"/>
    <w:rsid w:val="0BB772BD"/>
    <w:rsid w:val="0BB84DE3"/>
    <w:rsid w:val="0BB91062"/>
    <w:rsid w:val="0BB93035"/>
    <w:rsid w:val="0BBA0B5B"/>
    <w:rsid w:val="0BBA591E"/>
    <w:rsid w:val="0BBA6DAD"/>
    <w:rsid w:val="0BBE064B"/>
    <w:rsid w:val="0BBE689D"/>
    <w:rsid w:val="0BBF6BBF"/>
    <w:rsid w:val="0BC11EE9"/>
    <w:rsid w:val="0BC32105"/>
    <w:rsid w:val="0BC415A1"/>
    <w:rsid w:val="0BC419DA"/>
    <w:rsid w:val="0BC639A4"/>
    <w:rsid w:val="0BC63EC1"/>
    <w:rsid w:val="0BC83278"/>
    <w:rsid w:val="0BC8771C"/>
    <w:rsid w:val="0BCB2D68"/>
    <w:rsid w:val="0BCB4B16"/>
    <w:rsid w:val="0BCB720C"/>
    <w:rsid w:val="0BCD6AE0"/>
    <w:rsid w:val="0BCF2858"/>
    <w:rsid w:val="0BD065D0"/>
    <w:rsid w:val="0BD22349"/>
    <w:rsid w:val="0BD240F7"/>
    <w:rsid w:val="0BD47955"/>
    <w:rsid w:val="0BD51E39"/>
    <w:rsid w:val="0BD53BE7"/>
    <w:rsid w:val="0BD7170D"/>
    <w:rsid w:val="0BD7795F"/>
    <w:rsid w:val="0BD87766"/>
    <w:rsid w:val="0BDA6398"/>
    <w:rsid w:val="0BDF05C2"/>
    <w:rsid w:val="0BDF6813"/>
    <w:rsid w:val="0BE16F32"/>
    <w:rsid w:val="0BE34556"/>
    <w:rsid w:val="0BE5207C"/>
    <w:rsid w:val="0BE55FD0"/>
    <w:rsid w:val="0BE61950"/>
    <w:rsid w:val="0BE65DF4"/>
    <w:rsid w:val="0BE81B6C"/>
    <w:rsid w:val="0BE8391A"/>
    <w:rsid w:val="0BE91E2C"/>
    <w:rsid w:val="0BEA66B4"/>
    <w:rsid w:val="0BEA7692"/>
    <w:rsid w:val="0BEB340A"/>
    <w:rsid w:val="0BED0F30"/>
    <w:rsid w:val="0BED2CDE"/>
    <w:rsid w:val="0BED7182"/>
    <w:rsid w:val="0BEF6A57"/>
    <w:rsid w:val="0BF01516"/>
    <w:rsid w:val="0BF027CF"/>
    <w:rsid w:val="0BF16C73"/>
    <w:rsid w:val="0BF202F5"/>
    <w:rsid w:val="0BF24799"/>
    <w:rsid w:val="0BF26547"/>
    <w:rsid w:val="0BF42810"/>
    <w:rsid w:val="0BF56037"/>
    <w:rsid w:val="0BF57DE5"/>
    <w:rsid w:val="0BF64289"/>
    <w:rsid w:val="0BF978D5"/>
    <w:rsid w:val="0BFB189F"/>
    <w:rsid w:val="0BFB3ADC"/>
    <w:rsid w:val="0BFC1173"/>
    <w:rsid w:val="0BFC5617"/>
    <w:rsid w:val="0BFE4EEC"/>
    <w:rsid w:val="0BFF07E0"/>
    <w:rsid w:val="0C000C64"/>
    <w:rsid w:val="0C012C2E"/>
    <w:rsid w:val="0C013622"/>
    <w:rsid w:val="0C032502"/>
    <w:rsid w:val="0C040028"/>
    <w:rsid w:val="0C0555AD"/>
    <w:rsid w:val="0C05627A"/>
    <w:rsid w:val="0C060244"/>
    <w:rsid w:val="0C061FF2"/>
    <w:rsid w:val="0C0A3890"/>
    <w:rsid w:val="0C0B585A"/>
    <w:rsid w:val="0C0D512F"/>
    <w:rsid w:val="0C0D6C26"/>
    <w:rsid w:val="0C0F4CA9"/>
    <w:rsid w:val="0C104C1F"/>
    <w:rsid w:val="0C107BA8"/>
    <w:rsid w:val="0C1110C3"/>
    <w:rsid w:val="0C112E71"/>
    <w:rsid w:val="0C117376"/>
    <w:rsid w:val="0C122745"/>
    <w:rsid w:val="0C142961"/>
    <w:rsid w:val="0C14470F"/>
    <w:rsid w:val="0C160487"/>
    <w:rsid w:val="0C160E49"/>
    <w:rsid w:val="0C1666D9"/>
    <w:rsid w:val="0C1741FF"/>
    <w:rsid w:val="0C175FAD"/>
    <w:rsid w:val="0C193AD3"/>
    <w:rsid w:val="0C1A0C5A"/>
    <w:rsid w:val="0C1B20EA"/>
    <w:rsid w:val="0C1F4E62"/>
    <w:rsid w:val="0C201306"/>
    <w:rsid w:val="0C210BDA"/>
    <w:rsid w:val="0C232BA4"/>
    <w:rsid w:val="0C234952"/>
    <w:rsid w:val="0C234D7A"/>
    <w:rsid w:val="0C2506CA"/>
    <w:rsid w:val="0C26093E"/>
    <w:rsid w:val="0C2671FD"/>
    <w:rsid w:val="0C272694"/>
    <w:rsid w:val="0C2801BA"/>
    <w:rsid w:val="0C281F69"/>
    <w:rsid w:val="0C2846EE"/>
    <w:rsid w:val="0C2A3F33"/>
    <w:rsid w:val="0C2A5CE1"/>
    <w:rsid w:val="0C2B1A59"/>
    <w:rsid w:val="0C2B3807"/>
    <w:rsid w:val="0C2D757F"/>
    <w:rsid w:val="0C2E0560"/>
    <w:rsid w:val="0C2F40C1"/>
    <w:rsid w:val="0C2F779B"/>
    <w:rsid w:val="0C30706F"/>
    <w:rsid w:val="0C321AB2"/>
    <w:rsid w:val="0C32639D"/>
    <w:rsid w:val="0C3443D2"/>
    <w:rsid w:val="0C346B5F"/>
    <w:rsid w:val="0C3502F0"/>
    <w:rsid w:val="0C360B29"/>
    <w:rsid w:val="0C3628D7"/>
    <w:rsid w:val="0C364685"/>
    <w:rsid w:val="0C366CF2"/>
    <w:rsid w:val="0C3703FE"/>
    <w:rsid w:val="0C3721AC"/>
    <w:rsid w:val="0C381612"/>
    <w:rsid w:val="0C395F24"/>
    <w:rsid w:val="0C3C5A14"/>
    <w:rsid w:val="0C3D1EB8"/>
    <w:rsid w:val="0C403756"/>
    <w:rsid w:val="0C405504"/>
    <w:rsid w:val="0C4072B2"/>
    <w:rsid w:val="0C4139DB"/>
    <w:rsid w:val="0C4274CE"/>
    <w:rsid w:val="0C430B50"/>
    <w:rsid w:val="0C452B1A"/>
    <w:rsid w:val="0C48260B"/>
    <w:rsid w:val="0C4B5C57"/>
    <w:rsid w:val="0C4C2659"/>
    <w:rsid w:val="0C4C3AE9"/>
    <w:rsid w:val="0C4D5E73"/>
    <w:rsid w:val="0C4D7C21"/>
    <w:rsid w:val="0C4E6409"/>
    <w:rsid w:val="0C4F1BEB"/>
    <w:rsid w:val="0C4F3999"/>
    <w:rsid w:val="0C4F5747"/>
    <w:rsid w:val="0C4F7899"/>
    <w:rsid w:val="0C517711"/>
    <w:rsid w:val="0C523489"/>
    <w:rsid w:val="0C525237"/>
    <w:rsid w:val="0C526FE5"/>
    <w:rsid w:val="0C55370B"/>
    <w:rsid w:val="0C57284E"/>
    <w:rsid w:val="0C5745FC"/>
    <w:rsid w:val="0C590374"/>
    <w:rsid w:val="0C5965C6"/>
    <w:rsid w:val="0C5B214E"/>
    <w:rsid w:val="0C5C1C12"/>
    <w:rsid w:val="0C5D60B6"/>
    <w:rsid w:val="0C5E3BDC"/>
    <w:rsid w:val="0C601702"/>
    <w:rsid w:val="0C6236CC"/>
    <w:rsid w:val="0C632FA1"/>
    <w:rsid w:val="0C637445"/>
    <w:rsid w:val="0C64719F"/>
    <w:rsid w:val="0C654F6B"/>
    <w:rsid w:val="0C662A91"/>
    <w:rsid w:val="0C6706F1"/>
    <w:rsid w:val="0C6805B7"/>
    <w:rsid w:val="0C684A5B"/>
    <w:rsid w:val="0C692CAD"/>
    <w:rsid w:val="0C693011"/>
    <w:rsid w:val="0C6A2581"/>
    <w:rsid w:val="0C6A3212"/>
    <w:rsid w:val="0C6A44A1"/>
    <w:rsid w:val="0C6C00A7"/>
    <w:rsid w:val="0C6C0502"/>
    <w:rsid w:val="0C6C49EE"/>
    <w:rsid w:val="0C6C62F9"/>
    <w:rsid w:val="0C6F0643"/>
    <w:rsid w:val="0C6F7B97"/>
    <w:rsid w:val="0C711B61"/>
    <w:rsid w:val="0C71390F"/>
    <w:rsid w:val="0C721436"/>
    <w:rsid w:val="0C7303D5"/>
    <w:rsid w:val="0C7358DA"/>
    <w:rsid w:val="0C7451AE"/>
    <w:rsid w:val="0C7701E6"/>
    <w:rsid w:val="0C774C9E"/>
    <w:rsid w:val="0C776A4C"/>
    <w:rsid w:val="0C781676"/>
    <w:rsid w:val="0C782EF0"/>
    <w:rsid w:val="0C7927C4"/>
    <w:rsid w:val="0C796C68"/>
    <w:rsid w:val="0C7B653C"/>
    <w:rsid w:val="0C7C4062"/>
    <w:rsid w:val="0C7E7DDA"/>
    <w:rsid w:val="0C801DA5"/>
    <w:rsid w:val="0C803B53"/>
    <w:rsid w:val="0C811679"/>
    <w:rsid w:val="0C825B1D"/>
    <w:rsid w:val="0C851169"/>
    <w:rsid w:val="0C8527EA"/>
    <w:rsid w:val="0C8573BB"/>
    <w:rsid w:val="0C871385"/>
    <w:rsid w:val="0C874EE1"/>
    <w:rsid w:val="0C87510A"/>
    <w:rsid w:val="0C880C59"/>
    <w:rsid w:val="0C8C0CE0"/>
    <w:rsid w:val="0C8C24F7"/>
    <w:rsid w:val="0C8E44C1"/>
    <w:rsid w:val="0C913FB2"/>
    <w:rsid w:val="0C915D60"/>
    <w:rsid w:val="0C931AD8"/>
    <w:rsid w:val="0C937D2A"/>
    <w:rsid w:val="0C943AA2"/>
    <w:rsid w:val="0C9475FE"/>
    <w:rsid w:val="0C9D4705"/>
    <w:rsid w:val="0C9E222B"/>
    <w:rsid w:val="0CA05FA3"/>
    <w:rsid w:val="0CA27F6D"/>
    <w:rsid w:val="0CA43CE5"/>
    <w:rsid w:val="0CA5180B"/>
    <w:rsid w:val="0CA710DF"/>
    <w:rsid w:val="0CA737D5"/>
    <w:rsid w:val="0CA84FD3"/>
    <w:rsid w:val="0CAB2DC4"/>
    <w:rsid w:val="0CAD06C0"/>
    <w:rsid w:val="0CAF4438"/>
    <w:rsid w:val="0CB3217A"/>
    <w:rsid w:val="0CB32C96"/>
    <w:rsid w:val="0CB35CD6"/>
    <w:rsid w:val="0CB41A4E"/>
    <w:rsid w:val="0CB47CA0"/>
    <w:rsid w:val="0CB8153E"/>
    <w:rsid w:val="0CB832EC"/>
    <w:rsid w:val="0CB87790"/>
    <w:rsid w:val="0CBB2DDD"/>
    <w:rsid w:val="0CBB4B8B"/>
    <w:rsid w:val="0CBD6919"/>
    <w:rsid w:val="0CBE467B"/>
    <w:rsid w:val="0CC003F3"/>
    <w:rsid w:val="0CC04897"/>
    <w:rsid w:val="0CC47EE3"/>
    <w:rsid w:val="0CC53C5B"/>
    <w:rsid w:val="0CC56A07"/>
    <w:rsid w:val="0CC71781"/>
    <w:rsid w:val="0CC7352F"/>
    <w:rsid w:val="0CC83A2C"/>
    <w:rsid w:val="0CC872A8"/>
    <w:rsid w:val="0CCA1272"/>
    <w:rsid w:val="0CCC323C"/>
    <w:rsid w:val="0CCC7512"/>
    <w:rsid w:val="0CCE0D2E"/>
    <w:rsid w:val="0CCF0636"/>
    <w:rsid w:val="0CD143AE"/>
    <w:rsid w:val="0CD30126"/>
    <w:rsid w:val="0CD44BA0"/>
    <w:rsid w:val="0CD520F0"/>
    <w:rsid w:val="0CD7229F"/>
    <w:rsid w:val="0CD81BE1"/>
    <w:rsid w:val="0CD8398F"/>
    <w:rsid w:val="0CD914B5"/>
    <w:rsid w:val="0CDB347F"/>
    <w:rsid w:val="0CDB522D"/>
    <w:rsid w:val="0CDE5118"/>
    <w:rsid w:val="0CDE6ACB"/>
    <w:rsid w:val="0CDF2F6F"/>
    <w:rsid w:val="0CE04884"/>
    <w:rsid w:val="0CE15D14"/>
    <w:rsid w:val="0CE265BB"/>
    <w:rsid w:val="0CE40585"/>
    <w:rsid w:val="0CE42333"/>
    <w:rsid w:val="0CE51C08"/>
    <w:rsid w:val="0CE642FD"/>
    <w:rsid w:val="0CE71B86"/>
    <w:rsid w:val="0CE71E24"/>
    <w:rsid w:val="0CE95B9C"/>
    <w:rsid w:val="0CEA5470"/>
    <w:rsid w:val="0CEB0256"/>
    <w:rsid w:val="0CEB1914"/>
    <w:rsid w:val="0CEC11E8"/>
    <w:rsid w:val="0CEC2E27"/>
    <w:rsid w:val="0CEC2F96"/>
    <w:rsid w:val="0CEC47C3"/>
    <w:rsid w:val="0CEC568C"/>
    <w:rsid w:val="0CEE31B2"/>
    <w:rsid w:val="0CEE6D0E"/>
    <w:rsid w:val="0CEF0CD8"/>
    <w:rsid w:val="0CF06F2A"/>
    <w:rsid w:val="0CF14A50"/>
    <w:rsid w:val="0CF26C99"/>
    <w:rsid w:val="0CF35E35"/>
    <w:rsid w:val="0CF47651"/>
    <w:rsid w:val="0CF54541"/>
    <w:rsid w:val="0CF73EC1"/>
    <w:rsid w:val="0CF85DDF"/>
    <w:rsid w:val="0CFB142B"/>
    <w:rsid w:val="0CFD33F5"/>
    <w:rsid w:val="0CFD51A3"/>
    <w:rsid w:val="0CFE523C"/>
    <w:rsid w:val="0CFF0F1B"/>
    <w:rsid w:val="0D002EE5"/>
    <w:rsid w:val="0D013BBD"/>
    <w:rsid w:val="0D020A0B"/>
    <w:rsid w:val="0D0227BA"/>
    <w:rsid w:val="0D0310AE"/>
    <w:rsid w:val="0D054058"/>
    <w:rsid w:val="0D076022"/>
    <w:rsid w:val="0D077DD0"/>
    <w:rsid w:val="0D0B3D64"/>
    <w:rsid w:val="0D0C188A"/>
    <w:rsid w:val="0D0C3638"/>
    <w:rsid w:val="0D0E115E"/>
    <w:rsid w:val="0D110C4F"/>
    <w:rsid w:val="0D1150F2"/>
    <w:rsid w:val="0D1158FC"/>
    <w:rsid w:val="0D1349C7"/>
    <w:rsid w:val="0D156991"/>
    <w:rsid w:val="0D166265"/>
    <w:rsid w:val="0D186481"/>
    <w:rsid w:val="0D194A15"/>
    <w:rsid w:val="0D1A2FEB"/>
    <w:rsid w:val="0D1D5845"/>
    <w:rsid w:val="0D1D75F3"/>
    <w:rsid w:val="0D1E160E"/>
    <w:rsid w:val="0D1F336B"/>
    <w:rsid w:val="0D1F511A"/>
    <w:rsid w:val="0D2005D6"/>
    <w:rsid w:val="0D2070E4"/>
    <w:rsid w:val="0D211A66"/>
    <w:rsid w:val="0D215336"/>
    <w:rsid w:val="0D240982"/>
    <w:rsid w:val="0D246BD4"/>
    <w:rsid w:val="0D2546FA"/>
    <w:rsid w:val="0D2564A8"/>
    <w:rsid w:val="0D26294C"/>
    <w:rsid w:val="0D2766C4"/>
    <w:rsid w:val="0D2A1D10"/>
    <w:rsid w:val="0D2D431B"/>
    <w:rsid w:val="0D3000CB"/>
    <w:rsid w:val="0D302E2F"/>
    <w:rsid w:val="0D3112F1"/>
    <w:rsid w:val="0D335069"/>
    <w:rsid w:val="0D336E17"/>
    <w:rsid w:val="0D374B59"/>
    <w:rsid w:val="0D38267F"/>
    <w:rsid w:val="0D38442D"/>
    <w:rsid w:val="0D3861DB"/>
    <w:rsid w:val="0D3A63F7"/>
    <w:rsid w:val="0D3B5CCB"/>
    <w:rsid w:val="0D3D1A44"/>
    <w:rsid w:val="0D3D7C96"/>
    <w:rsid w:val="0D3F57BC"/>
    <w:rsid w:val="0D3F756A"/>
    <w:rsid w:val="0D411534"/>
    <w:rsid w:val="0D417786"/>
    <w:rsid w:val="0D4252AC"/>
    <w:rsid w:val="0D441024"/>
    <w:rsid w:val="0D442DD2"/>
    <w:rsid w:val="0D444B80"/>
    <w:rsid w:val="0D447276"/>
    <w:rsid w:val="0D4903E8"/>
    <w:rsid w:val="0D49663A"/>
    <w:rsid w:val="0D4A5F0F"/>
    <w:rsid w:val="0D4B4161"/>
    <w:rsid w:val="0D501777"/>
    <w:rsid w:val="0D505C1B"/>
    <w:rsid w:val="0D510B45"/>
    <w:rsid w:val="0D51729D"/>
    <w:rsid w:val="0D5374B9"/>
    <w:rsid w:val="0D570D57"/>
    <w:rsid w:val="0D58062B"/>
    <w:rsid w:val="0D58687D"/>
    <w:rsid w:val="0D5B011C"/>
    <w:rsid w:val="0D5C45C0"/>
    <w:rsid w:val="0D5D20E6"/>
    <w:rsid w:val="0D5D70E8"/>
    <w:rsid w:val="0D5F19BA"/>
    <w:rsid w:val="0D611BD6"/>
    <w:rsid w:val="0D6214AA"/>
    <w:rsid w:val="0D6276FC"/>
    <w:rsid w:val="0D65587A"/>
    <w:rsid w:val="0D662D48"/>
    <w:rsid w:val="0D674D12"/>
    <w:rsid w:val="0D682F64"/>
    <w:rsid w:val="0D690A8B"/>
    <w:rsid w:val="0D6C40D7"/>
    <w:rsid w:val="0D6E42F3"/>
    <w:rsid w:val="0D6E4423"/>
    <w:rsid w:val="0D6E60A1"/>
    <w:rsid w:val="0D70298D"/>
    <w:rsid w:val="0D725B91"/>
    <w:rsid w:val="0D732A4F"/>
    <w:rsid w:val="0D766D04"/>
    <w:rsid w:val="0D7754AA"/>
    <w:rsid w:val="0D786F20"/>
    <w:rsid w:val="0D7A4A46"/>
    <w:rsid w:val="0D7C256C"/>
    <w:rsid w:val="0D7D0092"/>
    <w:rsid w:val="0D7D4536"/>
    <w:rsid w:val="0D7D62E4"/>
    <w:rsid w:val="0D7F205C"/>
    <w:rsid w:val="0D815DD4"/>
    <w:rsid w:val="0D8238FA"/>
    <w:rsid w:val="0D841421"/>
    <w:rsid w:val="0D847672"/>
    <w:rsid w:val="0D870F11"/>
    <w:rsid w:val="0D8B0A01"/>
    <w:rsid w:val="0D8C6527"/>
    <w:rsid w:val="0D8D4779"/>
    <w:rsid w:val="0D8D61C7"/>
    <w:rsid w:val="0D904269"/>
    <w:rsid w:val="0D906017"/>
    <w:rsid w:val="0D921D8F"/>
    <w:rsid w:val="0D927FE1"/>
    <w:rsid w:val="0D935B07"/>
    <w:rsid w:val="0D9378B6"/>
    <w:rsid w:val="0D95362E"/>
    <w:rsid w:val="0D9773A6"/>
    <w:rsid w:val="0D98311E"/>
    <w:rsid w:val="0D9A6E96"/>
    <w:rsid w:val="0D9B2C64"/>
    <w:rsid w:val="0D9D24E2"/>
    <w:rsid w:val="0D9D3E48"/>
    <w:rsid w:val="0D9E714C"/>
    <w:rsid w:val="0D9F625A"/>
    <w:rsid w:val="0DA10224"/>
    <w:rsid w:val="0DA16476"/>
    <w:rsid w:val="0DA25D4B"/>
    <w:rsid w:val="0DA27AF9"/>
    <w:rsid w:val="0DA43871"/>
    <w:rsid w:val="0DA4444E"/>
    <w:rsid w:val="0DA466A2"/>
    <w:rsid w:val="0DA47D15"/>
    <w:rsid w:val="0DA558DE"/>
    <w:rsid w:val="0DA675E9"/>
    <w:rsid w:val="0DA73361"/>
    <w:rsid w:val="0DA90E87"/>
    <w:rsid w:val="0DAB2E51"/>
    <w:rsid w:val="0DAD2B87"/>
    <w:rsid w:val="0DAD4070"/>
    <w:rsid w:val="0DAD6BC9"/>
    <w:rsid w:val="0DAE2941"/>
    <w:rsid w:val="0DB02216"/>
    <w:rsid w:val="0DB22432"/>
    <w:rsid w:val="0DB31D06"/>
    <w:rsid w:val="0DB461AA"/>
    <w:rsid w:val="0DB55A7E"/>
    <w:rsid w:val="0DB5782C"/>
    <w:rsid w:val="0DB77A48"/>
    <w:rsid w:val="0DB77CF3"/>
    <w:rsid w:val="0DB8556E"/>
    <w:rsid w:val="0DB93D54"/>
    <w:rsid w:val="0DBA3094"/>
    <w:rsid w:val="0DBA3AA3"/>
    <w:rsid w:val="0DBB4F33"/>
    <w:rsid w:val="0DBD4932"/>
    <w:rsid w:val="0DBE0DD6"/>
    <w:rsid w:val="0DBE2B84"/>
    <w:rsid w:val="0DBF4B4E"/>
    <w:rsid w:val="0DBF68FD"/>
    <w:rsid w:val="0DC108C7"/>
    <w:rsid w:val="0DC14423"/>
    <w:rsid w:val="0DC3019B"/>
    <w:rsid w:val="0DC422F7"/>
    <w:rsid w:val="0DC45C7F"/>
    <w:rsid w:val="0DC45CC1"/>
    <w:rsid w:val="0DC67C8B"/>
    <w:rsid w:val="0DC7755F"/>
    <w:rsid w:val="0DC851A8"/>
    <w:rsid w:val="0DC91529"/>
    <w:rsid w:val="0DC932D7"/>
    <w:rsid w:val="0DC94CD9"/>
    <w:rsid w:val="0DCB52A1"/>
    <w:rsid w:val="0DCB5A98"/>
    <w:rsid w:val="0DCC5CE7"/>
    <w:rsid w:val="0DCC7572"/>
    <w:rsid w:val="0DCD726B"/>
    <w:rsid w:val="0DCE6B40"/>
    <w:rsid w:val="0DCF4839"/>
    <w:rsid w:val="0DCF4D92"/>
    <w:rsid w:val="0DD231BA"/>
    <w:rsid w:val="0DD51C7C"/>
    <w:rsid w:val="0DD5327C"/>
    <w:rsid w:val="0DD56120"/>
    <w:rsid w:val="0DD57ECE"/>
    <w:rsid w:val="0DD6470C"/>
    <w:rsid w:val="0DD71E98"/>
    <w:rsid w:val="0DD759F4"/>
    <w:rsid w:val="0DD75B9C"/>
    <w:rsid w:val="0DD8076D"/>
    <w:rsid w:val="0DD856C5"/>
    <w:rsid w:val="0DDC057E"/>
    <w:rsid w:val="0DDC125D"/>
    <w:rsid w:val="0DDC300B"/>
    <w:rsid w:val="0DDD6D83"/>
    <w:rsid w:val="0DDF2AFB"/>
    <w:rsid w:val="0DE3413F"/>
    <w:rsid w:val="0DE40111"/>
    <w:rsid w:val="0DE6032D"/>
    <w:rsid w:val="0DE620DB"/>
    <w:rsid w:val="0DE63E89"/>
    <w:rsid w:val="0DE819AF"/>
    <w:rsid w:val="0DE87C01"/>
    <w:rsid w:val="0DE93979"/>
    <w:rsid w:val="0DEA1BCB"/>
    <w:rsid w:val="0DEB14A0"/>
    <w:rsid w:val="0DEB76F2"/>
    <w:rsid w:val="0DED16BC"/>
    <w:rsid w:val="0DEF71E2"/>
    <w:rsid w:val="0DF02F5A"/>
    <w:rsid w:val="0DF06AB6"/>
    <w:rsid w:val="0DF07E84"/>
    <w:rsid w:val="0DF16743"/>
    <w:rsid w:val="0DF30354"/>
    <w:rsid w:val="0DF50570"/>
    <w:rsid w:val="0DF7383C"/>
    <w:rsid w:val="0DF742E8"/>
    <w:rsid w:val="0DF77E44"/>
    <w:rsid w:val="0DF90060"/>
    <w:rsid w:val="0DF92677"/>
    <w:rsid w:val="0DFA16E3"/>
    <w:rsid w:val="0DFA5B87"/>
    <w:rsid w:val="0DFC18FF"/>
    <w:rsid w:val="0DFE0D47"/>
    <w:rsid w:val="0DFE5677"/>
    <w:rsid w:val="0DFF319D"/>
    <w:rsid w:val="0E0276C8"/>
    <w:rsid w:val="0E032C8D"/>
    <w:rsid w:val="0E034A3B"/>
    <w:rsid w:val="0E042561"/>
    <w:rsid w:val="0E05778A"/>
    <w:rsid w:val="0E060087"/>
    <w:rsid w:val="0E06277D"/>
    <w:rsid w:val="0E06452B"/>
    <w:rsid w:val="0E082052"/>
    <w:rsid w:val="0E09759B"/>
    <w:rsid w:val="0E0A5DCA"/>
    <w:rsid w:val="0E0B1B42"/>
    <w:rsid w:val="0E0B38F0"/>
    <w:rsid w:val="0E0C044D"/>
    <w:rsid w:val="0E0D7668"/>
    <w:rsid w:val="0E100F06"/>
    <w:rsid w:val="0E107158"/>
    <w:rsid w:val="0E124C7E"/>
    <w:rsid w:val="0E1446AE"/>
    <w:rsid w:val="0E155B3E"/>
    <w:rsid w:val="0E1924B1"/>
    <w:rsid w:val="0E19425F"/>
    <w:rsid w:val="0E19600D"/>
    <w:rsid w:val="0E1A3B33"/>
    <w:rsid w:val="0E1E3623"/>
    <w:rsid w:val="0E1F1149"/>
    <w:rsid w:val="0E1F28CF"/>
    <w:rsid w:val="0E211365"/>
    <w:rsid w:val="0E232D13"/>
    <w:rsid w:val="0E2350DD"/>
    <w:rsid w:val="0E250E55"/>
    <w:rsid w:val="0E252C04"/>
    <w:rsid w:val="0E26072A"/>
    <w:rsid w:val="0E266AC3"/>
    <w:rsid w:val="0E2826F4"/>
    <w:rsid w:val="0E286250"/>
    <w:rsid w:val="0E295443"/>
    <w:rsid w:val="0E2C21E4"/>
    <w:rsid w:val="0E2D1AB8"/>
    <w:rsid w:val="0E2F3A82"/>
    <w:rsid w:val="0E3015A8"/>
    <w:rsid w:val="0E313BD5"/>
    <w:rsid w:val="0E344BF5"/>
    <w:rsid w:val="0E355127"/>
    <w:rsid w:val="0E372937"/>
    <w:rsid w:val="0E3966AF"/>
    <w:rsid w:val="0E3B2427"/>
    <w:rsid w:val="0E3B7858"/>
    <w:rsid w:val="0E3C1CFB"/>
    <w:rsid w:val="0E3C619F"/>
    <w:rsid w:val="0E3C7F4D"/>
    <w:rsid w:val="0E3E3CC5"/>
    <w:rsid w:val="0E3E5A73"/>
    <w:rsid w:val="0E3F3599"/>
    <w:rsid w:val="0E407A3D"/>
    <w:rsid w:val="0E42772B"/>
    <w:rsid w:val="0E43308A"/>
    <w:rsid w:val="0E43752E"/>
    <w:rsid w:val="0E455054"/>
    <w:rsid w:val="0E464928"/>
    <w:rsid w:val="0E484B44"/>
    <w:rsid w:val="0E4868F2"/>
    <w:rsid w:val="0E4A266A"/>
    <w:rsid w:val="0E4B0190"/>
    <w:rsid w:val="0E4B1F3E"/>
    <w:rsid w:val="0E4B63E2"/>
    <w:rsid w:val="0E4D1CFD"/>
    <w:rsid w:val="0E4D368D"/>
    <w:rsid w:val="0E4F1A2E"/>
    <w:rsid w:val="0E4F5ED2"/>
    <w:rsid w:val="0E5232CD"/>
    <w:rsid w:val="0E541B40"/>
    <w:rsid w:val="0E545297"/>
    <w:rsid w:val="0E552DBD"/>
    <w:rsid w:val="0E574D87"/>
    <w:rsid w:val="0E576B35"/>
    <w:rsid w:val="0E583092"/>
    <w:rsid w:val="0E5928AD"/>
    <w:rsid w:val="0E5A03D3"/>
    <w:rsid w:val="0E5B6625"/>
    <w:rsid w:val="0E5B6E42"/>
    <w:rsid w:val="0E5C05EF"/>
    <w:rsid w:val="0E5E4367"/>
    <w:rsid w:val="0E6059EA"/>
    <w:rsid w:val="0E63197E"/>
    <w:rsid w:val="0E63372C"/>
    <w:rsid w:val="0E653000"/>
    <w:rsid w:val="0E65470A"/>
    <w:rsid w:val="0E6753E5"/>
    <w:rsid w:val="0E680D42"/>
    <w:rsid w:val="0E6928D6"/>
    <w:rsid w:val="0E6A4ABA"/>
    <w:rsid w:val="0E6A6868"/>
    <w:rsid w:val="0E6C1257"/>
    <w:rsid w:val="0E6F0323"/>
    <w:rsid w:val="0E6F20D1"/>
    <w:rsid w:val="0E72396F"/>
    <w:rsid w:val="0E7476E7"/>
    <w:rsid w:val="0E7771D7"/>
    <w:rsid w:val="0E777AAB"/>
    <w:rsid w:val="0E794CFD"/>
    <w:rsid w:val="0E796AAB"/>
    <w:rsid w:val="0E7B0A75"/>
    <w:rsid w:val="0E7B2823"/>
    <w:rsid w:val="0E7B4CEB"/>
    <w:rsid w:val="0E7B6CC7"/>
    <w:rsid w:val="0E7B78BC"/>
    <w:rsid w:val="0E7C47EE"/>
    <w:rsid w:val="0E7D2A40"/>
    <w:rsid w:val="0E7D470A"/>
    <w:rsid w:val="0E7E2314"/>
    <w:rsid w:val="0E7E366C"/>
    <w:rsid w:val="0E80608C"/>
    <w:rsid w:val="0E811E04"/>
    <w:rsid w:val="0E813BB2"/>
    <w:rsid w:val="0E833DCE"/>
    <w:rsid w:val="0E83792A"/>
    <w:rsid w:val="0E8518F4"/>
    <w:rsid w:val="0E855450"/>
    <w:rsid w:val="0E8611C8"/>
    <w:rsid w:val="0E87566C"/>
    <w:rsid w:val="0E87741A"/>
    <w:rsid w:val="0E884F40"/>
    <w:rsid w:val="0E8A2A67"/>
    <w:rsid w:val="0E8A6F0A"/>
    <w:rsid w:val="0E8B47E0"/>
    <w:rsid w:val="0E8B67DF"/>
    <w:rsid w:val="0E8C2C83"/>
    <w:rsid w:val="0E8C4A31"/>
    <w:rsid w:val="0E8D2557"/>
    <w:rsid w:val="0E8D69FB"/>
    <w:rsid w:val="0E8F62CF"/>
    <w:rsid w:val="0E903DF5"/>
    <w:rsid w:val="0E910652"/>
    <w:rsid w:val="0E927B6D"/>
    <w:rsid w:val="0E9438E5"/>
    <w:rsid w:val="0E947D89"/>
    <w:rsid w:val="0E9658AF"/>
    <w:rsid w:val="0E975183"/>
    <w:rsid w:val="0E975954"/>
    <w:rsid w:val="0E99714E"/>
    <w:rsid w:val="0E9B2EC6"/>
    <w:rsid w:val="0E9C09EC"/>
    <w:rsid w:val="0E9C279A"/>
    <w:rsid w:val="0E9C5765"/>
    <w:rsid w:val="0E9D0085"/>
    <w:rsid w:val="0E9E29B6"/>
    <w:rsid w:val="0EA0672E"/>
    <w:rsid w:val="0EA224A6"/>
    <w:rsid w:val="0EA24254"/>
    <w:rsid w:val="0EA31D7A"/>
    <w:rsid w:val="0EAA135B"/>
    <w:rsid w:val="0EAA4EB7"/>
    <w:rsid w:val="0EAD49A7"/>
    <w:rsid w:val="0EAF6971"/>
    <w:rsid w:val="0EB16245"/>
    <w:rsid w:val="0EB36461"/>
    <w:rsid w:val="0EB43F87"/>
    <w:rsid w:val="0EB45D35"/>
    <w:rsid w:val="0EB465BD"/>
    <w:rsid w:val="0EB57A4D"/>
    <w:rsid w:val="0EB6385C"/>
    <w:rsid w:val="0EB775D4"/>
    <w:rsid w:val="0EB9334C"/>
    <w:rsid w:val="0EBB4D4F"/>
    <w:rsid w:val="0EBB5316"/>
    <w:rsid w:val="0EBD108E"/>
    <w:rsid w:val="0EBD2E3C"/>
    <w:rsid w:val="0EBE0962"/>
    <w:rsid w:val="0EBE6BB4"/>
    <w:rsid w:val="0EC046DA"/>
    <w:rsid w:val="0EC266A4"/>
    <w:rsid w:val="0EC27480"/>
    <w:rsid w:val="0EC30910"/>
    <w:rsid w:val="0EC341CA"/>
    <w:rsid w:val="0EC51CF1"/>
    <w:rsid w:val="0EC56195"/>
    <w:rsid w:val="0EC609D2"/>
    <w:rsid w:val="0EC71F0D"/>
    <w:rsid w:val="0EC87A33"/>
    <w:rsid w:val="0EC95C12"/>
    <w:rsid w:val="0ECA57CC"/>
    <w:rsid w:val="0ECB1C73"/>
    <w:rsid w:val="0ECC307F"/>
    <w:rsid w:val="0ECD6DF7"/>
    <w:rsid w:val="0ECE5A23"/>
    <w:rsid w:val="0ECF200F"/>
    <w:rsid w:val="0ECF491D"/>
    <w:rsid w:val="0ED14B39"/>
    <w:rsid w:val="0ED21B46"/>
    <w:rsid w:val="0ED2440E"/>
    <w:rsid w:val="0ED32660"/>
    <w:rsid w:val="0ED463D8"/>
    <w:rsid w:val="0ED62150"/>
    <w:rsid w:val="0ED63EFE"/>
    <w:rsid w:val="0ED65CAC"/>
    <w:rsid w:val="0ED71A24"/>
    <w:rsid w:val="0ED73F12"/>
    <w:rsid w:val="0EDB0027"/>
    <w:rsid w:val="0EDB1514"/>
    <w:rsid w:val="0EDB1768"/>
    <w:rsid w:val="0EDB7766"/>
    <w:rsid w:val="0EE155DA"/>
    <w:rsid w:val="0EE16A6A"/>
    <w:rsid w:val="0EE20AF5"/>
    <w:rsid w:val="0EE228A3"/>
    <w:rsid w:val="0EE24651"/>
    <w:rsid w:val="0EE8119B"/>
    <w:rsid w:val="0EE859DF"/>
    <w:rsid w:val="0EE91E83"/>
    <w:rsid w:val="0EEA1757"/>
    <w:rsid w:val="0EEA79A9"/>
    <w:rsid w:val="0EEC0FAC"/>
    <w:rsid w:val="0EEC54CF"/>
    <w:rsid w:val="0EEF4FBF"/>
    <w:rsid w:val="0EF10D38"/>
    <w:rsid w:val="0EF16F8A"/>
    <w:rsid w:val="0EF34AB0"/>
    <w:rsid w:val="0EF44384"/>
    <w:rsid w:val="0EF6634E"/>
    <w:rsid w:val="0EF80318"/>
    <w:rsid w:val="0EFA4090"/>
    <w:rsid w:val="0EFB1BB6"/>
    <w:rsid w:val="0EFE5203"/>
    <w:rsid w:val="0EFF202B"/>
    <w:rsid w:val="0F022F45"/>
    <w:rsid w:val="0F024CF3"/>
    <w:rsid w:val="0F0312ED"/>
    <w:rsid w:val="0F032819"/>
    <w:rsid w:val="0F040A6B"/>
    <w:rsid w:val="0F072309"/>
    <w:rsid w:val="0F0740B7"/>
    <w:rsid w:val="0F0767AD"/>
    <w:rsid w:val="0F0942D3"/>
    <w:rsid w:val="0F0A3BA7"/>
    <w:rsid w:val="0F0D5446"/>
    <w:rsid w:val="0F0F11BE"/>
    <w:rsid w:val="0F1113DA"/>
    <w:rsid w:val="0F130CAE"/>
    <w:rsid w:val="0F136F00"/>
    <w:rsid w:val="0F1401B8"/>
    <w:rsid w:val="0F1467D4"/>
    <w:rsid w:val="0F16254C"/>
    <w:rsid w:val="0F164219"/>
    <w:rsid w:val="0F17027A"/>
    <w:rsid w:val="0F182768"/>
    <w:rsid w:val="0F186B39"/>
    <w:rsid w:val="0F19203C"/>
    <w:rsid w:val="0F1A028E"/>
    <w:rsid w:val="0F1B4006"/>
    <w:rsid w:val="0F1D1B2D"/>
    <w:rsid w:val="0F1D38DB"/>
    <w:rsid w:val="0F205179"/>
    <w:rsid w:val="0F20786F"/>
    <w:rsid w:val="0F212A6D"/>
    <w:rsid w:val="0F2133A0"/>
    <w:rsid w:val="0F220EF1"/>
    <w:rsid w:val="0F227B67"/>
    <w:rsid w:val="0F2413EE"/>
    <w:rsid w:val="0F277D6F"/>
    <w:rsid w:val="0F296723"/>
    <w:rsid w:val="0F2B249C"/>
    <w:rsid w:val="0F2C6214"/>
    <w:rsid w:val="0F2C7FC2"/>
    <w:rsid w:val="0F2D1010"/>
    <w:rsid w:val="0F2E5AE8"/>
    <w:rsid w:val="0F2E7896"/>
    <w:rsid w:val="0F2F1860"/>
    <w:rsid w:val="0F307AB2"/>
    <w:rsid w:val="0F3155D8"/>
    <w:rsid w:val="0F331350"/>
    <w:rsid w:val="0F3330FE"/>
    <w:rsid w:val="0F36499C"/>
    <w:rsid w:val="0F380715"/>
    <w:rsid w:val="0F384BB8"/>
    <w:rsid w:val="0F39623B"/>
    <w:rsid w:val="0F3A199C"/>
    <w:rsid w:val="0F3B1FB3"/>
    <w:rsid w:val="0F3D21CF"/>
    <w:rsid w:val="0F3D3F7D"/>
    <w:rsid w:val="0F3F502D"/>
    <w:rsid w:val="0F403A6D"/>
    <w:rsid w:val="0F424977"/>
    <w:rsid w:val="0F4470B9"/>
    <w:rsid w:val="0F451097"/>
    <w:rsid w:val="0F452E31"/>
    <w:rsid w:val="0F474DFC"/>
    <w:rsid w:val="0F490538"/>
    <w:rsid w:val="0F4A0448"/>
    <w:rsid w:val="0F4B48EC"/>
    <w:rsid w:val="0F4B669A"/>
    <w:rsid w:val="0F4C41C0"/>
    <w:rsid w:val="0F4C6A04"/>
    <w:rsid w:val="0F4D6EB9"/>
    <w:rsid w:val="0F4E1CE6"/>
    <w:rsid w:val="0F4E618A"/>
    <w:rsid w:val="0F4E7F38"/>
    <w:rsid w:val="0F4F5A5E"/>
    <w:rsid w:val="0F506F7B"/>
    <w:rsid w:val="0F5117D6"/>
    <w:rsid w:val="0F5337A0"/>
    <w:rsid w:val="0F53554E"/>
    <w:rsid w:val="0F5372FC"/>
    <w:rsid w:val="0F543075"/>
    <w:rsid w:val="0F5512C6"/>
    <w:rsid w:val="0F557518"/>
    <w:rsid w:val="0F56503F"/>
    <w:rsid w:val="0F566DED"/>
    <w:rsid w:val="0F572B3C"/>
    <w:rsid w:val="0F5A4B2F"/>
    <w:rsid w:val="0F5A579D"/>
    <w:rsid w:val="0F5A68DD"/>
    <w:rsid w:val="0F5B4403"/>
    <w:rsid w:val="0F5C08A7"/>
    <w:rsid w:val="0F5D461F"/>
    <w:rsid w:val="0F5F275E"/>
    <w:rsid w:val="0F5F3EF3"/>
    <w:rsid w:val="0F5F5CA1"/>
    <w:rsid w:val="0F615EBD"/>
    <w:rsid w:val="0F621C35"/>
    <w:rsid w:val="0F6239E3"/>
    <w:rsid w:val="0F625791"/>
    <w:rsid w:val="0F657030"/>
    <w:rsid w:val="0F661726"/>
    <w:rsid w:val="0F692FC4"/>
    <w:rsid w:val="0F694D72"/>
    <w:rsid w:val="0F696B20"/>
    <w:rsid w:val="0F6B0AEA"/>
    <w:rsid w:val="0F6C03BE"/>
    <w:rsid w:val="0F6C4862"/>
    <w:rsid w:val="0F6E05DA"/>
    <w:rsid w:val="0F707EAE"/>
    <w:rsid w:val="0F722315"/>
    <w:rsid w:val="0F735BF1"/>
    <w:rsid w:val="0F751969"/>
    <w:rsid w:val="0F7554C5"/>
    <w:rsid w:val="0F76123D"/>
    <w:rsid w:val="0F784FB5"/>
    <w:rsid w:val="0F7A0D2D"/>
    <w:rsid w:val="0F7B4AA5"/>
    <w:rsid w:val="0F7B5503"/>
    <w:rsid w:val="0F7D6A6F"/>
    <w:rsid w:val="0F7F6343"/>
    <w:rsid w:val="0F803E6A"/>
    <w:rsid w:val="0F8120BC"/>
    <w:rsid w:val="0F815DA9"/>
    <w:rsid w:val="0F8266D9"/>
    <w:rsid w:val="0F827239"/>
    <w:rsid w:val="0F847DFE"/>
    <w:rsid w:val="0F8676D2"/>
    <w:rsid w:val="0F8751F8"/>
    <w:rsid w:val="0F890F70"/>
    <w:rsid w:val="0F8A6A96"/>
    <w:rsid w:val="0F8B2F3A"/>
    <w:rsid w:val="0F8C280E"/>
    <w:rsid w:val="0F8E2A2A"/>
    <w:rsid w:val="0F8E57DC"/>
    <w:rsid w:val="0F9022FF"/>
    <w:rsid w:val="0F91415D"/>
    <w:rsid w:val="0F916077"/>
    <w:rsid w:val="0F9255ED"/>
    <w:rsid w:val="0F94357C"/>
    <w:rsid w:val="0F9811B3"/>
    <w:rsid w:val="0F985657"/>
    <w:rsid w:val="0F987405"/>
    <w:rsid w:val="0F9B0CA3"/>
    <w:rsid w:val="0F9D2C6D"/>
    <w:rsid w:val="0F9F6761"/>
    <w:rsid w:val="0FA062BA"/>
    <w:rsid w:val="0FA1450C"/>
    <w:rsid w:val="0FA364D6"/>
    <w:rsid w:val="0FA45DAA"/>
    <w:rsid w:val="0FA47F0D"/>
    <w:rsid w:val="0FA7589A"/>
    <w:rsid w:val="0FA83AEC"/>
    <w:rsid w:val="0FA923E3"/>
    <w:rsid w:val="0FA97864"/>
    <w:rsid w:val="0FAB7138"/>
    <w:rsid w:val="0FAD1102"/>
    <w:rsid w:val="0FAE4E7B"/>
    <w:rsid w:val="0FB00BF3"/>
    <w:rsid w:val="0FB12275"/>
    <w:rsid w:val="0FB51D65"/>
    <w:rsid w:val="0FB73D2F"/>
    <w:rsid w:val="0FB75ADD"/>
    <w:rsid w:val="0FB87AA7"/>
    <w:rsid w:val="0FBC1346"/>
    <w:rsid w:val="0FBC7598"/>
    <w:rsid w:val="0FBD50BE"/>
    <w:rsid w:val="0FBD6E6C"/>
    <w:rsid w:val="0FC05753"/>
    <w:rsid w:val="0FC1070A"/>
    <w:rsid w:val="0FC1323B"/>
    <w:rsid w:val="0FC14BAE"/>
    <w:rsid w:val="0FC226D4"/>
    <w:rsid w:val="0FC3072C"/>
    <w:rsid w:val="0FC5304C"/>
    <w:rsid w:val="0FC65D20"/>
    <w:rsid w:val="0FC85F3C"/>
    <w:rsid w:val="0FC93A62"/>
    <w:rsid w:val="0FCB1589"/>
    <w:rsid w:val="0FCB77DB"/>
    <w:rsid w:val="0FCC47CA"/>
    <w:rsid w:val="0FCC70AF"/>
    <w:rsid w:val="0FCD3553"/>
    <w:rsid w:val="0FCD43AF"/>
    <w:rsid w:val="0FCE1079"/>
    <w:rsid w:val="0FCE72CB"/>
    <w:rsid w:val="0FD03043"/>
    <w:rsid w:val="0FD04DF1"/>
    <w:rsid w:val="0FD06B9F"/>
    <w:rsid w:val="0FD22917"/>
    <w:rsid w:val="0FD3043D"/>
    <w:rsid w:val="0FD348E1"/>
    <w:rsid w:val="0FD3668F"/>
    <w:rsid w:val="0FD50659"/>
    <w:rsid w:val="0FD52B41"/>
    <w:rsid w:val="0FD541B5"/>
    <w:rsid w:val="0FD61CDB"/>
    <w:rsid w:val="0FD77F2D"/>
    <w:rsid w:val="0FD83CA6"/>
    <w:rsid w:val="0FD83D5F"/>
    <w:rsid w:val="0FD85A54"/>
    <w:rsid w:val="0FDA4F44"/>
    <w:rsid w:val="0FDA5C70"/>
    <w:rsid w:val="0FDA7A1E"/>
    <w:rsid w:val="0FDB1E2E"/>
    <w:rsid w:val="0FDB5272"/>
    <w:rsid w:val="0FDC3796"/>
    <w:rsid w:val="0FDD12BC"/>
    <w:rsid w:val="0FDD2A1C"/>
    <w:rsid w:val="0FDD306A"/>
    <w:rsid w:val="0FDE750E"/>
    <w:rsid w:val="0FDF3286"/>
    <w:rsid w:val="0FDF3BF3"/>
    <w:rsid w:val="0FDF5034"/>
    <w:rsid w:val="0FDF6DE2"/>
    <w:rsid w:val="0FE10DAC"/>
    <w:rsid w:val="0FE16FFE"/>
    <w:rsid w:val="0FE32D76"/>
    <w:rsid w:val="0FE33A04"/>
    <w:rsid w:val="0FE4089C"/>
    <w:rsid w:val="0FE47A65"/>
    <w:rsid w:val="0FE60171"/>
    <w:rsid w:val="0FE63AC6"/>
    <w:rsid w:val="0FE67D3D"/>
    <w:rsid w:val="0FE73EE9"/>
    <w:rsid w:val="0FE91A0F"/>
    <w:rsid w:val="0FE97C61"/>
    <w:rsid w:val="0FEB5787"/>
    <w:rsid w:val="0FED14FF"/>
    <w:rsid w:val="0FED7751"/>
    <w:rsid w:val="0FEE34C9"/>
    <w:rsid w:val="0FEE5277"/>
    <w:rsid w:val="0FEF171B"/>
    <w:rsid w:val="0FEF36E8"/>
    <w:rsid w:val="0FF00FEF"/>
    <w:rsid w:val="0FF02D9D"/>
    <w:rsid w:val="0FF26B15"/>
    <w:rsid w:val="0FF30ADF"/>
    <w:rsid w:val="0FF55E19"/>
    <w:rsid w:val="0FF61E7A"/>
    <w:rsid w:val="0FF705D0"/>
    <w:rsid w:val="0FF7412C"/>
    <w:rsid w:val="0FF87EA4"/>
    <w:rsid w:val="0FF94348"/>
    <w:rsid w:val="0FFB311B"/>
    <w:rsid w:val="0FFC1742"/>
    <w:rsid w:val="0FFC3E38"/>
    <w:rsid w:val="0FFC5BE6"/>
    <w:rsid w:val="0FFD54BA"/>
    <w:rsid w:val="0FFD7C8E"/>
    <w:rsid w:val="0FFF1232"/>
    <w:rsid w:val="100106CE"/>
    <w:rsid w:val="10014FAA"/>
    <w:rsid w:val="10046849"/>
    <w:rsid w:val="100504DF"/>
    <w:rsid w:val="10072DFF"/>
    <w:rsid w:val="1008458B"/>
    <w:rsid w:val="10090303"/>
    <w:rsid w:val="100B407B"/>
    <w:rsid w:val="100D7DF3"/>
    <w:rsid w:val="100E0101"/>
    <w:rsid w:val="100E76C7"/>
    <w:rsid w:val="100F3B6B"/>
    <w:rsid w:val="100F4162"/>
    <w:rsid w:val="10101691"/>
    <w:rsid w:val="1010343F"/>
    <w:rsid w:val="10142F30"/>
    <w:rsid w:val="10152804"/>
    <w:rsid w:val="1017657C"/>
    <w:rsid w:val="10190546"/>
    <w:rsid w:val="10196798"/>
    <w:rsid w:val="101A42BE"/>
    <w:rsid w:val="101C3B92"/>
    <w:rsid w:val="101E3DAE"/>
    <w:rsid w:val="101F18D4"/>
    <w:rsid w:val="101F3682"/>
    <w:rsid w:val="10207B26"/>
    <w:rsid w:val="1021389E"/>
    <w:rsid w:val="10234F21"/>
    <w:rsid w:val="10243A68"/>
    <w:rsid w:val="10262C63"/>
    <w:rsid w:val="10280789"/>
    <w:rsid w:val="102978DA"/>
    <w:rsid w:val="102D2243"/>
    <w:rsid w:val="102E1B18"/>
    <w:rsid w:val="10303AE2"/>
    <w:rsid w:val="1030763E"/>
    <w:rsid w:val="103233B6"/>
    <w:rsid w:val="1032785A"/>
    <w:rsid w:val="103510F8"/>
    <w:rsid w:val="10352EA6"/>
    <w:rsid w:val="10354C54"/>
    <w:rsid w:val="10394744"/>
    <w:rsid w:val="103B05AE"/>
    <w:rsid w:val="103C2486"/>
    <w:rsid w:val="103C4234"/>
    <w:rsid w:val="103C5FE2"/>
    <w:rsid w:val="103F3D25"/>
    <w:rsid w:val="10401F77"/>
    <w:rsid w:val="104430E9"/>
    <w:rsid w:val="10463305"/>
    <w:rsid w:val="10480E2B"/>
    <w:rsid w:val="10482BD9"/>
    <w:rsid w:val="10484987"/>
    <w:rsid w:val="104A4BA3"/>
    <w:rsid w:val="104B091B"/>
    <w:rsid w:val="104E5D16"/>
    <w:rsid w:val="104F21BA"/>
    <w:rsid w:val="10501A8E"/>
    <w:rsid w:val="10502A85"/>
    <w:rsid w:val="10503E19"/>
    <w:rsid w:val="10523A58"/>
    <w:rsid w:val="105253A5"/>
    <w:rsid w:val="1053332C"/>
    <w:rsid w:val="105477D0"/>
    <w:rsid w:val="105552F6"/>
    <w:rsid w:val="105570A4"/>
    <w:rsid w:val="1056041C"/>
    <w:rsid w:val="10563548"/>
    <w:rsid w:val="105668F7"/>
    <w:rsid w:val="10595278"/>
    <w:rsid w:val="105A290D"/>
    <w:rsid w:val="105A46BB"/>
    <w:rsid w:val="105C0433"/>
    <w:rsid w:val="105C2769"/>
    <w:rsid w:val="105C48D7"/>
    <w:rsid w:val="105C6685"/>
    <w:rsid w:val="10606175"/>
    <w:rsid w:val="10610E39"/>
    <w:rsid w:val="10615A49"/>
    <w:rsid w:val="10635C65"/>
    <w:rsid w:val="10675755"/>
    <w:rsid w:val="106846D1"/>
    <w:rsid w:val="10685029"/>
    <w:rsid w:val="10694D6D"/>
    <w:rsid w:val="106A2B50"/>
    <w:rsid w:val="106B68C8"/>
    <w:rsid w:val="106C2D6C"/>
    <w:rsid w:val="106D0892"/>
    <w:rsid w:val="106D1FAD"/>
    <w:rsid w:val="106D2640"/>
    <w:rsid w:val="106F0166"/>
    <w:rsid w:val="106F600E"/>
    <w:rsid w:val="10702130"/>
    <w:rsid w:val="10710382"/>
    <w:rsid w:val="10725EA8"/>
    <w:rsid w:val="10741C20"/>
    <w:rsid w:val="107439CE"/>
    <w:rsid w:val="1074577C"/>
    <w:rsid w:val="1075073F"/>
    <w:rsid w:val="107514F4"/>
    <w:rsid w:val="10757746"/>
    <w:rsid w:val="1077526D"/>
    <w:rsid w:val="10791C91"/>
    <w:rsid w:val="107A3121"/>
    <w:rsid w:val="107B2FAF"/>
    <w:rsid w:val="107C2883"/>
    <w:rsid w:val="107C6D27"/>
    <w:rsid w:val="107E2A9F"/>
    <w:rsid w:val="107E484D"/>
    <w:rsid w:val="107E7A67"/>
    <w:rsid w:val="107F4121"/>
    <w:rsid w:val="107F6F93"/>
    <w:rsid w:val="10822D43"/>
    <w:rsid w:val="108300B5"/>
    <w:rsid w:val="10850234"/>
    <w:rsid w:val="10857989"/>
    <w:rsid w:val="10863702"/>
    <w:rsid w:val="10872EA8"/>
    <w:rsid w:val="1088747A"/>
    <w:rsid w:val="108C51BC"/>
    <w:rsid w:val="108F0808"/>
    <w:rsid w:val="108F25B6"/>
    <w:rsid w:val="108F6A5A"/>
    <w:rsid w:val="1090499F"/>
    <w:rsid w:val="109127D2"/>
    <w:rsid w:val="1091537A"/>
    <w:rsid w:val="109167D7"/>
    <w:rsid w:val="1092654A"/>
    <w:rsid w:val="10947BCD"/>
    <w:rsid w:val="10957D29"/>
    <w:rsid w:val="1097590F"/>
    <w:rsid w:val="109951E3"/>
    <w:rsid w:val="109A0F5B"/>
    <w:rsid w:val="109B53FF"/>
    <w:rsid w:val="109B71AD"/>
    <w:rsid w:val="109D1177"/>
    <w:rsid w:val="109D794B"/>
    <w:rsid w:val="109E0A4B"/>
    <w:rsid w:val="109F39AC"/>
    <w:rsid w:val="10A047C3"/>
    <w:rsid w:val="10A06571"/>
    <w:rsid w:val="10A07A0D"/>
    <w:rsid w:val="10A2678D"/>
    <w:rsid w:val="10A36062"/>
    <w:rsid w:val="10A51DDA"/>
    <w:rsid w:val="10A67900"/>
    <w:rsid w:val="10A73DA4"/>
    <w:rsid w:val="10A818CA"/>
    <w:rsid w:val="10A83678"/>
    <w:rsid w:val="10A86610"/>
    <w:rsid w:val="10AA0ABF"/>
    <w:rsid w:val="10AA3894"/>
    <w:rsid w:val="10AA5642"/>
    <w:rsid w:val="10AB4F16"/>
    <w:rsid w:val="10AC760C"/>
    <w:rsid w:val="10AD5B42"/>
    <w:rsid w:val="10AD6EE0"/>
    <w:rsid w:val="10AE2011"/>
    <w:rsid w:val="10AF0EAA"/>
    <w:rsid w:val="10B169D0"/>
    <w:rsid w:val="10B4026F"/>
    <w:rsid w:val="10B57E5D"/>
    <w:rsid w:val="10B60A4B"/>
    <w:rsid w:val="10B67062"/>
    <w:rsid w:val="10B71B0D"/>
    <w:rsid w:val="10B77D5F"/>
    <w:rsid w:val="10BC5375"/>
    <w:rsid w:val="10BC7123"/>
    <w:rsid w:val="10BD35C7"/>
    <w:rsid w:val="10C009C2"/>
    <w:rsid w:val="10C02CE5"/>
    <w:rsid w:val="10C20BDE"/>
    <w:rsid w:val="10C36704"/>
    <w:rsid w:val="10C50298"/>
    <w:rsid w:val="10C5247C"/>
    <w:rsid w:val="10C5422A"/>
    <w:rsid w:val="10C72BB8"/>
    <w:rsid w:val="10C761F4"/>
    <w:rsid w:val="10C81F6C"/>
    <w:rsid w:val="10C83D1A"/>
    <w:rsid w:val="10CB1539"/>
    <w:rsid w:val="10CC380A"/>
    <w:rsid w:val="10CD30DE"/>
    <w:rsid w:val="10CD7582"/>
    <w:rsid w:val="10CF134A"/>
    <w:rsid w:val="10CF32FA"/>
    <w:rsid w:val="10D40911"/>
    <w:rsid w:val="10D426BF"/>
    <w:rsid w:val="10D4446D"/>
    <w:rsid w:val="10D601E5"/>
    <w:rsid w:val="10D6121D"/>
    <w:rsid w:val="10D6664C"/>
    <w:rsid w:val="10D75D0B"/>
    <w:rsid w:val="10D80401"/>
    <w:rsid w:val="10D821AF"/>
    <w:rsid w:val="10D91A83"/>
    <w:rsid w:val="10D95C0E"/>
    <w:rsid w:val="10D95F27"/>
    <w:rsid w:val="10D97CD5"/>
    <w:rsid w:val="10DA102E"/>
    <w:rsid w:val="10DC1574"/>
    <w:rsid w:val="10DD5A17"/>
    <w:rsid w:val="10DD77C5"/>
    <w:rsid w:val="10E01064"/>
    <w:rsid w:val="10E022CF"/>
    <w:rsid w:val="10E072B6"/>
    <w:rsid w:val="10E16B8A"/>
    <w:rsid w:val="10E2302E"/>
    <w:rsid w:val="10E36DA6"/>
    <w:rsid w:val="10E50428"/>
    <w:rsid w:val="10E81EF1"/>
    <w:rsid w:val="10E943BC"/>
    <w:rsid w:val="10EA0134"/>
    <w:rsid w:val="10EA1EE2"/>
    <w:rsid w:val="10EA3C90"/>
    <w:rsid w:val="10EA5A3E"/>
    <w:rsid w:val="10EB19A6"/>
    <w:rsid w:val="10EF12A7"/>
    <w:rsid w:val="10EF74F9"/>
    <w:rsid w:val="10F1138C"/>
    <w:rsid w:val="10F1501F"/>
    <w:rsid w:val="10F25B74"/>
    <w:rsid w:val="10F37004"/>
    <w:rsid w:val="10F41BD5"/>
    <w:rsid w:val="10F42D61"/>
    <w:rsid w:val="10F468BD"/>
    <w:rsid w:val="10F92125"/>
    <w:rsid w:val="10F93ED3"/>
    <w:rsid w:val="10FD39C4"/>
    <w:rsid w:val="10FE14EA"/>
    <w:rsid w:val="10FE598E"/>
    <w:rsid w:val="10FF6CE8"/>
    <w:rsid w:val="11001706"/>
    <w:rsid w:val="11005262"/>
    <w:rsid w:val="1102547E"/>
    <w:rsid w:val="11025669"/>
    <w:rsid w:val="11036B00"/>
    <w:rsid w:val="110411F6"/>
    <w:rsid w:val="11050ACA"/>
    <w:rsid w:val="110805BA"/>
    <w:rsid w:val="11082369"/>
    <w:rsid w:val="1109680C"/>
    <w:rsid w:val="110A4333"/>
    <w:rsid w:val="110C1288"/>
    <w:rsid w:val="110C1E59"/>
    <w:rsid w:val="110E05EB"/>
    <w:rsid w:val="110E1D8B"/>
    <w:rsid w:val="110F7B9B"/>
    <w:rsid w:val="1111746F"/>
    <w:rsid w:val="11124F95"/>
    <w:rsid w:val="11131439"/>
    <w:rsid w:val="111451B1"/>
    <w:rsid w:val="11146F5F"/>
    <w:rsid w:val="11160F29"/>
    <w:rsid w:val="11162CD7"/>
    <w:rsid w:val="11166833"/>
    <w:rsid w:val="111725AC"/>
    <w:rsid w:val="111807FE"/>
    <w:rsid w:val="11186A50"/>
    <w:rsid w:val="111927C8"/>
    <w:rsid w:val="11196324"/>
    <w:rsid w:val="111B02EE"/>
    <w:rsid w:val="111B6540"/>
    <w:rsid w:val="111E393A"/>
    <w:rsid w:val="11203B56"/>
    <w:rsid w:val="112076B2"/>
    <w:rsid w:val="11210BF1"/>
    <w:rsid w:val="112371A2"/>
    <w:rsid w:val="112453F4"/>
    <w:rsid w:val="1125116C"/>
    <w:rsid w:val="11252F1A"/>
    <w:rsid w:val="11274EE5"/>
    <w:rsid w:val="11276C93"/>
    <w:rsid w:val="11286567"/>
    <w:rsid w:val="11287383"/>
    <w:rsid w:val="11290C5D"/>
    <w:rsid w:val="11292A0B"/>
    <w:rsid w:val="112C6057"/>
    <w:rsid w:val="112E1DCF"/>
    <w:rsid w:val="112F3D99"/>
    <w:rsid w:val="112F5B47"/>
    <w:rsid w:val="112F78F5"/>
    <w:rsid w:val="11307256"/>
    <w:rsid w:val="113118BF"/>
    <w:rsid w:val="11317630"/>
    <w:rsid w:val="11333889"/>
    <w:rsid w:val="113349F9"/>
    <w:rsid w:val="113373E5"/>
    <w:rsid w:val="113413B0"/>
    <w:rsid w:val="11357601"/>
    <w:rsid w:val="11365128"/>
    <w:rsid w:val="11366ED6"/>
    <w:rsid w:val="11380EA0"/>
    <w:rsid w:val="113849FC"/>
    <w:rsid w:val="11386E78"/>
    <w:rsid w:val="11390774"/>
    <w:rsid w:val="113969C6"/>
    <w:rsid w:val="113A4C18"/>
    <w:rsid w:val="113E5D8A"/>
    <w:rsid w:val="11405FA6"/>
    <w:rsid w:val="11416A9A"/>
    <w:rsid w:val="11421D1E"/>
    <w:rsid w:val="1142587A"/>
    <w:rsid w:val="11427629"/>
    <w:rsid w:val="114333A1"/>
    <w:rsid w:val="114415F3"/>
    <w:rsid w:val="114710E3"/>
    <w:rsid w:val="114809B7"/>
    <w:rsid w:val="11494E5B"/>
    <w:rsid w:val="114A2981"/>
    <w:rsid w:val="114B3E5E"/>
    <w:rsid w:val="114C04A7"/>
    <w:rsid w:val="114E06C3"/>
    <w:rsid w:val="114F1D45"/>
    <w:rsid w:val="114F3C6F"/>
    <w:rsid w:val="11531836"/>
    <w:rsid w:val="115B2DE0"/>
    <w:rsid w:val="115D0906"/>
    <w:rsid w:val="115D26B4"/>
    <w:rsid w:val="115F3764"/>
    <w:rsid w:val="115F642C"/>
    <w:rsid w:val="116003F7"/>
    <w:rsid w:val="116021A5"/>
    <w:rsid w:val="11603F53"/>
    <w:rsid w:val="11627CCB"/>
    <w:rsid w:val="116309A4"/>
    <w:rsid w:val="116369AF"/>
    <w:rsid w:val="1166200D"/>
    <w:rsid w:val="11671785"/>
    <w:rsid w:val="116972AB"/>
    <w:rsid w:val="116973E7"/>
    <w:rsid w:val="116B3023"/>
    <w:rsid w:val="116C0B49"/>
    <w:rsid w:val="116D71F8"/>
    <w:rsid w:val="116E2B13"/>
    <w:rsid w:val="11717F0E"/>
    <w:rsid w:val="11731929"/>
    <w:rsid w:val="1176055B"/>
    <w:rsid w:val="11763776"/>
    <w:rsid w:val="11765524"/>
    <w:rsid w:val="1178761E"/>
    <w:rsid w:val="117B0D8C"/>
    <w:rsid w:val="117B6FDE"/>
    <w:rsid w:val="11800151"/>
    <w:rsid w:val="11827F8E"/>
    <w:rsid w:val="11832B5F"/>
    <w:rsid w:val="118440E5"/>
    <w:rsid w:val="11847C41"/>
    <w:rsid w:val="118539B9"/>
    <w:rsid w:val="11867E5D"/>
    <w:rsid w:val="11877731"/>
    <w:rsid w:val="118916FB"/>
    <w:rsid w:val="11895257"/>
    <w:rsid w:val="118A0FD0"/>
    <w:rsid w:val="118B03B5"/>
    <w:rsid w:val="118E286E"/>
    <w:rsid w:val="118F1102"/>
    <w:rsid w:val="11904838"/>
    <w:rsid w:val="119360D6"/>
    <w:rsid w:val="11953833"/>
    <w:rsid w:val="119836EC"/>
    <w:rsid w:val="11991213"/>
    <w:rsid w:val="11994D85"/>
    <w:rsid w:val="119B31DD"/>
    <w:rsid w:val="119B5F61"/>
    <w:rsid w:val="119C2276"/>
    <w:rsid w:val="119D1FC5"/>
    <w:rsid w:val="119F4A7B"/>
    <w:rsid w:val="11A025A1"/>
    <w:rsid w:val="11A227BD"/>
    <w:rsid w:val="11A26319"/>
    <w:rsid w:val="11A37A34"/>
    <w:rsid w:val="11A93C7D"/>
    <w:rsid w:val="11A958FA"/>
    <w:rsid w:val="11AC0F46"/>
    <w:rsid w:val="11AE1162"/>
    <w:rsid w:val="11AE2F10"/>
    <w:rsid w:val="11AE2F4A"/>
    <w:rsid w:val="11B00A36"/>
    <w:rsid w:val="11B06C88"/>
    <w:rsid w:val="11B12A00"/>
    <w:rsid w:val="11B147AE"/>
    <w:rsid w:val="11B30526"/>
    <w:rsid w:val="11B35AC0"/>
    <w:rsid w:val="11B36778"/>
    <w:rsid w:val="11B4024C"/>
    <w:rsid w:val="11B5604C"/>
    <w:rsid w:val="11B60016"/>
    <w:rsid w:val="11B7573D"/>
    <w:rsid w:val="11B858E3"/>
    <w:rsid w:val="11B85B3D"/>
    <w:rsid w:val="11BA7B07"/>
    <w:rsid w:val="11BB2254"/>
    <w:rsid w:val="11BB562D"/>
    <w:rsid w:val="11BB73DB"/>
    <w:rsid w:val="11BD1BAD"/>
    <w:rsid w:val="11BD6FF4"/>
    <w:rsid w:val="11BE4B7D"/>
    <w:rsid w:val="11BF336F"/>
    <w:rsid w:val="11BF511D"/>
    <w:rsid w:val="11C049F1"/>
    <w:rsid w:val="11C10E95"/>
    <w:rsid w:val="11C20769"/>
    <w:rsid w:val="11C42733"/>
    <w:rsid w:val="11C52008"/>
    <w:rsid w:val="11C6025A"/>
    <w:rsid w:val="11C72224"/>
    <w:rsid w:val="11C75D80"/>
    <w:rsid w:val="11C97D4A"/>
    <w:rsid w:val="11CA3BB3"/>
    <w:rsid w:val="11CB1D14"/>
    <w:rsid w:val="11CB3AC2"/>
    <w:rsid w:val="11CC783A"/>
    <w:rsid w:val="11CC7C14"/>
    <w:rsid w:val="11CD7E2D"/>
    <w:rsid w:val="11CE35B2"/>
    <w:rsid w:val="11CE710E"/>
    <w:rsid w:val="11D02E86"/>
    <w:rsid w:val="11D21F61"/>
    <w:rsid w:val="11D54941"/>
    <w:rsid w:val="11D566EF"/>
    <w:rsid w:val="11D64215"/>
    <w:rsid w:val="11D72467"/>
    <w:rsid w:val="11DA1F57"/>
    <w:rsid w:val="11DA3D05"/>
    <w:rsid w:val="11DA5AB3"/>
    <w:rsid w:val="11DC1F34"/>
    <w:rsid w:val="11DD0B99"/>
    <w:rsid w:val="11DD7458"/>
    <w:rsid w:val="11DE34B9"/>
    <w:rsid w:val="11DF756D"/>
    <w:rsid w:val="11E05DD9"/>
    <w:rsid w:val="11E15093"/>
    <w:rsid w:val="11E20E0C"/>
    <w:rsid w:val="11E25ADC"/>
    <w:rsid w:val="11E4732B"/>
    <w:rsid w:val="11E61C4B"/>
    <w:rsid w:val="11E626AA"/>
    <w:rsid w:val="11E76422"/>
    <w:rsid w:val="11E7661B"/>
    <w:rsid w:val="11E84674"/>
    <w:rsid w:val="11E9219A"/>
    <w:rsid w:val="11EE155E"/>
    <w:rsid w:val="11EF7262"/>
    <w:rsid w:val="11F03528"/>
    <w:rsid w:val="11F1104F"/>
    <w:rsid w:val="11F36B75"/>
    <w:rsid w:val="11F50B3F"/>
    <w:rsid w:val="11F56D91"/>
    <w:rsid w:val="11F72B09"/>
    <w:rsid w:val="11FF1362"/>
    <w:rsid w:val="11FF19BD"/>
    <w:rsid w:val="11FF376C"/>
    <w:rsid w:val="12011292"/>
    <w:rsid w:val="120174E4"/>
    <w:rsid w:val="12040D82"/>
    <w:rsid w:val="120668A8"/>
    <w:rsid w:val="12080872"/>
    <w:rsid w:val="12086AC4"/>
    <w:rsid w:val="120A6EEB"/>
    <w:rsid w:val="120B2110"/>
    <w:rsid w:val="120C50A7"/>
    <w:rsid w:val="120D40DA"/>
    <w:rsid w:val="120E39AF"/>
    <w:rsid w:val="120E7E53"/>
    <w:rsid w:val="12130FC5"/>
    <w:rsid w:val="12135469"/>
    <w:rsid w:val="12137217"/>
    <w:rsid w:val="121511E1"/>
    <w:rsid w:val="12176D07"/>
    <w:rsid w:val="1218482D"/>
    <w:rsid w:val="121A05A5"/>
    <w:rsid w:val="121A2353"/>
    <w:rsid w:val="121A67F7"/>
    <w:rsid w:val="121E5D7B"/>
    <w:rsid w:val="121F1DDC"/>
    <w:rsid w:val="121F3E0E"/>
    <w:rsid w:val="121F796A"/>
    <w:rsid w:val="12211934"/>
    <w:rsid w:val="122338FE"/>
    <w:rsid w:val="122356AC"/>
    <w:rsid w:val="12244F80"/>
    <w:rsid w:val="122670DE"/>
    <w:rsid w:val="12280F14"/>
    <w:rsid w:val="12282CC2"/>
    <w:rsid w:val="12283471"/>
    <w:rsid w:val="12286C59"/>
    <w:rsid w:val="122A25C8"/>
    <w:rsid w:val="122A4C8C"/>
    <w:rsid w:val="122B27B2"/>
    <w:rsid w:val="122C2F50"/>
    <w:rsid w:val="122D2087"/>
    <w:rsid w:val="12301B77"/>
    <w:rsid w:val="12303925"/>
    <w:rsid w:val="1230601B"/>
    <w:rsid w:val="12323B41"/>
    <w:rsid w:val="123258EF"/>
    <w:rsid w:val="1232769D"/>
    <w:rsid w:val="12333415"/>
    <w:rsid w:val="123416E2"/>
    <w:rsid w:val="123442B3"/>
    <w:rsid w:val="123478B9"/>
    <w:rsid w:val="12371430"/>
    <w:rsid w:val="12372F05"/>
    <w:rsid w:val="12374CB3"/>
    <w:rsid w:val="123840C4"/>
    <w:rsid w:val="123A29F6"/>
    <w:rsid w:val="123C676E"/>
    <w:rsid w:val="123D4FD6"/>
    <w:rsid w:val="123F000C"/>
    <w:rsid w:val="123F67F5"/>
    <w:rsid w:val="12413D84"/>
    <w:rsid w:val="124245C1"/>
    <w:rsid w:val="1246139A"/>
    <w:rsid w:val="124675EC"/>
    <w:rsid w:val="124B7969"/>
    <w:rsid w:val="124D097B"/>
    <w:rsid w:val="124D2729"/>
    <w:rsid w:val="124D39CA"/>
    <w:rsid w:val="124D44D7"/>
    <w:rsid w:val="124F46F3"/>
    <w:rsid w:val="124F62EA"/>
    <w:rsid w:val="124F64A1"/>
    <w:rsid w:val="12502219"/>
    <w:rsid w:val="12503FC7"/>
    <w:rsid w:val="12521AED"/>
    <w:rsid w:val="12525F91"/>
    <w:rsid w:val="12530CCC"/>
    <w:rsid w:val="125535EC"/>
    <w:rsid w:val="125735A8"/>
    <w:rsid w:val="12575356"/>
    <w:rsid w:val="12577104"/>
    <w:rsid w:val="125910CE"/>
    <w:rsid w:val="125B488D"/>
    <w:rsid w:val="125C0BBE"/>
    <w:rsid w:val="125C6E10"/>
    <w:rsid w:val="125D0492"/>
    <w:rsid w:val="125E320E"/>
    <w:rsid w:val="125E4936"/>
    <w:rsid w:val="125F245C"/>
    <w:rsid w:val="125F420A"/>
    <w:rsid w:val="126006AE"/>
    <w:rsid w:val="12607D1F"/>
    <w:rsid w:val="12611B8F"/>
    <w:rsid w:val="126161D4"/>
    <w:rsid w:val="12627D38"/>
    <w:rsid w:val="12645AF2"/>
    <w:rsid w:val="12647A72"/>
    <w:rsid w:val="126637EB"/>
    <w:rsid w:val="12665599"/>
    <w:rsid w:val="126738C5"/>
    <w:rsid w:val="126A32DB"/>
    <w:rsid w:val="126A4382"/>
    <w:rsid w:val="126B6F53"/>
    <w:rsid w:val="126B7053"/>
    <w:rsid w:val="126D6927"/>
    <w:rsid w:val="126F51ED"/>
    <w:rsid w:val="127001C5"/>
    <w:rsid w:val="12704669"/>
    <w:rsid w:val="12745F08"/>
    <w:rsid w:val="12747CB6"/>
    <w:rsid w:val="12751495"/>
    <w:rsid w:val="12767ED2"/>
    <w:rsid w:val="12771554"/>
    <w:rsid w:val="1279351E"/>
    <w:rsid w:val="127952CC"/>
    <w:rsid w:val="127B54E8"/>
    <w:rsid w:val="127C300E"/>
    <w:rsid w:val="127C6B6A"/>
    <w:rsid w:val="127E53C9"/>
    <w:rsid w:val="127E6D86"/>
    <w:rsid w:val="127F665A"/>
    <w:rsid w:val="12810624"/>
    <w:rsid w:val="12822609"/>
    <w:rsid w:val="1284666A"/>
    <w:rsid w:val="12850115"/>
    <w:rsid w:val="128679E9"/>
    <w:rsid w:val="12887C05"/>
    <w:rsid w:val="12891287"/>
    <w:rsid w:val="128B14A3"/>
    <w:rsid w:val="128D3DF0"/>
    <w:rsid w:val="128E22ED"/>
    <w:rsid w:val="128E689D"/>
    <w:rsid w:val="128F2D41"/>
    <w:rsid w:val="12900868"/>
    <w:rsid w:val="1290609D"/>
    <w:rsid w:val="12906AB9"/>
    <w:rsid w:val="12940358"/>
    <w:rsid w:val="12942106"/>
    <w:rsid w:val="12946401"/>
    <w:rsid w:val="129465AA"/>
    <w:rsid w:val="12955E7E"/>
    <w:rsid w:val="129640D0"/>
    <w:rsid w:val="1299596E"/>
    <w:rsid w:val="129B7938"/>
    <w:rsid w:val="129C545E"/>
    <w:rsid w:val="129C5D80"/>
    <w:rsid w:val="129E2F84"/>
    <w:rsid w:val="129E3271"/>
    <w:rsid w:val="12A05B91"/>
    <w:rsid w:val="12A12A75"/>
    <w:rsid w:val="12A3059B"/>
    <w:rsid w:val="12A33B0D"/>
    <w:rsid w:val="12A44512"/>
    <w:rsid w:val="12A460C1"/>
    <w:rsid w:val="12A52565"/>
    <w:rsid w:val="12A54313"/>
    <w:rsid w:val="12A8795F"/>
    <w:rsid w:val="12AA1929"/>
    <w:rsid w:val="12AB56A1"/>
    <w:rsid w:val="12AC38F3"/>
    <w:rsid w:val="12AD766B"/>
    <w:rsid w:val="12AE2D66"/>
    <w:rsid w:val="12AF5192"/>
    <w:rsid w:val="12B02AB5"/>
    <w:rsid w:val="12B02CB8"/>
    <w:rsid w:val="12B216E7"/>
    <w:rsid w:val="12B24C82"/>
    <w:rsid w:val="12B427A8"/>
    <w:rsid w:val="12B502CE"/>
    <w:rsid w:val="12B5207C"/>
    <w:rsid w:val="12B66520"/>
    <w:rsid w:val="12B91B6C"/>
    <w:rsid w:val="12B96010"/>
    <w:rsid w:val="12BC340B"/>
    <w:rsid w:val="12C0114D"/>
    <w:rsid w:val="12C02EFB"/>
    <w:rsid w:val="12C1660B"/>
    <w:rsid w:val="12C16C73"/>
    <w:rsid w:val="12C329EB"/>
    <w:rsid w:val="12C50511"/>
    <w:rsid w:val="12C5641C"/>
    <w:rsid w:val="12C56763"/>
    <w:rsid w:val="12C60FED"/>
    <w:rsid w:val="12C7072D"/>
    <w:rsid w:val="12C86253"/>
    <w:rsid w:val="12CA1FCB"/>
    <w:rsid w:val="12CD386A"/>
    <w:rsid w:val="12CF313E"/>
    <w:rsid w:val="12D15108"/>
    <w:rsid w:val="12D53340"/>
    <w:rsid w:val="12D70244"/>
    <w:rsid w:val="12D90460"/>
    <w:rsid w:val="12DF1B94"/>
    <w:rsid w:val="12E0359D"/>
    <w:rsid w:val="12E070F9"/>
    <w:rsid w:val="12E27315"/>
    <w:rsid w:val="12E50BB3"/>
    <w:rsid w:val="12E56E05"/>
    <w:rsid w:val="12E60488"/>
    <w:rsid w:val="12E833D8"/>
    <w:rsid w:val="12E84200"/>
    <w:rsid w:val="12EA7F78"/>
    <w:rsid w:val="12EB3CF0"/>
    <w:rsid w:val="12EC15C7"/>
    <w:rsid w:val="12EC1F42"/>
    <w:rsid w:val="12ED1816"/>
    <w:rsid w:val="12ED5CBA"/>
    <w:rsid w:val="12ED7A68"/>
    <w:rsid w:val="12EE01F9"/>
    <w:rsid w:val="12EF37E0"/>
    <w:rsid w:val="12EF6AB8"/>
    <w:rsid w:val="12F11306"/>
    <w:rsid w:val="12F2507E"/>
    <w:rsid w:val="12F25439"/>
    <w:rsid w:val="12F40DF6"/>
    <w:rsid w:val="12F708E7"/>
    <w:rsid w:val="12F9465F"/>
    <w:rsid w:val="12FB03D7"/>
    <w:rsid w:val="13001549"/>
    <w:rsid w:val="1300779B"/>
    <w:rsid w:val="13021765"/>
    <w:rsid w:val="13023513"/>
    <w:rsid w:val="130354DD"/>
    <w:rsid w:val="13077910"/>
    <w:rsid w:val="130A23C8"/>
    <w:rsid w:val="130B7721"/>
    <w:rsid w:val="130B7EEE"/>
    <w:rsid w:val="130C6140"/>
    <w:rsid w:val="130D010A"/>
    <w:rsid w:val="130D3C66"/>
    <w:rsid w:val="130F3E82"/>
    <w:rsid w:val="130F4961"/>
    <w:rsid w:val="130F5C30"/>
    <w:rsid w:val="130F79DE"/>
    <w:rsid w:val="13141499"/>
    <w:rsid w:val="13143247"/>
    <w:rsid w:val="13161C63"/>
    <w:rsid w:val="13166FBF"/>
    <w:rsid w:val="13180F89"/>
    <w:rsid w:val="1319260B"/>
    <w:rsid w:val="13196AAF"/>
    <w:rsid w:val="131B2827"/>
    <w:rsid w:val="131B45D5"/>
    <w:rsid w:val="131B6383"/>
    <w:rsid w:val="131D659F"/>
    <w:rsid w:val="131E2317"/>
    <w:rsid w:val="131E5E73"/>
    <w:rsid w:val="13201BEB"/>
    <w:rsid w:val="13203999"/>
    <w:rsid w:val="13207E3D"/>
    <w:rsid w:val="13224518"/>
    <w:rsid w:val="13225008"/>
    <w:rsid w:val="132316DC"/>
    <w:rsid w:val="1323348A"/>
    <w:rsid w:val="13234267"/>
    <w:rsid w:val="13280AA0"/>
    <w:rsid w:val="132964DD"/>
    <w:rsid w:val="132A1569"/>
    <w:rsid w:val="132A4818"/>
    <w:rsid w:val="132C0590"/>
    <w:rsid w:val="132C233E"/>
    <w:rsid w:val="132D4308"/>
    <w:rsid w:val="132D60B6"/>
    <w:rsid w:val="132F1E2E"/>
    <w:rsid w:val="132F3C08"/>
    <w:rsid w:val="132F62D2"/>
    <w:rsid w:val="133106B8"/>
    <w:rsid w:val="1331204B"/>
    <w:rsid w:val="13313DF9"/>
    <w:rsid w:val="13315BA7"/>
    <w:rsid w:val="1332191F"/>
    <w:rsid w:val="133236CD"/>
    <w:rsid w:val="133438E9"/>
    <w:rsid w:val="1336140F"/>
    <w:rsid w:val="13367661"/>
    <w:rsid w:val="133B07D3"/>
    <w:rsid w:val="133B693D"/>
    <w:rsid w:val="133D09EF"/>
    <w:rsid w:val="133E25B0"/>
    <w:rsid w:val="133E6515"/>
    <w:rsid w:val="1340228E"/>
    <w:rsid w:val="13426006"/>
    <w:rsid w:val="1343124E"/>
    <w:rsid w:val="13444CE1"/>
    <w:rsid w:val="13446422"/>
    <w:rsid w:val="13453400"/>
    <w:rsid w:val="13482EF0"/>
    <w:rsid w:val="134A0A16"/>
    <w:rsid w:val="134C0C32"/>
    <w:rsid w:val="134C29E0"/>
    <w:rsid w:val="134C478E"/>
    <w:rsid w:val="134D74D4"/>
    <w:rsid w:val="134F0723"/>
    <w:rsid w:val="1351449B"/>
    <w:rsid w:val="13517FF7"/>
    <w:rsid w:val="13520775"/>
    <w:rsid w:val="13525B1D"/>
    <w:rsid w:val="13533D6F"/>
    <w:rsid w:val="13545D39"/>
    <w:rsid w:val="1356560D"/>
    <w:rsid w:val="13573133"/>
    <w:rsid w:val="135B0E75"/>
    <w:rsid w:val="135B2C24"/>
    <w:rsid w:val="135D4BEE"/>
    <w:rsid w:val="135E0459"/>
    <w:rsid w:val="135F0966"/>
    <w:rsid w:val="1360023A"/>
    <w:rsid w:val="136046DE"/>
    <w:rsid w:val="1360648C"/>
    <w:rsid w:val="136219AB"/>
    <w:rsid w:val="13623FB2"/>
    <w:rsid w:val="13625065"/>
    <w:rsid w:val="13631AD8"/>
    <w:rsid w:val="13645F7C"/>
    <w:rsid w:val="13651CF4"/>
    <w:rsid w:val="13655850"/>
    <w:rsid w:val="136840DC"/>
    <w:rsid w:val="13685340"/>
    <w:rsid w:val="13693592"/>
    <w:rsid w:val="136A10B9"/>
    <w:rsid w:val="136B71AF"/>
    <w:rsid w:val="136D0135"/>
    <w:rsid w:val="136E0BA9"/>
    <w:rsid w:val="136E2957"/>
    <w:rsid w:val="1370543F"/>
    <w:rsid w:val="13705C0C"/>
    <w:rsid w:val="13743CE5"/>
    <w:rsid w:val="13750189"/>
    <w:rsid w:val="13767A5D"/>
    <w:rsid w:val="13785584"/>
    <w:rsid w:val="137A57A0"/>
    <w:rsid w:val="137A64F1"/>
    <w:rsid w:val="137B1518"/>
    <w:rsid w:val="137B2552"/>
    <w:rsid w:val="137B5074"/>
    <w:rsid w:val="137D703E"/>
    <w:rsid w:val="137E6912"/>
    <w:rsid w:val="1380268A"/>
    <w:rsid w:val="138228A6"/>
    <w:rsid w:val="13830445"/>
    <w:rsid w:val="138403CC"/>
    <w:rsid w:val="1384217A"/>
    <w:rsid w:val="13855EF2"/>
    <w:rsid w:val="13897791"/>
    <w:rsid w:val="138B2047"/>
    <w:rsid w:val="138B7476"/>
    <w:rsid w:val="138C102F"/>
    <w:rsid w:val="138C7281"/>
    <w:rsid w:val="138E4DA7"/>
    <w:rsid w:val="138F0B1F"/>
    <w:rsid w:val="13904FC3"/>
    <w:rsid w:val="13906D71"/>
    <w:rsid w:val="13912AE9"/>
    <w:rsid w:val="13914897"/>
    <w:rsid w:val="13921BEA"/>
    <w:rsid w:val="1393060F"/>
    <w:rsid w:val="139307D9"/>
    <w:rsid w:val="13936861"/>
    <w:rsid w:val="13946135"/>
    <w:rsid w:val="139530F9"/>
    <w:rsid w:val="139539BD"/>
    <w:rsid w:val="13963C5C"/>
    <w:rsid w:val="13983E78"/>
    <w:rsid w:val="13985C26"/>
    <w:rsid w:val="139A5ADB"/>
    <w:rsid w:val="139D148E"/>
    <w:rsid w:val="139D188B"/>
    <w:rsid w:val="139D2D1B"/>
    <w:rsid w:val="139F5206"/>
    <w:rsid w:val="13A02D2C"/>
    <w:rsid w:val="13A20852"/>
    <w:rsid w:val="13A22600"/>
    <w:rsid w:val="13A4175E"/>
    <w:rsid w:val="13A46379"/>
    <w:rsid w:val="13A520F1"/>
    <w:rsid w:val="13A66595"/>
    <w:rsid w:val="13A91BE1"/>
    <w:rsid w:val="13AA5959"/>
    <w:rsid w:val="13AB531F"/>
    <w:rsid w:val="13AE5449"/>
    <w:rsid w:val="13AE71F7"/>
    <w:rsid w:val="13AF4D1D"/>
    <w:rsid w:val="13B10A95"/>
    <w:rsid w:val="13B30CB1"/>
    <w:rsid w:val="13B50586"/>
    <w:rsid w:val="13B50FA2"/>
    <w:rsid w:val="13B80076"/>
    <w:rsid w:val="13B862C8"/>
    <w:rsid w:val="13BA2040"/>
    <w:rsid w:val="13BA5B9C"/>
    <w:rsid w:val="13BB1914"/>
    <w:rsid w:val="13BB6555"/>
    <w:rsid w:val="13BD568C"/>
    <w:rsid w:val="13BD743A"/>
    <w:rsid w:val="13BE5FB1"/>
    <w:rsid w:val="13C0517C"/>
    <w:rsid w:val="13C22CA3"/>
    <w:rsid w:val="13C24080"/>
    <w:rsid w:val="13C24A51"/>
    <w:rsid w:val="13C407C9"/>
    <w:rsid w:val="13C54541"/>
    <w:rsid w:val="13C609E5"/>
    <w:rsid w:val="13C702B9"/>
    <w:rsid w:val="13C7475D"/>
    <w:rsid w:val="13C80B59"/>
    <w:rsid w:val="13C908A8"/>
    <w:rsid w:val="13CA639A"/>
    <w:rsid w:val="13CC5D99"/>
    <w:rsid w:val="13CE5AEB"/>
    <w:rsid w:val="13D12EE6"/>
    <w:rsid w:val="13D1738A"/>
    <w:rsid w:val="13D33102"/>
    <w:rsid w:val="13D50C28"/>
    <w:rsid w:val="13D749A0"/>
    <w:rsid w:val="13DA623E"/>
    <w:rsid w:val="13DA7FEC"/>
    <w:rsid w:val="13DC1FB6"/>
    <w:rsid w:val="13DD5026"/>
    <w:rsid w:val="13DD5D2E"/>
    <w:rsid w:val="13DF1AA7"/>
    <w:rsid w:val="13DF3855"/>
    <w:rsid w:val="13E46BAF"/>
    <w:rsid w:val="13E470BD"/>
    <w:rsid w:val="13E50081"/>
    <w:rsid w:val="13E56991"/>
    <w:rsid w:val="13E65A9D"/>
    <w:rsid w:val="13E72709"/>
    <w:rsid w:val="13E96481"/>
    <w:rsid w:val="13EA2A63"/>
    <w:rsid w:val="13EB044B"/>
    <w:rsid w:val="13EC7D20"/>
    <w:rsid w:val="13ED41C3"/>
    <w:rsid w:val="13ED7CA3"/>
    <w:rsid w:val="13EE1CEA"/>
    <w:rsid w:val="13EE3A98"/>
    <w:rsid w:val="13F05194"/>
    <w:rsid w:val="13F07810"/>
    <w:rsid w:val="13F15336"/>
    <w:rsid w:val="13F310AE"/>
    <w:rsid w:val="13F44FA5"/>
    <w:rsid w:val="13F47B87"/>
    <w:rsid w:val="13F53078"/>
    <w:rsid w:val="13F54834"/>
    <w:rsid w:val="13F56BD4"/>
    <w:rsid w:val="13F6294C"/>
    <w:rsid w:val="13F72496"/>
    <w:rsid w:val="13F76DF0"/>
    <w:rsid w:val="13FA068E"/>
    <w:rsid w:val="13FA68E0"/>
    <w:rsid w:val="13FC4407"/>
    <w:rsid w:val="13FC61B5"/>
    <w:rsid w:val="13FD017F"/>
    <w:rsid w:val="13FF3EF7"/>
    <w:rsid w:val="13FF5CA5"/>
    <w:rsid w:val="14004C89"/>
    <w:rsid w:val="14005579"/>
    <w:rsid w:val="14011A1D"/>
    <w:rsid w:val="14027543"/>
    <w:rsid w:val="14065285"/>
    <w:rsid w:val="1407341B"/>
    <w:rsid w:val="14074B59"/>
    <w:rsid w:val="14076907"/>
    <w:rsid w:val="14092680"/>
    <w:rsid w:val="1409747C"/>
    <w:rsid w:val="140B496C"/>
    <w:rsid w:val="140C03C2"/>
    <w:rsid w:val="140C2170"/>
    <w:rsid w:val="140D6614"/>
    <w:rsid w:val="140E413A"/>
    <w:rsid w:val="14101C60"/>
    <w:rsid w:val="14107EB2"/>
    <w:rsid w:val="141334FE"/>
    <w:rsid w:val="141379A2"/>
    <w:rsid w:val="14150C68"/>
    <w:rsid w:val="141605EF"/>
    <w:rsid w:val="14164D9C"/>
    <w:rsid w:val="14171240"/>
    <w:rsid w:val="14171E4D"/>
    <w:rsid w:val="1418439F"/>
    <w:rsid w:val="14186D67"/>
    <w:rsid w:val="14196F70"/>
    <w:rsid w:val="141C0605"/>
    <w:rsid w:val="141C6857"/>
    <w:rsid w:val="14215C1B"/>
    <w:rsid w:val="142179C9"/>
    <w:rsid w:val="14221993"/>
    <w:rsid w:val="14223741"/>
    <w:rsid w:val="1424395D"/>
    <w:rsid w:val="14255513"/>
    <w:rsid w:val="14261574"/>
    <w:rsid w:val="14264FE0"/>
    <w:rsid w:val="14270D58"/>
    <w:rsid w:val="14292D22"/>
    <w:rsid w:val="14294AD0"/>
    <w:rsid w:val="142B0848"/>
    <w:rsid w:val="142B450A"/>
    <w:rsid w:val="142B4CEC"/>
    <w:rsid w:val="142B6A9A"/>
    <w:rsid w:val="142E20E6"/>
    <w:rsid w:val="143040B0"/>
    <w:rsid w:val="14316687"/>
    <w:rsid w:val="14327E28"/>
    <w:rsid w:val="1433594E"/>
    <w:rsid w:val="143376FC"/>
    <w:rsid w:val="14353475"/>
    <w:rsid w:val="14366498"/>
    <w:rsid w:val="1437543F"/>
    <w:rsid w:val="143811B7"/>
    <w:rsid w:val="14382F65"/>
    <w:rsid w:val="143936D8"/>
    <w:rsid w:val="14397409"/>
    <w:rsid w:val="143A0A8B"/>
    <w:rsid w:val="143A6CDD"/>
    <w:rsid w:val="143C4803"/>
    <w:rsid w:val="143D2059"/>
    <w:rsid w:val="143F0797"/>
    <w:rsid w:val="143F42F3"/>
    <w:rsid w:val="14404441"/>
    <w:rsid w:val="14411E19"/>
    <w:rsid w:val="14423DE3"/>
    <w:rsid w:val="14425B91"/>
    <w:rsid w:val="1444190A"/>
    <w:rsid w:val="14447B5C"/>
    <w:rsid w:val="144638D4"/>
    <w:rsid w:val="14467430"/>
    <w:rsid w:val="144731A8"/>
    <w:rsid w:val="14475CDC"/>
    <w:rsid w:val="144813FA"/>
    <w:rsid w:val="1448764C"/>
    <w:rsid w:val="144933C4"/>
    <w:rsid w:val="14496F20"/>
    <w:rsid w:val="144B0EEA"/>
    <w:rsid w:val="144B2C98"/>
    <w:rsid w:val="144B713C"/>
    <w:rsid w:val="144E4536"/>
    <w:rsid w:val="14504752"/>
    <w:rsid w:val="14506500"/>
    <w:rsid w:val="14535FF1"/>
    <w:rsid w:val="145703A2"/>
    <w:rsid w:val="1457163D"/>
    <w:rsid w:val="14593607"/>
    <w:rsid w:val="145A2EDB"/>
    <w:rsid w:val="145A737F"/>
    <w:rsid w:val="145C30F7"/>
    <w:rsid w:val="145C4EA5"/>
    <w:rsid w:val="145C6C53"/>
    <w:rsid w:val="145E0C1D"/>
    <w:rsid w:val="145E6E6F"/>
    <w:rsid w:val="145F04F1"/>
    <w:rsid w:val="145F72D7"/>
    <w:rsid w:val="14612B95"/>
    <w:rsid w:val="14634486"/>
    <w:rsid w:val="146401FE"/>
    <w:rsid w:val="14643D5A"/>
    <w:rsid w:val="14661880"/>
    <w:rsid w:val="14665D24"/>
    <w:rsid w:val="14667AD2"/>
    <w:rsid w:val="14681327"/>
    <w:rsid w:val="1468384A"/>
    <w:rsid w:val="146855F8"/>
    <w:rsid w:val="14691370"/>
    <w:rsid w:val="146975C2"/>
    <w:rsid w:val="146B6E96"/>
    <w:rsid w:val="146D0E60"/>
    <w:rsid w:val="146D70B2"/>
    <w:rsid w:val="146E4BD8"/>
    <w:rsid w:val="146F2E2A"/>
    <w:rsid w:val="14700758"/>
    <w:rsid w:val="147026FF"/>
    <w:rsid w:val="147223D9"/>
    <w:rsid w:val="147321EF"/>
    <w:rsid w:val="14733869"/>
    <w:rsid w:val="147541B9"/>
    <w:rsid w:val="14755F67"/>
    <w:rsid w:val="14757D15"/>
    <w:rsid w:val="14777F31"/>
    <w:rsid w:val="14787365"/>
    <w:rsid w:val="1479563A"/>
    <w:rsid w:val="14795A57"/>
    <w:rsid w:val="147976DB"/>
    <w:rsid w:val="147A357D"/>
    <w:rsid w:val="147A532B"/>
    <w:rsid w:val="147C5547"/>
    <w:rsid w:val="147C72F5"/>
    <w:rsid w:val="147D0C2D"/>
    <w:rsid w:val="14805E6D"/>
    <w:rsid w:val="148075AE"/>
    <w:rsid w:val="148166BA"/>
    <w:rsid w:val="14832432"/>
    <w:rsid w:val="148443FC"/>
    <w:rsid w:val="14847F58"/>
    <w:rsid w:val="14861F22"/>
    <w:rsid w:val="14863CD0"/>
    <w:rsid w:val="14885C9A"/>
    <w:rsid w:val="14887A48"/>
    <w:rsid w:val="14891A12"/>
    <w:rsid w:val="148937C0"/>
    <w:rsid w:val="148971D0"/>
    <w:rsid w:val="148C0722"/>
    <w:rsid w:val="148D1503"/>
    <w:rsid w:val="148D505F"/>
    <w:rsid w:val="148E3042"/>
    <w:rsid w:val="148F44D2"/>
    <w:rsid w:val="148F527B"/>
    <w:rsid w:val="148F7029"/>
    <w:rsid w:val="14904B4F"/>
    <w:rsid w:val="14905962"/>
    <w:rsid w:val="149208C7"/>
    <w:rsid w:val="14922675"/>
    <w:rsid w:val="14926B19"/>
    <w:rsid w:val="149363ED"/>
    <w:rsid w:val="14945773"/>
    <w:rsid w:val="1497412F"/>
    <w:rsid w:val="14991C55"/>
    <w:rsid w:val="149A2D26"/>
    <w:rsid w:val="149A777C"/>
    <w:rsid w:val="149C1746"/>
    <w:rsid w:val="149C34F4"/>
    <w:rsid w:val="149C7998"/>
    <w:rsid w:val="149D101A"/>
    <w:rsid w:val="149F2FE4"/>
    <w:rsid w:val="14A10B0A"/>
    <w:rsid w:val="14A34882"/>
    <w:rsid w:val="14A405FA"/>
    <w:rsid w:val="14A5684C"/>
    <w:rsid w:val="14A7532A"/>
    <w:rsid w:val="14A95C11"/>
    <w:rsid w:val="14AA10DA"/>
    <w:rsid w:val="14AA20B4"/>
    <w:rsid w:val="14AA3E63"/>
    <w:rsid w:val="14AD3953"/>
    <w:rsid w:val="14AD5701"/>
    <w:rsid w:val="14AF76CB"/>
    <w:rsid w:val="14B00D4D"/>
    <w:rsid w:val="14B163DC"/>
    <w:rsid w:val="14B22D17"/>
    <w:rsid w:val="14B30CFC"/>
    <w:rsid w:val="14B33909"/>
    <w:rsid w:val="14B4083D"/>
    <w:rsid w:val="14B720DC"/>
    <w:rsid w:val="14B940A6"/>
    <w:rsid w:val="14BA1BCC"/>
    <w:rsid w:val="14BA7E1E"/>
    <w:rsid w:val="14BC76F2"/>
    <w:rsid w:val="14BE5E0F"/>
    <w:rsid w:val="14BE790E"/>
    <w:rsid w:val="14BF29AF"/>
    <w:rsid w:val="14C03686"/>
    <w:rsid w:val="14C111AC"/>
    <w:rsid w:val="14C173FE"/>
    <w:rsid w:val="14C30A80"/>
    <w:rsid w:val="14C44852"/>
    <w:rsid w:val="14C52A4A"/>
    <w:rsid w:val="14C60571"/>
    <w:rsid w:val="14C667C2"/>
    <w:rsid w:val="14C8253B"/>
    <w:rsid w:val="14C842E9"/>
    <w:rsid w:val="14C91E0F"/>
    <w:rsid w:val="14CA765B"/>
    <w:rsid w:val="14CB202B"/>
    <w:rsid w:val="14CD0E37"/>
    <w:rsid w:val="14CF5677"/>
    <w:rsid w:val="14D02DF5"/>
    <w:rsid w:val="14D07641"/>
    <w:rsid w:val="14D14285"/>
    <w:rsid w:val="14D26F15"/>
    <w:rsid w:val="14D40EDF"/>
    <w:rsid w:val="14D42C8D"/>
    <w:rsid w:val="14D44347"/>
    <w:rsid w:val="14D47131"/>
    <w:rsid w:val="14D54096"/>
    <w:rsid w:val="14D62EA9"/>
    <w:rsid w:val="14D700F7"/>
    <w:rsid w:val="14D709D0"/>
    <w:rsid w:val="14D7277E"/>
    <w:rsid w:val="14D7452C"/>
    <w:rsid w:val="14D902A4"/>
    <w:rsid w:val="14D94748"/>
    <w:rsid w:val="14D964F6"/>
    <w:rsid w:val="14DA401C"/>
    <w:rsid w:val="14DA6A78"/>
    <w:rsid w:val="14DB04C0"/>
    <w:rsid w:val="14DC1B42"/>
    <w:rsid w:val="14DC5FE6"/>
    <w:rsid w:val="14DC6AD9"/>
    <w:rsid w:val="14E07884"/>
    <w:rsid w:val="14E135FC"/>
    <w:rsid w:val="14E32ED1"/>
    <w:rsid w:val="14E37374"/>
    <w:rsid w:val="14E46C49"/>
    <w:rsid w:val="14E530ED"/>
    <w:rsid w:val="14E629C1"/>
    <w:rsid w:val="14E76E65"/>
    <w:rsid w:val="14E82BDD"/>
    <w:rsid w:val="14E8498B"/>
    <w:rsid w:val="14EA24B1"/>
    <w:rsid w:val="14EA425F"/>
    <w:rsid w:val="14ED01F3"/>
    <w:rsid w:val="14ED1FA1"/>
    <w:rsid w:val="14ED3D4F"/>
    <w:rsid w:val="14EF3F6B"/>
    <w:rsid w:val="14EF5D19"/>
    <w:rsid w:val="14F00C9E"/>
    <w:rsid w:val="14F21366"/>
    <w:rsid w:val="14F275B8"/>
    <w:rsid w:val="14F421F0"/>
    <w:rsid w:val="14F74BCE"/>
    <w:rsid w:val="14F7697C"/>
    <w:rsid w:val="14FB56DC"/>
    <w:rsid w:val="14FC0982"/>
    <w:rsid w:val="14FC21E4"/>
    <w:rsid w:val="14FC3F92"/>
    <w:rsid w:val="14FD3553"/>
    <w:rsid w:val="14FE7D0A"/>
    <w:rsid w:val="15007F26"/>
    <w:rsid w:val="150115A9"/>
    <w:rsid w:val="15013364"/>
    <w:rsid w:val="15023C9F"/>
    <w:rsid w:val="15033573"/>
    <w:rsid w:val="15051099"/>
    <w:rsid w:val="1505553D"/>
    <w:rsid w:val="150572EB"/>
    <w:rsid w:val="15064E11"/>
    <w:rsid w:val="150712B5"/>
    <w:rsid w:val="15086DDB"/>
    <w:rsid w:val="150A2B53"/>
    <w:rsid w:val="150E5968"/>
    <w:rsid w:val="150F3CC6"/>
    <w:rsid w:val="15107A3E"/>
    <w:rsid w:val="15112E59"/>
    <w:rsid w:val="15113EE2"/>
    <w:rsid w:val="15115C90"/>
    <w:rsid w:val="15121A08"/>
    <w:rsid w:val="15145780"/>
    <w:rsid w:val="15151529"/>
    <w:rsid w:val="15155054"/>
    <w:rsid w:val="151614F8"/>
    <w:rsid w:val="15175270"/>
    <w:rsid w:val="1517701E"/>
    <w:rsid w:val="15190FE8"/>
    <w:rsid w:val="15192A7B"/>
    <w:rsid w:val="15192D96"/>
    <w:rsid w:val="15197EAA"/>
    <w:rsid w:val="151B08BC"/>
    <w:rsid w:val="151B4D60"/>
    <w:rsid w:val="151B6B0E"/>
    <w:rsid w:val="151D2886"/>
    <w:rsid w:val="151E215B"/>
    <w:rsid w:val="151F3B9D"/>
    <w:rsid w:val="15204125"/>
    <w:rsid w:val="15211C4B"/>
    <w:rsid w:val="152139F9"/>
    <w:rsid w:val="15227E9D"/>
    <w:rsid w:val="15237771"/>
    <w:rsid w:val="1525173B"/>
    <w:rsid w:val="152534E9"/>
    <w:rsid w:val="1525798D"/>
    <w:rsid w:val="15264D8E"/>
    <w:rsid w:val="15267261"/>
    <w:rsid w:val="1528122B"/>
    <w:rsid w:val="152A0AFF"/>
    <w:rsid w:val="152A0E2F"/>
    <w:rsid w:val="152A4FA3"/>
    <w:rsid w:val="152B4878"/>
    <w:rsid w:val="152D6842"/>
    <w:rsid w:val="15314652"/>
    <w:rsid w:val="153320AA"/>
    <w:rsid w:val="153636E4"/>
    <w:rsid w:val="15373433"/>
    <w:rsid w:val="153848C3"/>
    <w:rsid w:val="153C6A85"/>
    <w:rsid w:val="153D4CD7"/>
    <w:rsid w:val="153E0735"/>
    <w:rsid w:val="153E0A4F"/>
    <w:rsid w:val="15415E49"/>
    <w:rsid w:val="15431BC1"/>
    <w:rsid w:val="15437E13"/>
    <w:rsid w:val="15451DDD"/>
    <w:rsid w:val="15476E2E"/>
    <w:rsid w:val="154843B8"/>
    <w:rsid w:val="154C316C"/>
    <w:rsid w:val="154C6CC8"/>
    <w:rsid w:val="154D47EE"/>
    <w:rsid w:val="154F0566"/>
    <w:rsid w:val="1550571B"/>
    <w:rsid w:val="15512530"/>
    <w:rsid w:val="15520056"/>
    <w:rsid w:val="15532C0C"/>
    <w:rsid w:val="155344FA"/>
    <w:rsid w:val="155362A8"/>
    <w:rsid w:val="155669BC"/>
    <w:rsid w:val="15581B10"/>
    <w:rsid w:val="15597637"/>
    <w:rsid w:val="155A67CD"/>
    <w:rsid w:val="155B6F0B"/>
    <w:rsid w:val="155D7127"/>
    <w:rsid w:val="155E2E9F"/>
    <w:rsid w:val="155E4C4D"/>
    <w:rsid w:val="15602773"/>
    <w:rsid w:val="15604521"/>
    <w:rsid w:val="15610299"/>
    <w:rsid w:val="1562473D"/>
    <w:rsid w:val="15627B30"/>
    <w:rsid w:val="15632263"/>
    <w:rsid w:val="15657D89"/>
    <w:rsid w:val="15671D54"/>
    <w:rsid w:val="156758B0"/>
    <w:rsid w:val="15681628"/>
    <w:rsid w:val="156A35F2"/>
    <w:rsid w:val="156C736A"/>
    <w:rsid w:val="156E30E2"/>
    <w:rsid w:val="156F0C08"/>
    <w:rsid w:val="156F0CA4"/>
    <w:rsid w:val="156F29B6"/>
    <w:rsid w:val="15702134"/>
    <w:rsid w:val="15714980"/>
    <w:rsid w:val="1571672E"/>
    <w:rsid w:val="157224A6"/>
    <w:rsid w:val="157306F8"/>
    <w:rsid w:val="15747FCD"/>
    <w:rsid w:val="157533D5"/>
    <w:rsid w:val="15772D8F"/>
    <w:rsid w:val="15793835"/>
    <w:rsid w:val="157B135B"/>
    <w:rsid w:val="157B75AD"/>
    <w:rsid w:val="157D4E69"/>
    <w:rsid w:val="157D50D3"/>
    <w:rsid w:val="158030B9"/>
    <w:rsid w:val="15806971"/>
    <w:rsid w:val="15826B8D"/>
    <w:rsid w:val="15836462"/>
    <w:rsid w:val="158521DA"/>
    <w:rsid w:val="15853F88"/>
    <w:rsid w:val="1585667E"/>
    <w:rsid w:val="15883A78"/>
    <w:rsid w:val="15897F1C"/>
    <w:rsid w:val="158A5A42"/>
    <w:rsid w:val="158A77F0"/>
    <w:rsid w:val="158D108E"/>
    <w:rsid w:val="158F3058"/>
    <w:rsid w:val="158F4E06"/>
    <w:rsid w:val="15915022"/>
    <w:rsid w:val="15916DD0"/>
    <w:rsid w:val="159248FD"/>
    <w:rsid w:val="15926C0E"/>
    <w:rsid w:val="15935113"/>
    <w:rsid w:val="15962639"/>
    <w:rsid w:val="159643E7"/>
    <w:rsid w:val="15966195"/>
    <w:rsid w:val="1598015F"/>
    <w:rsid w:val="15981F0D"/>
    <w:rsid w:val="159863B1"/>
    <w:rsid w:val="159A3C5F"/>
    <w:rsid w:val="159E20DC"/>
    <w:rsid w:val="159E329B"/>
    <w:rsid w:val="15A026A2"/>
    <w:rsid w:val="15A22D8C"/>
    <w:rsid w:val="15A46B04"/>
    <w:rsid w:val="15A53943"/>
    <w:rsid w:val="15A703A2"/>
    <w:rsid w:val="15A779A4"/>
    <w:rsid w:val="15A84FF5"/>
    <w:rsid w:val="15A85EC8"/>
    <w:rsid w:val="15A94E30"/>
    <w:rsid w:val="15A94E95"/>
    <w:rsid w:val="15AB60E4"/>
    <w:rsid w:val="15AB77B5"/>
    <w:rsid w:val="15AC0C45"/>
    <w:rsid w:val="15AC3C0A"/>
    <w:rsid w:val="15AC6074"/>
    <w:rsid w:val="15AF7257"/>
    <w:rsid w:val="15B11EE6"/>
    <w:rsid w:val="15B12FCF"/>
    <w:rsid w:val="15B14D7D"/>
    <w:rsid w:val="15B5547B"/>
    <w:rsid w:val="15B605E5"/>
    <w:rsid w:val="15B64A89"/>
    <w:rsid w:val="15B66808"/>
    <w:rsid w:val="15B825AF"/>
    <w:rsid w:val="15B8435D"/>
    <w:rsid w:val="15BA3249"/>
    <w:rsid w:val="15BB209F"/>
    <w:rsid w:val="15BB5BFB"/>
    <w:rsid w:val="15BD7BC5"/>
    <w:rsid w:val="15BF393E"/>
    <w:rsid w:val="15C119DB"/>
    <w:rsid w:val="15C471A6"/>
    <w:rsid w:val="15C70A44"/>
    <w:rsid w:val="15CB7091"/>
    <w:rsid w:val="15CC7E09"/>
    <w:rsid w:val="15CE1DD3"/>
    <w:rsid w:val="15CE1F52"/>
    <w:rsid w:val="15CE2B4F"/>
    <w:rsid w:val="15CE3B81"/>
    <w:rsid w:val="15CF3FDF"/>
    <w:rsid w:val="15D01A52"/>
    <w:rsid w:val="15D078F9"/>
    <w:rsid w:val="15D13671"/>
    <w:rsid w:val="15D1541F"/>
    <w:rsid w:val="15D171CD"/>
    <w:rsid w:val="15D356A7"/>
    <w:rsid w:val="15D41F99"/>
    <w:rsid w:val="15D469C1"/>
    <w:rsid w:val="15D60C87"/>
    <w:rsid w:val="15D942D4"/>
    <w:rsid w:val="15DB004C"/>
    <w:rsid w:val="15DD07D4"/>
    <w:rsid w:val="15DD11B4"/>
    <w:rsid w:val="15DD3DC4"/>
    <w:rsid w:val="15E038B4"/>
    <w:rsid w:val="15E05662"/>
    <w:rsid w:val="15E45152"/>
    <w:rsid w:val="15E46F00"/>
    <w:rsid w:val="15E50ECA"/>
    <w:rsid w:val="15E72E94"/>
    <w:rsid w:val="15E769F0"/>
    <w:rsid w:val="15E84B86"/>
    <w:rsid w:val="15E909BB"/>
    <w:rsid w:val="15E96C0C"/>
    <w:rsid w:val="15EC4007"/>
    <w:rsid w:val="15EE4223"/>
    <w:rsid w:val="15EE5FD1"/>
    <w:rsid w:val="15EF3AF7"/>
    <w:rsid w:val="15EF58A5"/>
    <w:rsid w:val="15F04A59"/>
    <w:rsid w:val="15F07F9B"/>
    <w:rsid w:val="15F335E7"/>
    <w:rsid w:val="15F35395"/>
    <w:rsid w:val="15F5110D"/>
    <w:rsid w:val="15F555B1"/>
    <w:rsid w:val="15F5735F"/>
    <w:rsid w:val="15F64E85"/>
    <w:rsid w:val="15F66C34"/>
    <w:rsid w:val="15F8715C"/>
    <w:rsid w:val="15FA2BC8"/>
    <w:rsid w:val="15FB249C"/>
    <w:rsid w:val="15FC6940"/>
    <w:rsid w:val="15FF01DE"/>
    <w:rsid w:val="16007AB2"/>
    <w:rsid w:val="16013F56"/>
    <w:rsid w:val="160159DE"/>
    <w:rsid w:val="16041350"/>
    <w:rsid w:val="160550C9"/>
    <w:rsid w:val="1606331B"/>
    <w:rsid w:val="1606570A"/>
    <w:rsid w:val="16072CE0"/>
    <w:rsid w:val="16094BB9"/>
    <w:rsid w:val="160B6B83"/>
    <w:rsid w:val="160C46A9"/>
    <w:rsid w:val="160D2D3C"/>
    <w:rsid w:val="160E0421"/>
    <w:rsid w:val="16111CBF"/>
    <w:rsid w:val="16113A6D"/>
    <w:rsid w:val="16117F11"/>
    <w:rsid w:val="16135A37"/>
    <w:rsid w:val="161672D6"/>
    <w:rsid w:val="1618304E"/>
    <w:rsid w:val="16184DFC"/>
    <w:rsid w:val="161A5018"/>
    <w:rsid w:val="161A6DC6"/>
    <w:rsid w:val="161A7CC6"/>
    <w:rsid w:val="161B669A"/>
    <w:rsid w:val="161B7A15"/>
    <w:rsid w:val="161D6647"/>
    <w:rsid w:val="161D68B6"/>
    <w:rsid w:val="161F262E"/>
    <w:rsid w:val="16201F02"/>
    <w:rsid w:val="162163A6"/>
    <w:rsid w:val="16224D17"/>
    <w:rsid w:val="16225C7A"/>
    <w:rsid w:val="162278E8"/>
    <w:rsid w:val="162437A1"/>
    <w:rsid w:val="16257519"/>
    <w:rsid w:val="162639BD"/>
    <w:rsid w:val="162776F9"/>
    <w:rsid w:val="16287735"/>
    <w:rsid w:val="16290DB7"/>
    <w:rsid w:val="1629525B"/>
    <w:rsid w:val="16297009"/>
    <w:rsid w:val="162B0FD3"/>
    <w:rsid w:val="162B20DB"/>
    <w:rsid w:val="162B2D81"/>
    <w:rsid w:val="162C08A7"/>
    <w:rsid w:val="162C099A"/>
    <w:rsid w:val="162C1B39"/>
    <w:rsid w:val="16302145"/>
    <w:rsid w:val="16314110"/>
    <w:rsid w:val="16322361"/>
    <w:rsid w:val="16331C36"/>
    <w:rsid w:val="1635318D"/>
    <w:rsid w:val="16353C00"/>
    <w:rsid w:val="1635775C"/>
    <w:rsid w:val="163B60AC"/>
    <w:rsid w:val="163C45CB"/>
    <w:rsid w:val="163C4F8E"/>
    <w:rsid w:val="163D0D06"/>
    <w:rsid w:val="163D2AB4"/>
    <w:rsid w:val="163F0551"/>
    <w:rsid w:val="163F05DA"/>
    <w:rsid w:val="163F6E10"/>
    <w:rsid w:val="164002A0"/>
    <w:rsid w:val="164200CB"/>
    <w:rsid w:val="16442095"/>
    <w:rsid w:val="16443E43"/>
    <w:rsid w:val="16450C97"/>
    <w:rsid w:val="16491459"/>
    <w:rsid w:val="16492A93"/>
    <w:rsid w:val="164C2CF7"/>
    <w:rsid w:val="164E6A70"/>
    <w:rsid w:val="164F6FA2"/>
    <w:rsid w:val="16500A3A"/>
    <w:rsid w:val="165247B2"/>
    <w:rsid w:val="165322D8"/>
    <w:rsid w:val="16532F48"/>
    <w:rsid w:val="16551BAC"/>
    <w:rsid w:val="16565924"/>
    <w:rsid w:val="16571DC8"/>
    <w:rsid w:val="16573B76"/>
    <w:rsid w:val="1658169C"/>
    <w:rsid w:val="16585B40"/>
    <w:rsid w:val="16591D98"/>
    <w:rsid w:val="165A18B8"/>
    <w:rsid w:val="165A3666"/>
    <w:rsid w:val="165C118C"/>
    <w:rsid w:val="165C73DE"/>
    <w:rsid w:val="165D6CB3"/>
    <w:rsid w:val="165F2A2B"/>
    <w:rsid w:val="165F6ECF"/>
    <w:rsid w:val="16620247"/>
    <w:rsid w:val="16640041"/>
    <w:rsid w:val="16661FBB"/>
    <w:rsid w:val="16677B31"/>
    <w:rsid w:val="16685D83"/>
    <w:rsid w:val="166938A9"/>
    <w:rsid w:val="166B13D0"/>
    <w:rsid w:val="166B7621"/>
    <w:rsid w:val="166C09FE"/>
    <w:rsid w:val="166D339A"/>
    <w:rsid w:val="166E2C6E"/>
    <w:rsid w:val="166E331E"/>
    <w:rsid w:val="166E7112"/>
    <w:rsid w:val="166F47AE"/>
    <w:rsid w:val="16721C9F"/>
    <w:rsid w:val="16730284"/>
    <w:rsid w:val="16731C0F"/>
    <w:rsid w:val="167364D6"/>
    <w:rsid w:val="1675224E"/>
    <w:rsid w:val="16774218"/>
    <w:rsid w:val="16790431"/>
    <w:rsid w:val="16797F90"/>
    <w:rsid w:val="167C35DD"/>
    <w:rsid w:val="167D1103"/>
    <w:rsid w:val="167D36BA"/>
    <w:rsid w:val="167E55A7"/>
    <w:rsid w:val="16806E74"/>
    <w:rsid w:val="168129A1"/>
    <w:rsid w:val="16824B5F"/>
    <w:rsid w:val="16826719"/>
    <w:rsid w:val="1683496B"/>
    <w:rsid w:val="168406E3"/>
    <w:rsid w:val="168626AD"/>
    <w:rsid w:val="1686445B"/>
    <w:rsid w:val="16866209"/>
    <w:rsid w:val="16881F81"/>
    <w:rsid w:val="168B1A72"/>
    <w:rsid w:val="168D57EA"/>
    <w:rsid w:val="168E1562"/>
    <w:rsid w:val="168F3D98"/>
    <w:rsid w:val="16900E36"/>
    <w:rsid w:val="16924BAE"/>
    <w:rsid w:val="16930926"/>
    <w:rsid w:val="169326D4"/>
    <w:rsid w:val="16933BA9"/>
    <w:rsid w:val="1694677A"/>
    <w:rsid w:val="16946B78"/>
    <w:rsid w:val="16970417"/>
    <w:rsid w:val="16976668"/>
    <w:rsid w:val="16985F3D"/>
    <w:rsid w:val="169B233B"/>
    <w:rsid w:val="169C77DB"/>
    <w:rsid w:val="169E17A5"/>
    <w:rsid w:val="169F72CB"/>
    <w:rsid w:val="16A13043"/>
    <w:rsid w:val="16A42B33"/>
    <w:rsid w:val="16A6065A"/>
    <w:rsid w:val="16A82624"/>
    <w:rsid w:val="16A91EF8"/>
    <w:rsid w:val="16AB2114"/>
    <w:rsid w:val="16AB3EC2"/>
    <w:rsid w:val="16AB5C70"/>
    <w:rsid w:val="16AD7C3A"/>
    <w:rsid w:val="16AE5760"/>
    <w:rsid w:val="16B25250"/>
    <w:rsid w:val="16B70AB9"/>
    <w:rsid w:val="16B73E5A"/>
    <w:rsid w:val="16B9038D"/>
    <w:rsid w:val="16B94831"/>
    <w:rsid w:val="16BA5EB3"/>
    <w:rsid w:val="16BC60CF"/>
    <w:rsid w:val="16BC7E7D"/>
    <w:rsid w:val="16BE3BF5"/>
    <w:rsid w:val="16BF1736"/>
    <w:rsid w:val="16C136E5"/>
    <w:rsid w:val="16C32FBA"/>
    <w:rsid w:val="16C60CFC"/>
    <w:rsid w:val="16C64858"/>
    <w:rsid w:val="16C72A99"/>
    <w:rsid w:val="16C84A74"/>
    <w:rsid w:val="16C86822"/>
    <w:rsid w:val="16C94348"/>
    <w:rsid w:val="16CA7F8A"/>
    <w:rsid w:val="16CB4564"/>
    <w:rsid w:val="16CD208A"/>
    <w:rsid w:val="16CD3E38"/>
    <w:rsid w:val="16CF122B"/>
    <w:rsid w:val="16D2144F"/>
    <w:rsid w:val="16D231FD"/>
    <w:rsid w:val="16D24FDB"/>
    <w:rsid w:val="16D27BAC"/>
    <w:rsid w:val="16D72F09"/>
    <w:rsid w:val="16D73437"/>
    <w:rsid w:val="16D831AB"/>
    <w:rsid w:val="16D8458B"/>
    <w:rsid w:val="16D90A2F"/>
    <w:rsid w:val="16DA0303"/>
    <w:rsid w:val="16DB47A7"/>
    <w:rsid w:val="16DB4B3A"/>
    <w:rsid w:val="16DE1BA1"/>
    <w:rsid w:val="16DE4297"/>
    <w:rsid w:val="16DE7DF3"/>
    <w:rsid w:val="16DF591A"/>
    <w:rsid w:val="16E178E4"/>
    <w:rsid w:val="16E3365C"/>
    <w:rsid w:val="16E573D4"/>
    <w:rsid w:val="16E6314C"/>
    <w:rsid w:val="16E66CA8"/>
    <w:rsid w:val="16E96798"/>
    <w:rsid w:val="16EA2C3C"/>
    <w:rsid w:val="16EA49EA"/>
    <w:rsid w:val="16EB2376"/>
    <w:rsid w:val="16ED0036"/>
    <w:rsid w:val="16EF0253"/>
    <w:rsid w:val="16EF2001"/>
    <w:rsid w:val="16EF3DAF"/>
    <w:rsid w:val="16F01CA5"/>
    <w:rsid w:val="16F05D79"/>
    <w:rsid w:val="16F13FCB"/>
    <w:rsid w:val="16F21AF1"/>
    <w:rsid w:val="16F2389F"/>
    <w:rsid w:val="16F40375"/>
    <w:rsid w:val="16F41AB6"/>
    <w:rsid w:val="16F45869"/>
    <w:rsid w:val="16F46EE5"/>
    <w:rsid w:val="16F47617"/>
    <w:rsid w:val="16F70EB5"/>
    <w:rsid w:val="16F75359"/>
    <w:rsid w:val="16FA2753"/>
    <w:rsid w:val="16FB5676"/>
    <w:rsid w:val="16FB6DB7"/>
    <w:rsid w:val="17005FBC"/>
    <w:rsid w:val="1703785A"/>
    <w:rsid w:val="17077F2B"/>
    <w:rsid w:val="17081314"/>
    <w:rsid w:val="170830C2"/>
    <w:rsid w:val="17084E70"/>
    <w:rsid w:val="17092996"/>
    <w:rsid w:val="170B4961"/>
    <w:rsid w:val="170D2487"/>
    <w:rsid w:val="170F61FF"/>
    <w:rsid w:val="17107B4D"/>
    <w:rsid w:val="1712246D"/>
    <w:rsid w:val="17123F41"/>
    <w:rsid w:val="17125CEF"/>
    <w:rsid w:val="17150DEE"/>
    <w:rsid w:val="1715758D"/>
    <w:rsid w:val="171750B3"/>
    <w:rsid w:val="17190E2C"/>
    <w:rsid w:val="171952CF"/>
    <w:rsid w:val="171A0BFF"/>
    <w:rsid w:val="171A4BA4"/>
    <w:rsid w:val="171E6442"/>
    <w:rsid w:val="171F21BA"/>
    <w:rsid w:val="1720665E"/>
    <w:rsid w:val="172779EC"/>
    <w:rsid w:val="172D5273"/>
    <w:rsid w:val="172F064F"/>
    <w:rsid w:val="172F4AF3"/>
    <w:rsid w:val="172F68A1"/>
    <w:rsid w:val="17321AB6"/>
    <w:rsid w:val="17321EED"/>
    <w:rsid w:val="17326391"/>
    <w:rsid w:val="17344377"/>
    <w:rsid w:val="17345C65"/>
    <w:rsid w:val="1735378C"/>
    <w:rsid w:val="173A48D6"/>
    <w:rsid w:val="173B2B09"/>
    <w:rsid w:val="173C4B1A"/>
    <w:rsid w:val="173D7210"/>
    <w:rsid w:val="173E6AE4"/>
    <w:rsid w:val="173F148A"/>
    <w:rsid w:val="17400AAE"/>
    <w:rsid w:val="1740285C"/>
    <w:rsid w:val="17410382"/>
    <w:rsid w:val="174165D4"/>
    <w:rsid w:val="17427E0B"/>
    <w:rsid w:val="1743234C"/>
    <w:rsid w:val="174435F7"/>
    <w:rsid w:val="17451C21"/>
    <w:rsid w:val="17481711"/>
    <w:rsid w:val="17485BB5"/>
    <w:rsid w:val="1749510D"/>
    <w:rsid w:val="174A5489"/>
    <w:rsid w:val="174A7237"/>
    <w:rsid w:val="174B2FAF"/>
    <w:rsid w:val="174C1201"/>
    <w:rsid w:val="174F0CF1"/>
    <w:rsid w:val="174F0F7F"/>
    <w:rsid w:val="174F2A9F"/>
    <w:rsid w:val="174F484D"/>
    <w:rsid w:val="174F6F43"/>
    <w:rsid w:val="175005C5"/>
    <w:rsid w:val="17527900"/>
    <w:rsid w:val="175400B6"/>
    <w:rsid w:val="175579C2"/>
    <w:rsid w:val="17563E2E"/>
    <w:rsid w:val="17567711"/>
    <w:rsid w:val="175956CC"/>
    <w:rsid w:val="175A0C63"/>
    <w:rsid w:val="175B4A52"/>
    <w:rsid w:val="175B58E8"/>
    <w:rsid w:val="175C6F6A"/>
    <w:rsid w:val="175D340E"/>
    <w:rsid w:val="175E0A74"/>
    <w:rsid w:val="175F2179"/>
    <w:rsid w:val="17604CAC"/>
    <w:rsid w:val="17614581"/>
    <w:rsid w:val="17620A24"/>
    <w:rsid w:val="176302F9"/>
    <w:rsid w:val="1763654B"/>
    <w:rsid w:val="17650515"/>
    <w:rsid w:val="176522C3"/>
    <w:rsid w:val="1767428D"/>
    <w:rsid w:val="17683B61"/>
    <w:rsid w:val="1768590F"/>
    <w:rsid w:val="176A5B2B"/>
    <w:rsid w:val="176C53FF"/>
    <w:rsid w:val="176D73C9"/>
    <w:rsid w:val="176F4EEF"/>
    <w:rsid w:val="17710C68"/>
    <w:rsid w:val="17716EB9"/>
    <w:rsid w:val="17732C32"/>
    <w:rsid w:val="177443DB"/>
    <w:rsid w:val="1776002C"/>
    <w:rsid w:val="177644D0"/>
    <w:rsid w:val="17773DA4"/>
    <w:rsid w:val="17793FC0"/>
    <w:rsid w:val="17795D6E"/>
    <w:rsid w:val="177A6B0C"/>
    <w:rsid w:val="177B16DD"/>
    <w:rsid w:val="177C13BA"/>
    <w:rsid w:val="177C142C"/>
    <w:rsid w:val="1780534F"/>
    <w:rsid w:val="17813E0E"/>
    <w:rsid w:val="17822E75"/>
    <w:rsid w:val="17836BED"/>
    <w:rsid w:val="178412FF"/>
    <w:rsid w:val="17852965"/>
    <w:rsid w:val="178564C1"/>
    <w:rsid w:val="178650AF"/>
    <w:rsid w:val="178766DD"/>
    <w:rsid w:val="17880471"/>
    <w:rsid w:val="17883CE1"/>
    <w:rsid w:val="178845AC"/>
    <w:rsid w:val="17885FB1"/>
    <w:rsid w:val="178925A0"/>
    <w:rsid w:val="178932DE"/>
    <w:rsid w:val="17895171"/>
    <w:rsid w:val="178A1D29"/>
    <w:rsid w:val="178A237C"/>
    <w:rsid w:val="178A7DCB"/>
    <w:rsid w:val="178C5AA1"/>
    <w:rsid w:val="178D5376"/>
    <w:rsid w:val="178D5D01"/>
    <w:rsid w:val="178E4F82"/>
    <w:rsid w:val="178F5592"/>
    <w:rsid w:val="178F7340"/>
    <w:rsid w:val="1791130A"/>
    <w:rsid w:val="17935082"/>
    <w:rsid w:val="17944956"/>
    <w:rsid w:val="17957219"/>
    <w:rsid w:val="179606CE"/>
    <w:rsid w:val="1796247C"/>
    <w:rsid w:val="17984446"/>
    <w:rsid w:val="179901BE"/>
    <w:rsid w:val="17991F6C"/>
    <w:rsid w:val="179B3F36"/>
    <w:rsid w:val="179B7A92"/>
    <w:rsid w:val="179C0A16"/>
    <w:rsid w:val="179C380B"/>
    <w:rsid w:val="179D7CAF"/>
    <w:rsid w:val="179E3A27"/>
    <w:rsid w:val="179E7583"/>
    <w:rsid w:val="17A0154D"/>
    <w:rsid w:val="17A032FB"/>
    <w:rsid w:val="17A0779F"/>
    <w:rsid w:val="17A10E21"/>
    <w:rsid w:val="17A27073"/>
    <w:rsid w:val="17A34B99"/>
    <w:rsid w:val="17A70B2D"/>
    <w:rsid w:val="17A74689"/>
    <w:rsid w:val="17A74C5B"/>
    <w:rsid w:val="17A821AF"/>
    <w:rsid w:val="17A91B8A"/>
    <w:rsid w:val="17AA23CB"/>
    <w:rsid w:val="17AB37B2"/>
    <w:rsid w:val="17AC1CA0"/>
    <w:rsid w:val="17AC6222"/>
    <w:rsid w:val="17AD5A18"/>
    <w:rsid w:val="17AE3C6A"/>
    <w:rsid w:val="17B172B6"/>
    <w:rsid w:val="17B2302E"/>
    <w:rsid w:val="17B3580D"/>
    <w:rsid w:val="17B374D2"/>
    <w:rsid w:val="17B400A7"/>
    <w:rsid w:val="17B4186E"/>
    <w:rsid w:val="17B45A93"/>
    <w:rsid w:val="17B466BB"/>
    <w:rsid w:val="17B62B1E"/>
    <w:rsid w:val="17B6418E"/>
    <w:rsid w:val="17B86AAE"/>
    <w:rsid w:val="17BA0860"/>
    <w:rsid w:val="17BC0000"/>
    <w:rsid w:val="17BD1490"/>
    <w:rsid w:val="17BD20FF"/>
    <w:rsid w:val="17BD3EAD"/>
    <w:rsid w:val="17BD5C5B"/>
    <w:rsid w:val="17BE7C25"/>
    <w:rsid w:val="17BF5EF1"/>
    <w:rsid w:val="17BF70EE"/>
    <w:rsid w:val="17C0399D"/>
    <w:rsid w:val="17C0574B"/>
    <w:rsid w:val="17C074F9"/>
    <w:rsid w:val="17C2010E"/>
    <w:rsid w:val="17C23271"/>
    <w:rsid w:val="17C3523B"/>
    <w:rsid w:val="17C70888"/>
    <w:rsid w:val="17C76AD9"/>
    <w:rsid w:val="17C865A3"/>
    <w:rsid w:val="17CA0EC3"/>
    <w:rsid w:val="17CA481C"/>
    <w:rsid w:val="17CC0594"/>
    <w:rsid w:val="17CE0CD4"/>
    <w:rsid w:val="17D11706"/>
    <w:rsid w:val="17D2722C"/>
    <w:rsid w:val="17D31922"/>
    <w:rsid w:val="17D3547E"/>
    <w:rsid w:val="17D631C0"/>
    <w:rsid w:val="17D64B12"/>
    <w:rsid w:val="17D64F6F"/>
    <w:rsid w:val="17D80CE7"/>
    <w:rsid w:val="17D905BB"/>
    <w:rsid w:val="17DA31D7"/>
    <w:rsid w:val="17DA4A5F"/>
    <w:rsid w:val="17DB4333"/>
    <w:rsid w:val="17DD00AB"/>
    <w:rsid w:val="17DD454F"/>
    <w:rsid w:val="17DE3E23"/>
    <w:rsid w:val="17DF2075"/>
    <w:rsid w:val="17E05DED"/>
    <w:rsid w:val="17E20185"/>
    <w:rsid w:val="17E21B65"/>
    <w:rsid w:val="17E23913"/>
    <w:rsid w:val="17E31439"/>
    <w:rsid w:val="17E4768B"/>
    <w:rsid w:val="17E56F60"/>
    <w:rsid w:val="17E61B2C"/>
    <w:rsid w:val="17E72CD8"/>
    <w:rsid w:val="17E94CA2"/>
    <w:rsid w:val="17EB6C6C"/>
    <w:rsid w:val="17EE4066"/>
    <w:rsid w:val="17EF1998"/>
    <w:rsid w:val="17F04282"/>
    <w:rsid w:val="17F11DA8"/>
    <w:rsid w:val="17F17FFA"/>
    <w:rsid w:val="17F51899"/>
    <w:rsid w:val="17F83137"/>
    <w:rsid w:val="17F84EE5"/>
    <w:rsid w:val="17F90C5D"/>
    <w:rsid w:val="17FA6861"/>
    <w:rsid w:val="17FB49D5"/>
    <w:rsid w:val="17FB6783"/>
    <w:rsid w:val="17FD074D"/>
    <w:rsid w:val="17FE0021"/>
    <w:rsid w:val="17FF2717"/>
    <w:rsid w:val="17FF6273"/>
    <w:rsid w:val="1800023D"/>
    <w:rsid w:val="18023FB5"/>
    <w:rsid w:val="18031054"/>
    <w:rsid w:val="18041ADC"/>
    <w:rsid w:val="180715CC"/>
    <w:rsid w:val="1807337A"/>
    <w:rsid w:val="18075128"/>
    <w:rsid w:val="18083A36"/>
    <w:rsid w:val="180970F2"/>
    <w:rsid w:val="180C273E"/>
    <w:rsid w:val="180D4CD7"/>
    <w:rsid w:val="180E295A"/>
    <w:rsid w:val="180E64B6"/>
    <w:rsid w:val="180E78A8"/>
    <w:rsid w:val="1811244B"/>
    <w:rsid w:val="18137F71"/>
    <w:rsid w:val="18153CE9"/>
    <w:rsid w:val="18155A97"/>
    <w:rsid w:val="181674CA"/>
    <w:rsid w:val="181810E3"/>
    <w:rsid w:val="181A12FF"/>
    <w:rsid w:val="181A30AD"/>
    <w:rsid w:val="181B0BD3"/>
    <w:rsid w:val="181B5077"/>
    <w:rsid w:val="181B6E25"/>
    <w:rsid w:val="181B72DB"/>
    <w:rsid w:val="181D2B9D"/>
    <w:rsid w:val="181D494B"/>
    <w:rsid w:val="181F70EC"/>
    <w:rsid w:val="182201B4"/>
    <w:rsid w:val="18221F62"/>
    <w:rsid w:val="18267CA4"/>
    <w:rsid w:val="18273A1C"/>
    <w:rsid w:val="182818DF"/>
    <w:rsid w:val="182932F0"/>
    <w:rsid w:val="18297794"/>
    <w:rsid w:val="182A0E16"/>
    <w:rsid w:val="182B350C"/>
    <w:rsid w:val="182C4B8E"/>
    <w:rsid w:val="182D2313"/>
    <w:rsid w:val="182E0907"/>
    <w:rsid w:val="182E4DAB"/>
    <w:rsid w:val="182E6B59"/>
    <w:rsid w:val="182F467F"/>
    <w:rsid w:val="183028D1"/>
    <w:rsid w:val="183103F7"/>
    <w:rsid w:val="183323C1"/>
    <w:rsid w:val="183879D7"/>
    <w:rsid w:val="183A5435"/>
    <w:rsid w:val="183A54FD"/>
    <w:rsid w:val="183B1275"/>
    <w:rsid w:val="183D4FEE"/>
    <w:rsid w:val="18422604"/>
    <w:rsid w:val="18464E68"/>
    <w:rsid w:val="18475E6C"/>
    <w:rsid w:val="18493900"/>
    <w:rsid w:val="184C3483"/>
    <w:rsid w:val="184C6FDF"/>
    <w:rsid w:val="184E0FA9"/>
    <w:rsid w:val="184E4D3B"/>
    <w:rsid w:val="184E71FB"/>
    <w:rsid w:val="18506ACF"/>
    <w:rsid w:val="18510A99"/>
    <w:rsid w:val="18511F7B"/>
    <w:rsid w:val="18512847"/>
    <w:rsid w:val="18534811"/>
    <w:rsid w:val="18550589"/>
    <w:rsid w:val="185540E5"/>
    <w:rsid w:val="18567E5D"/>
    <w:rsid w:val="18574301"/>
    <w:rsid w:val="18575DED"/>
    <w:rsid w:val="18585984"/>
    <w:rsid w:val="185A2304"/>
    <w:rsid w:val="185C1918"/>
    <w:rsid w:val="185D743E"/>
    <w:rsid w:val="185F31B6"/>
    <w:rsid w:val="185F4F64"/>
    <w:rsid w:val="185F6D12"/>
    <w:rsid w:val="186005E0"/>
    <w:rsid w:val="18602A8A"/>
    <w:rsid w:val="18610CDC"/>
    <w:rsid w:val="18622CA6"/>
    <w:rsid w:val="1864257A"/>
    <w:rsid w:val="18644328"/>
    <w:rsid w:val="186458F6"/>
    <w:rsid w:val="18664544"/>
    <w:rsid w:val="1867206B"/>
    <w:rsid w:val="18673E19"/>
    <w:rsid w:val="186802BC"/>
    <w:rsid w:val="18690202"/>
    <w:rsid w:val="1869193F"/>
    <w:rsid w:val="18694035"/>
    <w:rsid w:val="18697B91"/>
    <w:rsid w:val="186B56B7"/>
    <w:rsid w:val="186C7681"/>
    <w:rsid w:val="18716A45"/>
    <w:rsid w:val="18722EE9"/>
    <w:rsid w:val="18730A0F"/>
    <w:rsid w:val="18736C61"/>
    <w:rsid w:val="18753BB8"/>
    <w:rsid w:val="18756535"/>
    <w:rsid w:val="18761375"/>
    <w:rsid w:val="187622AE"/>
    <w:rsid w:val="18787DD4"/>
    <w:rsid w:val="187A1D9E"/>
    <w:rsid w:val="187E26D8"/>
    <w:rsid w:val="187E3C8E"/>
    <w:rsid w:val="187F3B68"/>
    <w:rsid w:val="1881312C"/>
    <w:rsid w:val="18814EDA"/>
    <w:rsid w:val="18820C52"/>
    <w:rsid w:val="18842C1C"/>
    <w:rsid w:val="188449CB"/>
    <w:rsid w:val="18844E09"/>
    <w:rsid w:val="18846779"/>
    <w:rsid w:val="188517E2"/>
    <w:rsid w:val="18860743"/>
    <w:rsid w:val="1888270D"/>
    <w:rsid w:val="18884C1A"/>
    <w:rsid w:val="18891D29"/>
    <w:rsid w:val="18893D8F"/>
    <w:rsid w:val="188E0A8C"/>
    <w:rsid w:val="188E75F7"/>
    <w:rsid w:val="1890336F"/>
    <w:rsid w:val="189218F4"/>
    <w:rsid w:val="189310B2"/>
    <w:rsid w:val="1894312E"/>
    <w:rsid w:val="18956BD8"/>
    <w:rsid w:val="189664AC"/>
    <w:rsid w:val="1898470F"/>
    <w:rsid w:val="189866C8"/>
    <w:rsid w:val="189972E0"/>
    <w:rsid w:val="189A2440"/>
    <w:rsid w:val="189A41EE"/>
    <w:rsid w:val="189B3AC2"/>
    <w:rsid w:val="189C7F66"/>
    <w:rsid w:val="189D5A8C"/>
    <w:rsid w:val="189D783A"/>
    <w:rsid w:val="189E3CDE"/>
    <w:rsid w:val="189F35B2"/>
    <w:rsid w:val="189F7A56"/>
    <w:rsid w:val="18A137CE"/>
    <w:rsid w:val="18A230A3"/>
    <w:rsid w:val="18A312F5"/>
    <w:rsid w:val="18A40BC9"/>
    <w:rsid w:val="18A4506D"/>
    <w:rsid w:val="18A84B5D"/>
    <w:rsid w:val="18A94431"/>
    <w:rsid w:val="18AB01A9"/>
    <w:rsid w:val="18AB1F57"/>
    <w:rsid w:val="18AC5756"/>
    <w:rsid w:val="18AC5CCF"/>
    <w:rsid w:val="18AD3F21"/>
    <w:rsid w:val="18AE0076"/>
    <w:rsid w:val="18AE1A47"/>
    <w:rsid w:val="18AE7C99"/>
    <w:rsid w:val="18AF5EEB"/>
    <w:rsid w:val="18B02996"/>
    <w:rsid w:val="18B03A11"/>
    <w:rsid w:val="18B057C0"/>
    <w:rsid w:val="18B21538"/>
    <w:rsid w:val="18B232E6"/>
    <w:rsid w:val="18B352B0"/>
    <w:rsid w:val="18B36797"/>
    <w:rsid w:val="18B51028"/>
    <w:rsid w:val="18B708FC"/>
    <w:rsid w:val="18B76B4E"/>
    <w:rsid w:val="18BC23B6"/>
    <w:rsid w:val="18BC5F12"/>
    <w:rsid w:val="18BD1C8B"/>
    <w:rsid w:val="18BF3C55"/>
    <w:rsid w:val="18C1177B"/>
    <w:rsid w:val="18C179CD"/>
    <w:rsid w:val="18C43019"/>
    <w:rsid w:val="18C662FD"/>
    <w:rsid w:val="18C80D5B"/>
    <w:rsid w:val="18C9062F"/>
    <w:rsid w:val="18C94AD3"/>
    <w:rsid w:val="18CB25F9"/>
    <w:rsid w:val="18CC0A2E"/>
    <w:rsid w:val="18CD45C3"/>
    <w:rsid w:val="18CD6371"/>
    <w:rsid w:val="18CE3E98"/>
    <w:rsid w:val="18CF73AF"/>
    <w:rsid w:val="18D05E62"/>
    <w:rsid w:val="18D07C10"/>
    <w:rsid w:val="18D15FE1"/>
    <w:rsid w:val="18D23988"/>
    <w:rsid w:val="18D72D4C"/>
    <w:rsid w:val="18D732C4"/>
    <w:rsid w:val="18D771F0"/>
    <w:rsid w:val="18D94D16"/>
    <w:rsid w:val="18DA45EA"/>
    <w:rsid w:val="18DC65B5"/>
    <w:rsid w:val="18DD19B3"/>
    <w:rsid w:val="18DF60A5"/>
    <w:rsid w:val="18DF7E53"/>
    <w:rsid w:val="18E15979"/>
    <w:rsid w:val="18E4181A"/>
    <w:rsid w:val="18E45469"/>
    <w:rsid w:val="18E611E1"/>
    <w:rsid w:val="18E65685"/>
    <w:rsid w:val="18E831AB"/>
    <w:rsid w:val="18E84F59"/>
    <w:rsid w:val="18E86D07"/>
    <w:rsid w:val="18E90CD1"/>
    <w:rsid w:val="18EB4A4A"/>
    <w:rsid w:val="18EB5447"/>
    <w:rsid w:val="18EB67F8"/>
    <w:rsid w:val="18EC2BE9"/>
    <w:rsid w:val="18ED07C2"/>
    <w:rsid w:val="18ED2570"/>
    <w:rsid w:val="18ED431E"/>
    <w:rsid w:val="18EE62E8"/>
    <w:rsid w:val="18F27B86"/>
    <w:rsid w:val="18F41B50"/>
    <w:rsid w:val="18F47C3A"/>
    <w:rsid w:val="18F54C3F"/>
    <w:rsid w:val="18F558C8"/>
    <w:rsid w:val="18F71640"/>
    <w:rsid w:val="18F733EE"/>
    <w:rsid w:val="18F8118C"/>
    <w:rsid w:val="18F97167"/>
    <w:rsid w:val="18FA2EDF"/>
    <w:rsid w:val="18FC6C57"/>
    <w:rsid w:val="18FE29CF"/>
    <w:rsid w:val="18FE477D"/>
    <w:rsid w:val="18FF04F5"/>
    <w:rsid w:val="18FF22A3"/>
    <w:rsid w:val="19006747"/>
    <w:rsid w:val="1901601B"/>
    <w:rsid w:val="1902223E"/>
    <w:rsid w:val="19033B41"/>
    <w:rsid w:val="19037AF3"/>
    <w:rsid w:val="19037FE5"/>
    <w:rsid w:val="1906204F"/>
    <w:rsid w:val="19063631"/>
    <w:rsid w:val="19081158"/>
    <w:rsid w:val="19094ED0"/>
    <w:rsid w:val="190B0C48"/>
    <w:rsid w:val="190B4A31"/>
    <w:rsid w:val="190B50EC"/>
    <w:rsid w:val="190D1F22"/>
    <w:rsid w:val="190D42EB"/>
    <w:rsid w:val="190D49C0"/>
    <w:rsid w:val="190F0CF7"/>
    <w:rsid w:val="19102702"/>
    <w:rsid w:val="1910625E"/>
    <w:rsid w:val="19107413"/>
    <w:rsid w:val="19120228"/>
    <w:rsid w:val="19143FA0"/>
    <w:rsid w:val="19151AC7"/>
    <w:rsid w:val="19153875"/>
    <w:rsid w:val="19164715"/>
    <w:rsid w:val="19185113"/>
    <w:rsid w:val="19187035"/>
    <w:rsid w:val="191A3096"/>
    <w:rsid w:val="191A70DD"/>
    <w:rsid w:val="191B532F"/>
    <w:rsid w:val="191C10A7"/>
    <w:rsid w:val="191C4C03"/>
    <w:rsid w:val="191E4E1F"/>
    <w:rsid w:val="191F46F3"/>
    <w:rsid w:val="19202945"/>
    <w:rsid w:val="192561AE"/>
    <w:rsid w:val="19257F5C"/>
    <w:rsid w:val="19265A82"/>
    <w:rsid w:val="192817FA"/>
    <w:rsid w:val="19297FBA"/>
    <w:rsid w:val="192A5572"/>
    <w:rsid w:val="192D693B"/>
    <w:rsid w:val="192F2B88"/>
    <w:rsid w:val="192F4936"/>
    <w:rsid w:val="193006AE"/>
    <w:rsid w:val="19314B52"/>
    <w:rsid w:val="193208CA"/>
    <w:rsid w:val="19322678"/>
    <w:rsid w:val="193261D5"/>
    <w:rsid w:val="1934019F"/>
    <w:rsid w:val="19341F4D"/>
    <w:rsid w:val="19353F17"/>
    <w:rsid w:val="19355CC5"/>
    <w:rsid w:val="19394EDE"/>
    <w:rsid w:val="193C52A5"/>
    <w:rsid w:val="193F08F1"/>
    <w:rsid w:val="193F3921"/>
    <w:rsid w:val="19410B0E"/>
    <w:rsid w:val="19410E12"/>
    <w:rsid w:val="1941466A"/>
    <w:rsid w:val="19434886"/>
    <w:rsid w:val="19436634"/>
    <w:rsid w:val="194523AC"/>
    <w:rsid w:val="1945415A"/>
    <w:rsid w:val="19460C23"/>
    <w:rsid w:val="19461C80"/>
    <w:rsid w:val="19481E9C"/>
    <w:rsid w:val="194A79C2"/>
    <w:rsid w:val="194B54E8"/>
    <w:rsid w:val="194D74B2"/>
    <w:rsid w:val="194F6D87"/>
    <w:rsid w:val="19502AFF"/>
    <w:rsid w:val="19526877"/>
    <w:rsid w:val="19540841"/>
    <w:rsid w:val="19550115"/>
    <w:rsid w:val="19560718"/>
    <w:rsid w:val="19570331"/>
    <w:rsid w:val="19597C05"/>
    <w:rsid w:val="195C14A3"/>
    <w:rsid w:val="195C5947"/>
    <w:rsid w:val="195C76F5"/>
    <w:rsid w:val="195E16BF"/>
    <w:rsid w:val="195E346D"/>
    <w:rsid w:val="195E6FCA"/>
    <w:rsid w:val="195F2D42"/>
    <w:rsid w:val="19601486"/>
    <w:rsid w:val="19602C5A"/>
    <w:rsid w:val="19614D0C"/>
    <w:rsid w:val="19622F5E"/>
    <w:rsid w:val="196258E0"/>
    <w:rsid w:val="196533B7"/>
    <w:rsid w:val="196565AA"/>
    <w:rsid w:val="196842EC"/>
    <w:rsid w:val="19687E48"/>
    <w:rsid w:val="1969287C"/>
    <w:rsid w:val="196A1E12"/>
    <w:rsid w:val="196A2073"/>
    <w:rsid w:val="196D1903"/>
    <w:rsid w:val="196D36B1"/>
    <w:rsid w:val="19704F4F"/>
    <w:rsid w:val="19706CFD"/>
    <w:rsid w:val="19726F19"/>
    <w:rsid w:val="197467ED"/>
    <w:rsid w:val="197607B7"/>
    <w:rsid w:val="19762565"/>
    <w:rsid w:val="1977008B"/>
    <w:rsid w:val="197823A3"/>
    <w:rsid w:val="197902A7"/>
    <w:rsid w:val="19792371"/>
    <w:rsid w:val="19793E03"/>
    <w:rsid w:val="197A63D2"/>
    <w:rsid w:val="197C5EDB"/>
    <w:rsid w:val="197D38C3"/>
    <w:rsid w:val="197E141A"/>
    <w:rsid w:val="197E61E3"/>
    <w:rsid w:val="197E7326"/>
    <w:rsid w:val="19801636"/>
    <w:rsid w:val="19805192"/>
    <w:rsid w:val="19810F0A"/>
    <w:rsid w:val="198253AE"/>
    <w:rsid w:val="19827735"/>
    <w:rsid w:val="19840D69"/>
    <w:rsid w:val="19856C4C"/>
    <w:rsid w:val="198660B6"/>
    <w:rsid w:val="19866520"/>
    <w:rsid w:val="198729C4"/>
    <w:rsid w:val="19877546"/>
    <w:rsid w:val="19882298"/>
    <w:rsid w:val="1988673C"/>
    <w:rsid w:val="198A5EC7"/>
    <w:rsid w:val="198C1D89"/>
    <w:rsid w:val="198C7FDB"/>
    <w:rsid w:val="198D78AF"/>
    <w:rsid w:val="19923117"/>
    <w:rsid w:val="199926F8"/>
    <w:rsid w:val="199B021E"/>
    <w:rsid w:val="199B1FCC"/>
    <w:rsid w:val="199C5D44"/>
    <w:rsid w:val="199C7AF2"/>
    <w:rsid w:val="199E1ABC"/>
    <w:rsid w:val="199E7D0E"/>
    <w:rsid w:val="19A075E2"/>
    <w:rsid w:val="19A1335A"/>
    <w:rsid w:val="19A35324"/>
    <w:rsid w:val="19A370D2"/>
    <w:rsid w:val="19A51C02"/>
    <w:rsid w:val="19A52E4A"/>
    <w:rsid w:val="19A54BF8"/>
    <w:rsid w:val="19A846E9"/>
    <w:rsid w:val="19A928E0"/>
    <w:rsid w:val="19AA0461"/>
    <w:rsid w:val="19AA220F"/>
    <w:rsid w:val="19AA3D70"/>
    <w:rsid w:val="19AA66B3"/>
    <w:rsid w:val="19AB6A7A"/>
    <w:rsid w:val="19AC242B"/>
    <w:rsid w:val="19AC7DD1"/>
    <w:rsid w:val="19B07BE2"/>
    <w:rsid w:val="19B11072"/>
    <w:rsid w:val="19B14EE3"/>
    <w:rsid w:val="19B25567"/>
    <w:rsid w:val="19B412DF"/>
    <w:rsid w:val="19B4308D"/>
    <w:rsid w:val="19B47531"/>
    <w:rsid w:val="19B66E06"/>
    <w:rsid w:val="19B72B7E"/>
    <w:rsid w:val="19B74EE4"/>
    <w:rsid w:val="19B80DD0"/>
    <w:rsid w:val="19B94B48"/>
    <w:rsid w:val="19B968F6"/>
    <w:rsid w:val="19BD0194"/>
    <w:rsid w:val="19BE215E"/>
    <w:rsid w:val="19BE5CBA"/>
    <w:rsid w:val="19C05ED6"/>
    <w:rsid w:val="19C05F96"/>
    <w:rsid w:val="19C07C84"/>
    <w:rsid w:val="19C10B67"/>
    <w:rsid w:val="19C21C4E"/>
    <w:rsid w:val="19C31523"/>
    <w:rsid w:val="19C36058"/>
    <w:rsid w:val="19C5529B"/>
    <w:rsid w:val="19C61E08"/>
    <w:rsid w:val="19C73298"/>
    <w:rsid w:val="19C77265"/>
    <w:rsid w:val="19C808E7"/>
    <w:rsid w:val="19C84D8B"/>
    <w:rsid w:val="19C85E69"/>
    <w:rsid w:val="19C86B39"/>
    <w:rsid w:val="19CC03D7"/>
    <w:rsid w:val="19CD414F"/>
    <w:rsid w:val="19CE05F3"/>
    <w:rsid w:val="19CE23A1"/>
    <w:rsid w:val="19CE316B"/>
    <w:rsid w:val="19CF6119"/>
    <w:rsid w:val="19D159ED"/>
    <w:rsid w:val="19D21766"/>
    <w:rsid w:val="19D379B8"/>
    <w:rsid w:val="19D674A8"/>
    <w:rsid w:val="19D76D7C"/>
    <w:rsid w:val="19D8595E"/>
    <w:rsid w:val="19D96F98"/>
    <w:rsid w:val="19DB4ABE"/>
    <w:rsid w:val="19DB686C"/>
    <w:rsid w:val="19DD0836"/>
    <w:rsid w:val="19DE010A"/>
    <w:rsid w:val="19E00326"/>
    <w:rsid w:val="19E020D4"/>
    <w:rsid w:val="19E03E83"/>
    <w:rsid w:val="19E33973"/>
    <w:rsid w:val="19E67CB1"/>
    <w:rsid w:val="19E75211"/>
    <w:rsid w:val="19E82D37"/>
    <w:rsid w:val="19EA2F53"/>
    <w:rsid w:val="19EA6AAF"/>
    <w:rsid w:val="19EC2827"/>
    <w:rsid w:val="19EC4E08"/>
    <w:rsid w:val="19EC6CCB"/>
    <w:rsid w:val="19ED659F"/>
    <w:rsid w:val="19EE2A43"/>
    <w:rsid w:val="19EF2318"/>
    <w:rsid w:val="19F16090"/>
    <w:rsid w:val="19F17E3E"/>
    <w:rsid w:val="19F3005A"/>
    <w:rsid w:val="19F33BB6"/>
    <w:rsid w:val="19F416DC"/>
    <w:rsid w:val="19F4792E"/>
    <w:rsid w:val="19F53DD2"/>
    <w:rsid w:val="19F618F8"/>
    <w:rsid w:val="19F85670"/>
    <w:rsid w:val="19FA13E8"/>
    <w:rsid w:val="19FB6F0E"/>
    <w:rsid w:val="19FD2C86"/>
    <w:rsid w:val="19FD67E3"/>
    <w:rsid w:val="19FE0B08"/>
    <w:rsid w:val="19FE255B"/>
    <w:rsid w:val="1A0538E9"/>
    <w:rsid w:val="1A07140F"/>
    <w:rsid w:val="1A081BBA"/>
    <w:rsid w:val="1A082EDA"/>
    <w:rsid w:val="1A085187"/>
    <w:rsid w:val="1A08627A"/>
    <w:rsid w:val="1A09162B"/>
    <w:rsid w:val="1A0933D9"/>
    <w:rsid w:val="1A0B1C7C"/>
    <w:rsid w:val="1A0C4C78"/>
    <w:rsid w:val="1A0E09F0"/>
    <w:rsid w:val="1A0E5A2C"/>
    <w:rsid w:val="1A0E6C42"/>
    <w:rsid w:val="1A0F1A8D"/>
    <w:rsid w:val="1A0F29BA"/>
    <w:rsid w:val="1A0F4768"/>
    <w:rsid w:val="1A11228E"/>
    <w:rsid w:val="1A141D7E"/>
    <w:rsid w:val="1A163D48"/>
    <w:rsid w:val="1A165AF6"/>
    <w:rsid w:val="1A18186E"/>
    <w:rsid w:val="1A18361C"/>
    <w:rsid w:val="1A192B3F"/>
    <w:rsid w:val="1A1D0C33"/>
    <w:rsid w:val="1A1D50D7"/>
    <w:rsid w:val="1A1D6E85"/>
    <w:rsid w:val="1A1E49AB"/>
    <w:rsid w:val="1A1F0E4F"/>
    <w:rsid w:val="1A206975"/>
    <w:rsid w:val="1A2226ED"/>
    <w:rsid w:val="1A22449B"/>
    <w:rsid w:val="1A226249"/>
    <w:rsid w:val="1A231FC1"/>
    <w:rsid w:val="1A240213"/>
    <w:rsid w:val="1A2521DD"/>
    <w:rsid w:val="1A266884"/>
    <w:rsid w:val="1A271AB1"/>
    <w:rsid w:val="1A27385F"/>
    <w:rsid w:val="1A2811A4"/>
    <w:rsid w:val="1A293A7B"/>
    <w:rsid w:val="1A2975D8"/>
    <w:rsid w:val="1A2A3350"/>
    <w:rsid w:val="1A2C531A"/>
    <w:rsid w:val="1A2C70C8"/>
    <w:rsid w:val="1A2D037C"/>
    <w:rsid w:val="1A2E1092"/>
    <w:rsid w:val="1A2E4BEE"/>
    <w:rsid w:val="1A2F0966"/>
    <w:rsid w:val="1A313997"/>
    <w:rsid w:val="1A332204"/>
    <w:rsid w:val="1A3366A8"/>
    <w:rsid w:val="1A3441CE"/>
    <w:rsid w:val="1A345F7C"/>
    <w:rsid w:val="1A366198"/>
    <w:rsid w:val="1A367F46"/>
    <w:rsid w:val="1A3817B8"/>
    <w:rsid w:val="1A3A618A"/>
    <w:rsid w:val="1A3A7A37"/>
    <w:rsid w:val="1A3B37AF"/>
    <w:rsid w:val="1A3B4A49"/>
    <w:rsid w:val="1A3D12D5"/>
    <w:rsid w:val="1A3D3083"/>
    <w:rsid w:val="1A3E33CA"/>
    <w:rsid w:val="1A3F504D"/>
    <w:rsid w:val="1A3F6DFB"/>
    <w:rsid w:val="1A400DC5"/>
    <w:rsid w:val="1A402B73"/>
    <w:rsid w:val="1A404921"/>
    <w:rsid w:val="1A436221"/>
    <w:rsid w:val="1A45329D"/>
    <w:rsid w:val="1A473F02"/>
    <w:rsid w:val="1A475BBD"/>
    <w:rsid w:val="1A475CB0"/>
    <w:rsid w:val="1A495ECC"/>
    <w:rsid w:val="1A4A39F2"/>
    <w:rsid w:val="1A4C1518"/>
    <w:rsid w:val="1A4C32C6"/>
    <w:rsid w:val="1A4D7E56"/>
    <w:rsid w:val="1A4E5290"/>
    <w:rsid w:val="1A501008"/>
    <w:rsid w:val="1A50725A"/>
    <w:rsid w:val="1A512FD2"/>
    <w:rsid w:val="1A516B2E"/>
    <w:rsid w:val="1A5403CD"/>
    <w:rsid w:val="1A564145"/>
    <w:rsid w:val="1A5756B2"/>
    <w:rsid w:val="1A58610F"/>
    <w:rsid w:val="1A587EBD"/>
    <w:rsid w:val="1A5A4033"/>
    <w:rsid w:val="1A5B5BFF"/>
    <w:rsid w:val="1A5B79AD"/>
    <w:rsid w:val="1A5D3725"/>
    <w:rsid w:val="1A5F124B"/>
    <w:rsid w:val="1A622AE9"/>
    <w:rsid w:val="1A626F8D"/>
    <w:rsid w:val="1A644AB4"/>
    <w:rsid w:val="1A646862"/>
    <w:rsid w:val="1A663D17"/>
    <w:rsid w:val="1A670100"/>
    <w:rsid w:val="1A6745A4"/>
    <w:rsid w:val="1A686637"/>
    <w:rsid w:val="1A69031C"/>
    <w:rsid w:val="1A6920CA"/>
    <w:rsid w:val="1A6A7BF0"/>
    <w:rsid w:val="1A6B5E42"/>
    <w:rsid w:val="1A6C3968"/>
    <w:rsid w:val="1A6C5716"/>
    <w:rsid w:val="1A6C6448"/>
    <w:rsid w:val="1A6E0D68"/>
    <w:rsid w:val="1A6E148E"/>
    <w:rsid w:val="1A6E76E0"/>
    <w:rsid w:val="1A7016AA"/>
    <w:rsid w:val="1A7171D0"/>
    <w:rsid w:val="1A725422"/>
    <w:rsid w:val="1A750A6F"/>
    <w:rsid w:val="1A756CC1"/>
    <w:rsid w:val="1A7647E7"/>
    <w:rsid w:val="1A772A39"/>
    <w:rsid w:val="1A78055F"/>
    <w:rsid w:val="1A7840BB"/>
    <w:rsid w:val="1A7A0A4C"/>
    <w:rsid w:val="1A7A6085"/>
    <w:rsid w:val="1A7B1EDC"/>
    <w:rsid w:val="1A7B3BAB"/>
    <w:rsid w:val="1A7D3DC7"/>
    <w:rsid w:val="1A7D7923"/>
    <w:rsid w:val="1A7F18ED"/>
    <w:rsid w:val="1A7F342E"/>
    <w:rsid w:val="1A7F5449"/>
    <w:rsid w:val="1A807414"/>
    <w:rsid w:val="1A80748F"/>
    <w:rsid w:val="1A815666"/>
    <w:rsid w:val="1A8213DE"/>
    <w:rsid w:val="1A840CB2"/>
    <w:rsid w:val="1A8567D8"/>
    <w:rsid w:val="1A862C7C"/>
    <w:rsid w:val="1A866FEF"/>
    <w:rsid w:val="1A8769F4"/>
    <w:rsid w:val="1A8B64E4"/>
    <w:rsid w:val="1A8C400A"/>
    <w:rsid w:val="1A8E7D82"/>
    <w:rsid w:val="1A903AFB"/>
    <w:rsid w:val="1A907657"/>
    <w:rsid w:val="1A911621"/>
    <w:rsid w:val="1A976C37"/>
    <w:rsid w:val="1A983FD5"/>
    <w:rsid w:val="1A98475D"/>
    <w:rsid w:val="1A98650B"/>
    <w:rsid w:val="1A9A0701"/>
    <w:rsid w:val="1A9A6727"/>
    <w:rsid w:val="1A9C424D"/>
    <w:rsid w:val="1A9D6217"/>
    <w:rsid w:val="1A9F3D3E"/>
    <w:rsid w:val="1A9F789A"/>
    <w:rsid w:val="1AA11864"/>
    <w:rsid w:val="1AA17AB6"/>
    <w:rsid w:val="1AA255DC"/>
    <w:rsid w:val="1AA2738A"/>
    <w:rsid w:val="1AA43102"/>
    <w:rsid w:val="1AA50C28"/>
    <w:rsid w:val="1AA611AA"/>
    <w:rsid w:val="1AA66E7A"/>
    <w:rsid w:val="1AA72BF2"/>
    <w:rsid w:val="1AA90718"/>
    <w:rsid w:val="1AA93212"/>
    <w:rsid w:val="1AA94BBC"/>
    <w:rsid w:val="1AAA63EA"/>
    <w:rsid w:val="1AAB4490"/>
    <w:rsid w:val="1AAC1FB7"/>
    <w:rsid w:val="1AAD645B"/>
    <w:rsid w:val="1AB1581F"/>
    <w:rsid w:val="1AB23A71"/>
    <w:rsid w:val="1AB33345"/>
    <w:rsid w:val="1AB5530F"/>
    <w:rsid w:val="1AB64BE3"/>
    <w:rsid w:val="1AB709EE"/>
    <w:rsid w:val="1AB772D9"/>
    <w:rsid w:val="1AB84DFF"/>
    <w:rsid w:val="1ABA0AB0"/>
    <w:rsid w:val="1ABA2925"/>
    <w:rsid w:val="1ABB736F"/>
    <w:rsid w:val="1ABC044C"/>
    <w:rsid w:val="1ABC48F0"/>
    <w:rsid w:val="1ABF08C1"/>
    <w:rsid w:val="1ABF7F3C"/>
    <w:rsid w:val="1AC13CB4"/>
    <w:rsid w:val="1AC15A62"/>
    <w:rsid w:val="1AC27A2C"/>
    <w:rsid w:val="1AC35C7E"/>
    <w:rsid w:val="1AC620FD"/>
    <w:rsid w:val="1AC62E25"/>
    <w:rsid w:val="1AC75042"/>
    <w:rsid w:val="1AC76DF0"/>
    <w:rsid w:val="1ACA59D4"/>
    <w:rsid w:val="1ACB068F"/>
    <w:rsid w:val="1ACB68E1"/>
    <w:rsid w:val="1ACC2EC5"/>
    <w:rsid w:val="1ACE017F"/>
    <w:rsid w:val="1AD03EF7"/>
    <w:rsid w:val="1AD11A1D"/>
    <w:rsid w:val="1AD339E7"/>
    <w:rsid w:val="1AD35795"/>
    <w:rsid w:val="1AD734D7"/>
    <w:rsid w:val="1AD75285"/>
    <w:rsid w:val="1AD75407"/>
    <w:rsid w:val="1AD80FFE"/>
    <w:rsid w:val="1AD82DAC"/>
    <w:rsid w:val="1ADA2FC8"/>
    <w:rsid w:val="1ADB7C95"/>
    <w:rsid w:val="1ADC1279"/>
    <w:rsid w:val="1ADD2709"/>
    <w:rsid w:val="1ADE4866"/>
    <w:rsid w:val="1ADF05DE"/>
    <w:rsid w:val="1ADF238C"/>
    <w:rsid w:val="1AE14356"/>
    <w:rsid w:val="1AE16104"/>
    <w:rsid w:val="1AE17EB2"/>
    <w:rsid w:val="1AE259D8"/>
    <w:rsid w:val="1AE31E7C"/>
    <w:rsid w:val="1AE87493"/>
    <w:rsid w:val="1AEA644E"/>
    <w:rsid w:val="1AEB2ADF"/>
    <w:rsid w:val="1AEB6F83"/>
    <w:rsid w:val="1AED2CFB"/>
    <w:rsid w:val="1AEF6A73"/>
    <w:rsid w:val="1AF2106E"/>
    <w:rsid w:val="1AF220BF"/>
    <w:rsid w:val="1AF358E9"/>
    <w:rsid w:val="1AF57CC6"/>
    <w:rsid w:val="1AF851FC"/>
    <w:rsid w:val="1AF916A0"/>
    <w:rsid w:val="1AFA0F74"/>
    <w:rsid w:val="1AFA5418"/>
    <w:rsid w:val="1AFC1190"/>
    <w:rsid w:val="1AFC4CEC"/>
    <w:rsid w:val="1AFC6A9A"/>
    <w:rsid w:val="1AFF658A"/>
    <w:rsid w:val="1B027E29"/>
    <w:rsid w:val="1B040045"/>
    <w:rsid w:val="1B043BA1"/>
    <w:rsid w:val="1B063DBD"/>
    <w:rsid w:val="1B065B6B"/>
    <w:rsid w:val="1B09565B"/>
    <w:rsid w:val="1B0B4F2F"/>
    <w:rsid w:val="1B0C6C17"/>
    <w:rsid w:val="1B0D0CA7"/>
    <w:rsid w:val="1B100169"/>
    <w:rsid w:val="1B105598"/>
    <w:rsid w:val="1B122762"/>
    <w:rsid w:val="1B122A89"/>
    <w:rsid w:val="1B157B5C"/>
    <w:rsid w:val="1B171B26"/>
    <w:rsid w:val="1B1738D4"/>
    <w:rsid w:val="1B177D78"/>
    <w:rsid w:val="1B18764C"/>
    <w:rsid w:val="1B1A33C4"/>
    <w:rsid w:val="1B1A7868"/>
    <w:rsid w:val="1B1B17E0"/>
    <w:rsid w:val="1B1B3662"/>
    <w:rsid w:val="1B1C60D2"/>
    <w:rsid w:val="1B1D4C62"/>
    <w:rsid w:val="1B1D7B9C"/>
    <w:rsid w:val="1B1F3BAA"/>
    <w:rsid w:val="1B210BF7"/>
    <w:rsid w:val="1B21661A"/>
    <w:rsid w:val="1B23671D"/>
    <w:rsid w:val="1B244243"/>
    <w:rsid w:val="1B245FF1"/>
    <w:rsid w:val="1B252495"/>
    <w:rsid w:val="1B261D69"/>
    <w:rsid w:val="1B281F85"/>
    <w:rsid w:val="1B283D33"/>
    <w:rsid w:val="1B285AE1"/>
    <w:rsid w:val="1B291859"/>
    <w:rsid w:val="1B2C3630"/>
    <w:rsid w:val="1B2D1349"/>
    <w:rsid w:val="1B2D30F7"/>
    <w:rsid w:val="1B2E6E70"/>
    <w:rsid w:val="1B2F50C2"/>
    <w:rsid w:val="1B300E3A"/>
    <w:rsid w:val="1B324BB2"/>
    <w:rsid w:val="1B326960"/>
    <w:rsid w:val="1B334486"/>
    <w:rsid w:val="1B391A9C"/>
    <w:rsid w:val="1B397CEE"/>
    <w:rsid w:val="1B3A3A66"/>
    <w:rsid w:val="1B3A75C2"/>
    <w:rsid w:val="1B3B1CB8"/>
    <w:rsid w:val="1B3E0616"/>
    <w:rsid w:val="1B3E70B3"/>
    <w:rsid w:val="1B3F107D"/>
    <w:rsid w:val="1B416BA3"/>
    <w:rsid w:val="1B425C27"/>
    <w:rsid w:val="1B430B6D"/>
    <w:rsid w:val="1B43291B"/>
    <w:rsid w:val="1B432FF8"/>
    <w:rsid w:val="1B4346C9"/>
    <w:rsid w:val="1B436EEA"/>
    <w:rsid w:val="1B4548E5"/>
    <w:rsid w:val="1B484299"/>
    <w:rsid w:val="1B486183"/>
    <w:rsid w:val="1B487F31"/>
    <w:rsid w:val="1B4A1EFB"/>
    <w:rsid w:val="1B4A3CA9"/>
    <w:rsid w:val="1B4D19EC"/>
    <w:rsid w:val="1B4D5548"/>
    <w:rsid w:val="1B4D72F6"/>
    <w:rsid w:val="1B4F7512"/>
    <w:rsid w:val="1B506DE6"/>
    <w:rsid w:val="1B516A8C"/>
    <w:rsid w:val="1B520DB0"/>
    <w:rsid w:val="1B527002"/>
    <w:rsid w:val="1B530684"/>
    <w:rsid w:val="1B542D7A"/>
    <w:rsid w:val="1B5508A0"/>
    <w:rsid w:val="1B574618"/>
    <w:rsid w:val="1B5811BD"/>
    <w:rsid w:val="1B59213E"/>
    <w:rsid w:val="1B5A1A13"/>
    <w:rsid w:val="1B5B5EB7"/>
    <w:rsid w:val="1B5C39DD"/>
    <w:rsid w:val="1B5E59A7"/>
    <w:rsid w:val="1B5E64BF"/>
    <w:rsid w:val="1B60171F"/>
    <w:rsid w:val="1B6034CD"/>
    <w:rsid w:val="1B636B19"/>
    <w:rsid w:val="1B662AAD"/>
    <w:rsid w:val="1B666609"/>
    <w:rsid w:val="1B682141"/>
    <w:rsid w:val="1B682381"/>
    <w:rsid w:val="1B6B2203"/>
    <w:rsid w:val="1B6B3C20"/>
    <w:rsid w:val="1B6C00C4"/>
    <w:rsid w:val="1B6D1746"/>
    <w:rsid w:val="1B6D3662"/>
    <w:rsid w:val="1B6D5BEA"/>
    <w:rsid w:val="1B6D7998"/>
    <w:rsid w:val="1B6F3710"/>
    <w:rsid w:val="1B707488"/>
    <w:rsid w:val="1B740D26"/>
    <w:rsid w:val="1B7549F6"/>
    <w:rsid w:val="1B754A9E"/>
    <w:rsid w:val="1B75684C"/>
    <w:rsid w:val="1B762547"/>
    <w:rsid w:val="1B7725C5"/>
    <w:rsid w:val="1B79458F"/>
    <w:rsid w:val="1B79465F"/>
    <w:rsid w:val="1B794807"/>
    <w:rsid w:val="1B79633D"/>
    <w:rsid w:val="1B7A20B5"/>
    <w:rsid w:val="1B7A3E63"/>
    <w:rsid w:val="1B7C407F"/>
    <w:rsid w:val="1B7C7BDB"/>
    <w:rsid w:val="1B7E1BA5"/>
    <w:rsid w:val="1B80591D"/>
    <w:rsid w:val="1B8076CB"/>
    <w:rsid w:val="1B811695"/>
    <w:rsid w:val="1B830F69"/>
    <w:rsid w:val="1B836D49"/>
    <w:rsid w:val="1B860A5A"/>
    <w:rsid w:val="1B862808"/>
    <w:rsid w:val="1B886580"/>
    <w:rsid w:val="1B887C50"/>
    <w:rsid w:val="1B8B42C2"/>
    <w:rsid w:val="1B8B6070"/>
    <w:rsid w:val="1B8C1BF4"/>
    <w:rsid w:val="1B8C2514"/>
    <w:rsid w:val="1B8E446A"/>
    <w:rsid w:val="1B91134D"/>
    <w:rsid w:val="1B9118D8"/>
    <w:rsid w:val="1B925650"/>
    <w:rsid w:val="1B950C9D"/>
    <w:rsid w:val="1B95289F"/>
    <w:rsid w:val="1B972C67"/>
    <w:rsid w:val="1B974A15"/>
    <w:rsid w:val="1B977D90"/>
    <w:rsid w:val="1B99078D"/>
    <w:rsid w:val="1B99253B"/>
    <w:rsid w:val="1B9A62B3"/>
    <w:rsid w:val="1B9B4505"/>
    <w:rsid w:val="1B9C64CF"/>
    <w:rsid w:val="1B9C7678"/>
    <w:rsid w:val="1B9E5DA3"/>
    <w:rsid w:val="1B9F4B59"/>
    <w:rsid w:val="1B9F78CC"/>
    <w:rsid w:val="1BA13A13"/>
    <w:rsid w:val="1BA3785E"/>
    <w:rsid w:val="1BA52394"/>
    <w:rsid w:val="1BA55384"/>
    <w:rsid w:val="1BA809D0"/>
    <w:rsid w:val="1BA84E74"/>
    <w:rsid w:val="1BAD73E5"/>
    <w:rsid w:val="1BAE3446"/>
    <w:rsid w:val="1BAF1D5E"/>
    <w:rsid w:val="1BAF48D6"/>
    <w:rsid w:val="1BB05AD7"/>
    <w:rsid w:val="1BB13D28"/>
    <w:rsid w:val="1BB2184F"/>
    <w:rsid w:val="1BB27AA1"/>
    <w:rsid w:val="1BB446E7"/>
    <w:rsid w:val="1BB472B8"/>
    <w:rsid w:val="1BB47375"/>
    <w:rsid w:val="1BB750B7"/>
    <w:rsid w:val="1BB90E2F"/>
    <w:rsid w:val="1BB9498B"/>
    <w:rsid w:val="1BBA312A"/>
    <w:rsid w:val="1BBB0703"/>
    <w:rsid w:val="1BBD091F"/>
    <w:rsid w:val="1BBD1AAB"/>
    <w:rsid w:val="1BBE1FA1"/>
    <w:rsid w:val="1BC17CE4"/>
    <w:rsid w:val="1BC22D4C"/>
    <w:rsid w:val="1BC31CAE"/>
    <w:rsid w:val="1BC46DAD"/>
    <w:rsid w:val="1BC577D4"/>
    <w:rsid w:val="1BC7354C"/>
    <w:rsid w:val="1BC81072"/>
    <w:rsid w:val="1BC82E20"/>
    <w:rsid w:val="1BCA6B98"/>
    <w:rsid w:val="1BCB46BE"/>
    <w:rsid w:val="1BCE7E5F"/>
    <w:rsid w:val="1BD01CD5"/>
    <w:rsid w:val="1BD143CB"/>
    <w:rsid w:val="1BD17F27"/>
    <w:rsid w:val="1BD21EF1"/>
    <w:rsid w:val="1BD23C9F"/>
    <w:rsid w:val="1BD47A17"/>
    <w:rsid w:val="1BD611C2"/>
    <w:rsid w:val="1BD6378F"/>
    <w:rsid w:val="1BD712B5"/>
    <w:rsid w:val="1BD73063"/>
    <w:rsid w:val="1BD87507"/>
    <w:rsid w:val="1BD9327F"/>
    <w:rsid w:val="1BD97B43"/>
    <w:rsid w:val="1BDD4B1E"/>
    <w:rsid w:val="1BDD7954"/>
    <w:rsid w:val="1BDE0896"/>
    <w:rsid w:val="1BDE2644"/>
    <w:rsid w:val="1BDF39B5"/>
    <w:rsid w:val="1BE13EE2"/>
    <w:rsid w:val="1BE22336"/>
    <w:rsid w:val="1BE3457D"/>
    <w:rsid w:val="1BE35EAC"/>
    <w:rsid w:val="1BE51C24"/>
    <w:rsid w:val="1BE532A6"/>
    <w:rsid w:val="1BE532FE"/>
    <w:rsid w:val="1BE67576"/>
    <w:rsid w:val="1BE72147"/>
    <w:rsid w:val="1BE7599C"/>
    <w:rsid w:val="1BE91862"/>
    <w:rsid w:val="1BEA2D97"/>
    <w:rsid w:val="1BEC6B0F"/>
    <w:rsid w:val="1BED0AD9"/>
    <w:rsid w:val="1BED7449"/>
    <w:rsid w:val="1BEE6D2B"/>
    <w:rsid w:val="1BEF2AA3"/>
    <w:rsid w:val="1BEF4851"/>
    <w:rsid w:val="1BEF65FF"/>
    <w:rsid w:val="1BF105C9"/>
    <w:rsid w:val="1BF14125"/>
    <w:rsid w:val="1BF260EF"/>
    <w:rsid w:val="1BF2725A"/>
    <w:rsid w:val="1BF27E9D"/>
    <w:rsid w:val="1BF34341"/>
    <w:rsid w:val="1BF347A8"/>
    <w:rsid w:val="1BF400B9"/>
    <w:rsid w:val="1BF63E31"/>
    <w:rsid w:val="1BF6798D"/>
    <w:rsid w:val="1BF754B3"/>
    <w:rsid w:val="1BF81A4A"/>
    <w:rsid w:val="1BF87BB9"/>
    <w:rsid w:val="1BF9747E"/>
    <w:rsid w:val="1BFA6AC3"/>
    <w:rsid w:val="1BFB4FA4"/>
    <w:rsid w:val="1BFD0D1C"/>
    <w:rsid w:val="1BFD6F6E"/>
    <w:rsid w:val="1BFE4A94"/>
    <w:rsid w:val="1C00080C"/>
    <w:rsid w:val="1C006A5E"/>
    <w:rsid w:val="1C0320AA"/>
    <w:rsid w:val="1C057BD0"/>
    <w:rsid w:val="1C071B9A"/>
    <w:rsid w:val="1C077DEC"/>
    <w:rsid w:val="1C085913"/>
    <w:rsid w:val="1C093B64"/>
    <w:rsid w:val="1C0A168B"/>
    <w:rsid w:val="1C0A51E7"/>
    <w:rsid w:val="1C0C5403"/>
    <w:rsid w:val="1C0D4CD7"/>
    <w:rsid w:val="1C0E117B"/>
    <w:rsid w:val="1C116575"/>
    <w:rsid w:val="1C13053F"/>
    <w:rsid w:val="1C136791"/>
    <w:rsid w:val="1C142509"/>
    <w:rsid w:val="1C146065"/>
    <w:rsid w:val="1C16002F"/>
    <w:rsid w:val="1C163B8C"/>
    <w:rsid w:val="1C166281"/>
    <w:rsid w:val="1C180F75"/>
    <w:rsid w:val="1C183DA8"/>
    <w:rsid w:val="1C1B3898"/>
    <w:rsid w:val="1C1B5646"/>
    <w:rsid w:val="1C1B73F4"/>
    <w:rsid w:val="1C1F2ECF"/>
    <w:rsid w:val="1C1F5136"/>
    <w:rsid w:val="1C200EAE"/>
    <w:rsid w:val="1C2269D4"/>
    <w:rsid w:val="1C232937"/>
    <w:rsid w:val="1C2344FA"/>
    <w:rsid w:val="1C24274C"/>
    <w:rsid w:val="1C252021"/>
    <w:rsid w:val="1C253579"/>
    <w:rsid w:val="1C281B11"/>
    <w:rsid w:val="1C2838BF"/>
    <w:rsid w:val="1C2A3ADB"/>
    <w:rsid w:val="1C2A5F5B"/>
    <w:rsid w:val="1C2B73EB"/>
    <w:rsid w:val="1C2C33AF"/>
    <w:rsid w:val="1C2D0D45"/>
    <w:rsid w:val="1C2D7127"/>
    <w:rsid w:val="1C2E4E34"/>
    <w:rsid w:val="1C2E5379"/>
    <w:rsid w:val="1C2F2E9F"/>
    <w:rsid w:val="1C3109C5"/>
    <w:rsid w:val="1C314E69"/>
    <w:rsid w:val="1C316C17"/>
    <w:rsid w:val="1C330BE1"/>
    <w:rsid w:val="1C33473D"/>
    <w:rsid w:val="1C3404B6"/>
    <w:rsid w:val="1C346708"/>
    <w:rsid w:val="1C35495A"/>
    <w:rsid w:val="1C362480"/>
    <w:rsid w:val="1C36422E"/>
    <w:rsid w:val="1C3770CF"/>
    <w:rsid w:val="1C381D54"/>
    <w:rsid w:val="1C392E7F"/>
    <w:rsid w:val="1C3B6EE0"/>
    <w:rsid w:val="1C3D43D1"/>
    <w:rsid w:val="1C406E5A"/>
    <w:rsid w:val="1C420E24"/>
    <w:rsid w:val="1C422BD3"/>
    <w:rsid w:val="1C424981"/>
    <w:rsid w:val="1C447F92"/>
    <w:rsid w:val="1C450915"/>
    <w:rsid w:val="1C47643B"/>
    <w:rsid w:val="1C485D0F"/>
    <w:rsid w:val="1C493F61"/>
    <w:rsid w:val="1C4A5F2B"/>
    <w:rsid w:val="1C4C1CA3"/>
    <w:rsid w:val="1C4C3A51"/>
    <w:rsid w:val="1C4E1577"/>
    <w:rsid w:val="1C4F3541"/>
    <w:rsid w:val="1C522596"/>
    <w:rsid w:val="1C533A26"/>
    <w:rsid w:val="1C542906"/>
    <w:rsid w:val="1C547A87"/>
    <w:rsid w:val="1C550B58"/>
    <w:rsid w:val="1C5823F6"/>
    <w:rsid w:val="1C586408"/>
    <w:rsid w:val="1C5B5A42"/>
    <w:rsid w:val="1C5D7A0C"/>
    <w:rsid w:val="1C5F19D6"/>
    <w:rsid w:val="1C60673F"/>
    <w:rsid w:val="1C6074FD"/>
    <w:rsid w:val="1C632B49"/>
    <w:rsid w:val="1C694603"/>
    <w:rsid w:val="1C6A2129"/>
    <w:rsid w:val="1C6A3ED7"/>
    <w:rsid w:val="1C6B487E"/>
    <w:rsid w:val="1C6E1C1A"/>
    <w:rsid w:val="1C6E5776"/>
    <w:rsid w:val="1C6F7740"/>
    <w:rsid w:val="1C7134B8"/>
    <w:rsid w:val="1C730FDE"/>
    <w:rsid w:val="1C735482"/>
    <w:rsid w:val="1C735BE1"/>
    <w:rsid w:val="1C744D56"/>
    <w:rsid w:val="1C746B04"/>
    <w:rsid w:val="1C755930"/>
    <w:rsid w:val="1C76287C"/>
    <w:rsid w:val="1C772E21"/>
    <w:rsid w:val="1C782A98"/>
    <w:rsid w:val="1C784846"/>
    <w:rsid w:val="1C79679F"/>
    <w:rsid w:val="1C7A05BE"/>
    <w:rsid w:val="1C7A17A2"/>
    <w:rsid w:val="1C7A236C"/>
    <w:rsid w:val="1C7A627F"/>
    <w:rsid w:val="1C7A6810"/>
    <w:rsid w:val="1C7D00AF"/>
    <w:rsid w:val="1C7D1E5D"/>
    <w:rsid w:val="1C80194D"/>
    <w:rsid w:val="1C8036FB"/>
    <w:rsid w:val="1C821221"/>
    <w:rsid w:val="1C821675"/>
    <w:rsid w:val="1C8431EB"/>
    <w:rsid w:val="1C843F95"/>
    <w:rsid w:val="1C850D11"/>
    <w:rsid w:val="1C8568B5"/>
    <w:rsid w:val="1C8651B5"/>
    <w:rsid w:val="1C874A89"/>
    <w:rsid w:val="1C890801"/>
    <w:rsid w:val="1C8925AF"/>
    <w:rsid w:val="1C8A1297"/>
    <w:rsid w:val="1C8A6328"/>
    <w:rsid w:val="1C8E27E9"/>
    <w:rsid w:val="1C8E406A"/>
    <w:rsid w:val="1C8F393E"/>
    <w:rsid w:val="1C901B90"/>
    <w:rsid w:val="1C927A29"/>
    <w:rsid w:val="1C9325FA"/>
    <w:rsid w:val="1C9378D2"/>
    <w:rsid w:val="1C964CCC"/>
    <w:rsid w:val="1C970CCA"/>
    <w:rsid w:val="1C99656B"/>
    <w:rsid w:val="1C9A0C60"/>
    <w:rsid w:val="1C9F1DD3"/>
    <w:rsid w:val="1C9F376E"/>
    <w:rsid w:val="1CA034BD"/>
    <w:rsid w:val="1CA05B4B"/>
    <w:rsid w:val="1CA078F9"/>
    <w:rsid w:val="1CA23671"/>
    <w:rsid w:val="1CA27B15"/>
    <w:rsid w:val="1CA4563B"/>
    <w:rsid w:val="1CA473E9"/>
    <w:rsid w:val="1CA53161"/>
    <w:rsid w:val="1CA76EDA"/>
    <w:rsid w:val="1CA90EA4"/>
    <w:rsid w:val="1CA92C52"/>
    <w:rsid w:val="1CA94A00"/>
    <w:rsid w:val="1CAA0778"/>
    <w:rsid w:val="1CAC2742"/>
    <w:rsid w:val="1CAC44F0"/>
    <w:rsid w:val="1CAE2016"/>
    <w:rsid w:val="1CB03FE0"/>
    <w:rsid w:val="1CB11B06"/>
    <w:rsid w:val="1CB17D58"/>
    <w:rsid w:val="1CB3587E"/>
    <w:rsid w:val="1CB3762C"/>
    <w:rsid w:val="1CB533A4"/>
    <w:rsid w:val="1CB66E24"/>
    <w:rsid w:val="1CB810E7"/>
    <w:rsid w:val="1CB87339"/>
    <w:rsid w:val="1CBA09BB"/>
    <w:rsid w:val="1CBA4E5F"/>
    <w:rsid w:val="1CBB1806"/>
    <w:rsid w:val="1CBD494F"/>
    <w:rsid w:val="1CBF1617"/>
    <w:rsid w:val="1CBF2475"/>
    <w:rsid w:val="1CBF5FD1"/>
    <w:rsid w:val="1CC161ED"/>
    <w:rsid w:val="1CC17F9B"/>
    <w:rsid w:val="1CC21F65"/>
    <w:rsid w:val="1CC253C7"/>
    <w:rsid w:val="1CC25AC1"/>
    <w:rsid w:val="1CC57360"/>
    <w:rsid w:val="1CC651D8"/>
    <w:rsid w:val="1CC655B2"/>
    <w:rsid w:val="1CC7757C"/>
    <w:rsid w:val="1CC926C9"/>
    <w:rsid w:val="1CCE26B8"/>
    <w:rsid w:val="1CCE4466"/>
    <w:rsid w:val="1CD06430"/>
    <w:rsid w:val="1CD203FA"/>
    <w:rsid w:val="1CD35F20"/>
    <w:rsid w:val="1CD3634C"/>
    <w:rsid w:val="1CD44AF2"/>
    <w:rsid w:val="1CD83537"/>
    <w:rsid w:val="1CDA105D"/>
    <w:rsid w:val="1CDA2E0B"/>
    <w:rsid w:val="1CDA6BEA"/>
    <w:rsid w:val="1CDC3027"/>
    <w:rsid w:val="1CDD6D9F"/>
    <w:rsid w:val="1CE02090"/>
    <w:rsid w:val="1CE04199"/>
    <w:rsid w:val="1CE1063D"/>
    <w:rsid w:val="1CE123EB"/>
    <w:rsid w:val="1CE249B0"/>
    <w:rsid w:val="1CE27F12"/>
    <w:rsid w:val="1CE4012E"/>
    <w:rsid w:val="1CE53331"/>
    <w:rsid w:val="1CE617B0"/>
    <w:rsid w:val="1CE647C1"/>
    <w:rsid w:val="1CE65C54"/>
    <w:rsid w:val="1CE7377A"/>
    <w:rsid w:val="1CE819CC"/>
    <w:rsid w:val="1CE912A0"/>
    <w:rsid w:val="1CEB14BC"/>
    <w:rsid w:val="1CEC0633"/>
    <w:rsid w:val="1CED6FE2"/>
    <w:rsid w:val="1CEE4B08"/>
    <w:rsid w:val="1CEE68B6"/>
    <w:rsid w:val="1CF10155"/>
    <w:rsid w:val="1CF163A7"/>
    <w:rsid w:val="1CF218F5"/>
    <w:rsid w:val="1CF2284B"/>
    <w:rsid w:val="1CF30371"/>
    <w:rsid w:val="1CF36AE6"/>
    <w:rsid w:val="1CF504D9"/>
    <w:rsid w:val="1CF56657"/>
    <w:rsid w:val="1CF62F4A"/>
    <w:rsid w:val="1CF71C0F"/>
    <w:rsid w:val="1CF77E61"/>
    <w:rsid w:val="1CF87735"/>
    <w:rsid w:val="1CF92E9A"/>
    <w:rsid w:val="1CFA16FF"/>
    <w:rsid w:val="1CFC0FD3"/>
    <w:rsid w:val="1CFC69E7"/>
    <w:rsid w:val="1CFC7225"/>
    <w:rsid w:val="1CFD4D4B"/>
    <w:rsid w:val="1CFE11EF"/>
    <w:rsid w:val="1CFF2872"/>
    <w:rsid w:val="1CFF6D16"/>
    <w:rsid w:val="1D0113C9"/>
    <w:rsid w:val="1D0114B0"/>
    <w:rsid w:val="1D01483C"/>
    <w:rsid w:val="1D0165EA"/>
    <w:rsid w:val="1D0468BA"/>
    <w:rsid w:val="1D0600A4"/>
    <w:rsid w:val="1D061E52"/>
    <w:rsid w:val="1D063C00"/>
    <w:rsid w:val="1D077978"/>
    <w:rsid w:val="1D085BCA"/>
    <w:rsid w:val="1D091942"/>
    <w:rsid w:val="1D09272C"/>
    <w:rsid w:val="1D0B1216"/>
    <w:rsid w:val="1D0C4F8F"/>
    <w:rsid w:val="1D0F659E"/>
    <w:rsid w:val="1D104A7F"/>
    <w:rsid w:val="1D1207F7"/>
    <w:rsid w:val="1D1327C1"/>
    <w:rsid w:val="1D1502E7"/>
    <w:rsid w:val="1D167BBB"/>
    <w:rsid w:val="1D175E0D"/>
    <w:rsid w:val="1D183933"/>
    <w:rsid w:val="1D187DD7"/>
    <w:rsid w:val="1D1A76AB"/>
    <w:rsid w:val="1D1C1676"/>
    <w:rsid w:val="1D1D719C"/>
    <w:rsid w:val="1D1F1166"/>
    <w:rsid w:val="1D1F2F14"/>
    <w:rsid w:val="1D207523"/>
    <w:rsid w:val="1D214EDE"/>
    <w:rsid w:val="1D22539B"/>
    <w:rsid w:val="1D24052A"/>
    <w:rsid w:val="1D246914"/>
    <w:rsid w:val="1D2642A2"/>
    <w:rsid w:val="1D267083"/>
    <w:rsid w:val="1D271DC8"/>
    <w:rsid w:val="1D2730E4"/>
    <w:rsid w:val="1D285CB5"/>
    <w:rsid w:val="1D28626C"/>
    <w:rsid w:val="1D291620"/>
    <w:rsid w:val="1D293D92"/>
    <w:rsid w:val="1D295B40"/>
    <w:rsid w:val="1D297145"/>
    <w:rsid w:val="1D2B18B9"/>
    <w:rsid w:val="1D2B3667"/>
    <w:rsid w:val="1D2B4636"/>
    <w:rsid w:val="1D2D3883"/>
    <w:rsid w:val="1D2D5631"/>
    <w:rsid w:val="1D2F1876"/>
    <w:rsid w:val="1D2F75FB"/>
    <w:rsid w:val="1D300C7D"/>
    <w:rsid w:val="1D306ECF"/>
    <w:rsid w:val="1D316D67"/>
    <w:rsid w:val="1D320E99"/>
    <w:rsid w:val="1D3249F5"/>
    <w:rsid w:val="1D331687"/>
    <w:rsid w:val="1D3369BF"/>
    <w:rsid w:val="1D350989"/>
    <w:rsid w:val="1D3A1AFC"/>
    <w:rsid w:val="1D3A7D4E"/>
    <w:rsid w:val="1D3C1D18"/>
    <w:rsid w:val="1D3C3AC6"/>
    <w:rsid w:val="1D3C5874"/>
    <w:rsid w:val="1D3D339A"/>
    <w:rsid w:val="1D3E783E"/>
    <w:rsid w:val="1D3F7112"/>
    <w:rsid w:val="1D443D4D"/>
    <w:rsid w:val="1D494FEE"/>
    <w:rsid w:val="1D497F91"/>
    <w:rsid w:val="1D4B5AB7"/>
    <w:rsid w:val="1D4D182F"/>
    <w:rsid w:val="1D4D5CD3"/>
    <w:rsid w:val="1D4E55A7"/>
    <w:rsid w:val="1D523031"/>
    <w:rsid w:val="1D525097"/>
    <w:rsid w:val="1D542101"/>
    <w:rsid w:val="1D554CD2"/>
    <w:rsid w:val="1D556936"/>
    <w:rsid w:val="1D5721C3"/>
    <w:rsid w:val="1D57445C"/>
    <w:rsid w:val="1D5744D2"/>
    <w:rsid w:val="1D5801D4"/>
    <w:rsid w:val="1D594678"/>
    <w:rsid w:val="1D596426"/>
    <w:rsid w:val="1D5A3F4C"/>
    <w:rsid w:val="1D5C0893"/>
    <w:rsid w:val="1D5C4168"/>
    <w:rsid w:val="1D5D57EA"/>
    <w:rsid w:val="1D5E1C8E"/>
    <w:rsid w:val="1D5E3A3C"/>
    <w:rsid w:val="1D5F0955"/>
    <w:rsid w:val="1D5F77B4"/>
    <w:rsid w:val="1D61177E"/>
    <w:rsid w:val="1D61352C"/>
    <w:rsid w:val="1D632E00"/>
    <w:rsid w:val="1D6372A4"/>
    <w:rsid w:val="1D660B43"/>
    <w:rsid w:val="1D682B0D"/>
    <w:rsid w:val="1D6848BB"/>
    <w:rsid w:val="1D686669"/>
    <w:rsid w:val="1D69418F"/>
    <w:rsid w:val="1D6B6159"/>
    <w:rsid w:val="1D6F3E9B"/>
    <w:rsid w:val="1D70376F"/>
    <w:rsid w:val="1D70551D"/>
    <w:rsid w:val="1D721295"/>
    <w:rsid w:val="1D726DCB"/>
    <w:rsid w:val="1D7274E7"/>
    <w:rsid w:val="1D730C34"/>
    <w:rsid w:val="1D7414B2"/>
    <w:rsid w:val="1D750D86"/>
    <w:rsid w:val="1D752B34"/>
    <w:rsid w:val="1D766BDC"/>
    <w:rsid w:val="1D774AFE"/>
    <w:rsid w:val="1D77549B"/>
    <w:rsid w:val="1D7768AC"/>
    <w:rsid w:val="1D7814FC"/>
    <w:rsid w:val="1D790876"/>
    <w:rsid w:val="1D792624"/>
    <w:rsid w:val="1D795028"/>
    <w:rsid w:val="1D7E7C3A"/>
    <w:rsid w:val="1D8211CB"/>
    <w:rsid w:val="1D8334A3"/>
    <w:rsid w:val="1D840FC9"/>
    <w:rsid w:val="1D877B61"/>
    <w:rsid w:val="1D884F5D"/>
    <w:rsid w:val="1D8A4831"/>
    <w:rsid w:val="1D8A5052"/>
    <w:rsid w:val="1D8D39D3"/>
    <w:rsid w:val="1D8D4321"/>
    <w:rsid w:val="1D8F0099"/>
    <w:rsid w:val="1D8F1E47"/>
    <w:rsid w:val="1D921938"/>
    <w:rsid w:val="1D9236E6"/>
    <w:rsid w:val="1D94745E"/>
    <w:rsid w:val="1D947594"/>
    <w:rsid w:val="1D951428"/>
    <w:rsid w:val="1D9531D6"/>
    <w:rsid w:val="1D970CFC"/>
    <w:rsid w:val="1D976F4E"/>
    <w:rsid w:val="1D990835"/>
    <w:rsid w:val="1D992CC6"/>
    <w:rsid w:val="1D9A07EC"/>
    <w:rsid w:val="1D9A259A"/>
    <w:rsid w:val="1D9D4085"/>
    <w:rsid w:val="1D9E208B"/>
    <w:rsid w:val="1DA04055"/>
    <w:rsid w:val="1DA17DCD"/>
    <w:rsid w:val="1DA358F3"/>
    <w:rsid w:val="1DA63635"/>
    <w:rsid w:val="1DA6457A"/>
    <w:rsid w:val="1DA653E3"/>
    <w:rsid w:val="1DA84CB7"/>
    <w:rsid w:val="1DA91A6B"/>
    <w:rsid w:val="1DA97F2F"/>
    <w:rsid w:val="1DAC0C4B"/>
    <w:rsid w:val="1DAE2D0C"/>
    <w:rsid w:val="1DAF24EA"/>
    <w:rsid w:val="1DB00010"/>
    <w:rsid w:val="1DB01DBE"/>
    <w:rsid w:val="1DB0562C"/>
    <w:rsid w:val="1DB16262"/>
    <w:rsid w:val="1DB23D88"/>
    <w:rsid w:val="1DB45D52"/>
    <w:rsid w:val="1DB50D67"/>
    <w:rsid w:val="1DB55626"/>
    <w:rsid w:val="1DB7139E"/>
    <w:rsid w:val="1DB775F0"/>
    <w:rsid w:val="1DB95116"/>
    <w:rsid w:val="1DBA2C3C"/>
    <w:rsid w:val="1DBC4C07"/>
    <w:rsid w:val="1DBE097F"/>
    <w:rsid w:val="1DC01001"/>
    <w:rsid w:val="1DC064A5"/>
    <w:rsid w:val="1DC13FCB"/>
    <w:rsid w:val="1DC37D43"/>
    <w:rsid w:val="1DC47E64"/>
    <w:rsid w:val="1DC55869"/>
    <w:rsid w:val="1DC67833"/>
    <w:rsid w:val="1DC738B3"/>
    <w:rsid w:val="1DC75A85"/>
    <w:rsid w:val="1DC87107"/>
    <w:rsid w:val="1DCA10D2"/>
    <w:rsid w:val="1DCB6BF8"/>
    <w:rsid w:val="1DCD0BC2"/>
    <w:rsid w:val="1DCD7725"/>
    <w:rsid w:val="1DCF493A"/>
    <w:rsid w:val="1DD10C77"/>
    <w:rsid w:val="1DD22755"/>
    <w:rsid w:val="1DD2442A"/>
    <w:rsid w:val="1DD27F86"/>
    <w:rsid w:val="1DD44A27"/>
    <w:rsid w:val="1DD51824"/>
    <w:rsid w:val="1DD66F98"/>
    <w:rsid w:val="1DD71A40"/>
    <w:rsid w:val="1DD737EE"/>
    <w:rsid w:val="1DD7559C"/>
    <w:rsid w:val="1DD91315"/>
    <w:rsid w:val="1DDE2DCF"/>
    <w:rsid w:val="1DE008F5"/>
    <w:rsid w:val="1DE06B47"/>
    <w:rsid w:val="1DE1641B"/>
    <w:rsid w:val="1DE303E5"/>
    <w:rsid w:val="1DE33F41"/>
    <w:rsid w:val="1DE43C6F"/>
    <w:rsid w:val="1DE5415D"/>
    <w:rsid w:val="1DE55F0B"/>
    <w:rsid w:val="1DE63A32"/>
    <w:rsid w:val="1DE657E0"/>
    <w:rsid w:val="1DE86925"/>
    <w:rsid w:val="1DEC54EC"/>
    <w:rsid w:val="1DEC729A"/>
    <w:rsid w:val="1DEF0B38"/>
    <w:rsid w:val="1DEF6D8A"/>
    <w:rsid w:val="1DF148B0"/>
    <w:rsid w:val="1DF24184"/>
    <w:rsid w:val="1DF443A0"/>
    <w:rsid w:val="1DF47EFC"/>
    <w:rsid w:val="1DF63C75"/>
    <w:rsid w:val="1DF75C3F"/>
    <w:rsid w:val="1DF81251"/>
    <w:rsid w:val="1DF83E9A"/>
    <w:rsid w:val="1DF952B2"/>
    <w:rsid w:val="1DFA6742"/>
    <w:rsid w:val="1DFB572F"/>
    <w:rsid w:val="1DFC3255"/>
    <w:rsid w:val="1DFE521F"/>
    <w:rsid w:val="1DFE6553"/>
    <w:rsid w:val="1E0068A1"/>
    <w:rsid w:val="1E01086B"/>
    <w:rsid w:val="1E036392"/>
    <w:rsid w:val="1E0423C5"/>
    <w:rsid w:val="1E05035C"/>
    <w:rsid w:val="1E05210A"/>
    <w:rsid w:val="1E054F96"/>
    <w:rsid w:val="1E061BD3"/>
    <w:rsid w:val="1E067C30"/>
    <w:rsid w:val="1E075E82"/>
    <w:rsid w:val="1E0778B6"/>
    <w:rsid w:val="1E081BFA"/>
    <w:rsid w:val="1E0839A8"/>
    <w:rsid w:val="1E087E4C"/>
    <w:rsid w:val="1E0A3BC4"/>
    <w:rsid w:val="1E0B0E08"/>
    <w:rsid w:val="1E0D7210"/>
    <w:rsid w:val="1E0F11DA"/>
    <w:rsid w:val="1E11610A"/>
    <w:rsid w:val="1E124827"/>
    <w:rsid w:val="1E164317"/>
    <w:rsid w:val="1E193E07"/>
    <w:rsid w:val="1E197963"/>
    <w:rsid w:val="1E1B7B7F"/>
    <w:rsid w:val="1E1E141D"/>
    <w:rsid w:val="1E1E31CB"/>
    <w:rsid w:val="1E1E766F"/>
    <w:rsid w:val="1E200CF1"/>
    <w:rsid w:val="1E206F43"/>
    <w:rsid w:val="1E214A6A"/>
    <w:rsid w:val="1E220F0E"/>
    <w:rsid w:val="1E234C86"/>
    <w:rsid w:val="1E2527AC"/>
    <w:rsid w:val="1E27299B"/>
    <w:rsid w:val="1E2A1B70"/>
    <w:rsid w:val="1E2A7DC2"/>
    <w:rsid w:val="1E2C3B3A"/>
    <w:rsid w:val="1E2C58E8"/>
    <w:rsid w:val="1E2D1660"/>
    <w:rsid w:val="1E2E38EF"/>
    <w:rsid w:val="1E326C77"/>
    <w:rsid w:val="1E334EC9"/>
    <w:rsid w:val="1E340C41"/>
    <w:rsid w:val="1E3511F3"/>
    <w:rsid w:val="1E360515"/>
    <w:rsid w:val="1E3649B9"/>
    <w:rsid w:val="1E366995"/>
    <w:rsid w:val="1E375254"/>
    <w:rsid w:val="1E37603B"/>
    <w:rsid w:val="1E3812B5"/>
    <w:rsid w:val="1E3B1FCF"/>
    <w:rsid w:val="1E3B5B2B"/>
    <w:rsid w:val="1E3C6958"/>
    <w:rsid w:val="1E3C7C36"/>
    <w:rsid w:val="1E3D18A3"/>
    <w:rsid w:val="1E3D2556"/>
    <w:rsid w:val="1E3E386E"/>
    <w:rsid w:val="1E3E561C"/>
    <w:rsid w:val="1E401394"/>
    <w:rsid w:val="1E410ED7"/>
    <w:rsid w:val="1E42335E"/>
    <w:rsid w:val="1E426EBA"/>
    <w:rsid w:val="1E454BFC"/>
    <w:rsid w:val="1E4744D0"/>
    <w:rsid w:val="1E4A36CA"/>
    <w:rsid w:val="1E4B4B5A"/>
    <w:rsid w:val="1E4C0BBB"/>
    <w:rsid w:val="1E4C7D38"/>
    <w:rsid w:val="1E4F15D7"/>
    <w:rsid w:val="1E4F7829"/>
    <w:rsid w:val="1E50753C"/>
    <w:rsid w:val="1E51534F"/>
    <w:rsid w:val="1E5170FD"/>
    <w:rsid w:val="1E5310C7"/>
    <w:rsid w:val="1E537319"/>
    <w:rsid w:val="1E543091"/>
    <w:rsid w:val="1E560BB7"/>
    <w:rsid w:val="1E566E09"/>
    <w:rsid w:val="1E567219"/>
    <w:rsid w:val="1E57048B"/>
    <w:rsid w:val="1E585428"/>
    <w:rsid w:val="1E58715D"/>
    <w:rsid w:val="1E5B61CE"/>
    <w:rsid w:val="1E5B7F7C"/>
    <w:rsid w:val="1E5C06AF"/>
    <w:rsid w:val="1E5C596F"/>
    <w:rsid w:val="1E5D5F66"/>
    <w:rsid w:val="1E601A36"/>
    <w:rsid w:val="1E605592"/>
    <w:rsid w:val="1E62130A"/>
    <w:rsid w:val="1E62755C"/>
    <w:rsid w:val="1E6432D4"/>
    <w:rsid w:val="1E650DFA"/>
    <w:rsid w:val="1E652BA8"/>
    <w:rsid w:val="1E672DC4"/>
    <w:rsid w:val="1E676920"/>
    <w:rsid w:val="1E696B3C"/>
    <w:rsid w:val="1E6A6411"/>
    <w:rsid w:val="1E6B2A02"/>
    <w:rsid w:val="1E6C2189"/>
    <w:rsid w:val="1E6D7CAF"/>
    <w:rsid w:val="1E6E4153"/>
    <w:rsid w:val="1E6E5F01"/>
    <w:rsid w:val="1E717FB5"/>
    <w:rsid w:val="1E727D04"/>
    <w:rsid w:val="1E7352C5"/>
    <w:rsid w:val="1E763007"/>
    <w:rsid w:val="1E764DB5"/>
    <w:rsid w:val="1E766B63"/>
    <w:rsid w:val="1E780B2E"/>
    <w:rsid w:val="1E7828DC"/>
    <w:rsid w:val="1E786D7F"/>
    <w:rsid w:val="1E7948A6"/>
    <w:rsid w:val="1E796654"/>
    <w:rsid w:val="1E797BD7"/>
    <w:rsid w:val="1E7A24B6"/>
    <w:rsid w:val="1E7A2AF8"/>
    <w:rsid w:val="1E7B061E"/>
    <w:rsid w:val="1E7B24F7"/>
    <w:rsid w:val="1E7C3987"/>
    <w:rsid w:val="1E7D4396"/>
    <w:rsid w:val="1E7E3C6A"/>
    <w:rsid w:val="1E805C34"/>
    <w:rsid w:val="1E8079E2"/>
    <w:rsid w:val="1E8219AC"/>
    <w:rsid w:val="1E8223CA"/>
    <w:rsid w:val="1E827BFE"/>
    <w:rsid w:val="1E836787"/>
    <w:rsid w:val="1E845724"/>
    <w:rsid w:val="1E8474D2"/>
    <w:rsid w:val="1E85324A"/>
    <w:rsid w:val="1E854FF8"/>
    <w:rsid w:val="1E870D71"/>
    <w:rsid w:val="1E890F8D"/>
    <w:rsid w:val="1E894AE9"/>
    <w:rsid w:val="1E895F8B"/>
    <w:rsid w:val="1E8A0861"/>
    <w:rsid w:val="1E8E096D"/>
    <w:rsid w:val="1E8E65A3"/>
    <w:rsid w:val="1E91399D"/>
    <w:rsid w:val="1E917E41"/>
    <w:rsid w:val="1E9272EE"/>
    <w:rsid w:val="1E933BB9"/>
    <w:rsid w:val="1E9447DF"/>
    <w:rsid w:val="1E9516DF"/>
    <w:rsid w:val="1E960FB4"/>
    <w:rsid w:val="1E965458"/>
    <w:rsid w:val="1E9811D0"/>
    <w:rsid w:val="1E9845F0"/>
    <w:rsid w:val="1E9971C1"/>
    <w:rsid w:val="1E9A0651"/>
    <w:rsid w:val="1E9A6CF6"/>
    <w:rsid w:val="1E9D67E6"/>
    <w:rsid w:val="1E9F430C"/>
    <w:rsid w:val="1EA01E32"/>
    <w:rsid w:val="1EA062D6"/>
    <w:rsid w:val="1EA23DFC"/>
    <w:rsid w:val="1EA32E44"/>
    <w:rsid w:val="1EA5569B"/>
    <w:rsid w:val="1EA717C5"/>
    <w:rsid w:val="1EA72C55"/>
    <w:rsid w:val="1EA77665"/>
    <w:rsid w:val="1EA90CE7"/>
    <w:rsid w:val="1EA91422"/>
    <w:rsid w:val="1EA96F39"/>
    <w:rsid w:val="1EAA2CB1"/>
    <w:rsid w:val="1EAB0F03"/>
    <w:rsid w:val="1EAB7E95"/>
    <w:rsid w:val="1EAC5E50"/>
    <w:rsid w:val="1EAE27A1"/>
    <w:rsid w:val="1EAE454F"/>
    <w:rsid w:val="1EAF02C7"/>
    <w:rsid w:val="1EAF6816"/>
    <w:rsid w:val="1EB12291"/>
    <w:rsid w:val="1EB25197"/>
    <w:rsid w:val="1EB27D68"/>
    <w:rsid w:val="1EB31B66"/>
    <w:rsid w:val="1EB37DB8"/>
    <w:rsid w:val="1EB458DE"/>
    <w:rsid w:val="1EB4768C"/>
    <w:rsid w:val="1EB53B18"/>
    <w:rsid w:val="1EB63404"/>
    <w:rsid w:val="1EBA3929"/>
    <w:rsid w:val="1EBA7398"/>
    <w:rsid w:val="1EBB0A1A"/>
    <w:rsid w:val="1EBD4792"/>
    <w:rsid w:val="1EBF0EDC"/>
    <w:rsid w:val="1EBF49AE"/>
    <w:rsid w:val="1EBF675C"/>
    <w:rsid w:val="1EC024D4"/>
    <w:rsid w:val="1EC04283"/>
    <w:rsid w:val="1EC2624D"/>
    <w:rsid w:val="1EC4217D"/>
    <w:rsid w:val="1EC45B21"/>
    <w:rsid w:val="1EC54BCD"/>
    <w:rsid w:val="1EC75611"/>
    <w:rsid w:val="1ECB3353"/>
    <w:rsid w:val="1ECC090F"/>
    <w:rsid w:val="1ECC70CB"/>
    <w:rsid w:val="1ECE074D"/>
    <w:rsid w:val="1ECE2E43"/>
    <w:rsid w:val="1ECE322F"/>
    <w:rsid w:val="1ECF44C6"/>
    <w:rsid w:val="1ED02718"/>
    <w:rsid w:val="1ED1023E"/>
    <w:rsid w:val="1ED32208"/>
    <w:rsid w:val="1ED33FB6"/>
    <w:rsid w:val="1ED470A1"/>
    <w:rsid w:val="1ED55F80"/>
    <w:rsid w:val="1ED57D2E"/>
    <w:rsid w:val="1ED65854"/>
    <w:rsid w:val="1ED761AD"/>
    <w:rsid w:val="1ED815CC"/>
    <w:rsid w:val="1ED85A70"/>
    <w:rsid w:val="1EDA3596"/>
    <w:rsid w:val="1EDA43A3"/>
    <w:rsid w:val="1EDB2E6A"/>
    <w:rsid w:val="1EDB6F74"/>
    <w:rsid w:val="1EDF6D85"/>
    <w:rsid w:val="1EE00481"/>
    <w:rsid w:val="1EE066D3"/>
    <w:rsid w:val="1EE12B77"/>
    <w:rsid w:val="1EE241F9"/>
    <w:rsid w:val="1EE371AA"/>
    <w:rsid w:val="1EE61F3B"/>
    <w:rsid w:val="1EE700E8"/>
    <w:rsid w:val="1EE7180F"/>
    <w:rsid w:val="1EE77A61"/>
    <w:rsid w:val="1EE91A2B"/>
    <w:rsid w:val="1EE937D9"/>
    <w:rsid w:val="1EE97E37"/>
    <w:rsid w:val="1EEC5078"/>
    <w:rsid w:val="1EEE0DF0"/>
    <w:rsid w:val="1EF02DBA"/>
    <w:rsid w:val="1EF04B68"/>
    <w:rsid w:val="1EF06916"/>
    <w:rsid w:val="1EF108E0"/>
    <w:rsid w:val="1EF34658"/>
    <w:rsid w:val="1EF47B1B"/>
    <w:rsid w:val="1EF5217E"/>
    <w:rsid w:val="1EF65EF6"/>
    <w:rsid w:val="1EF83A1C"/>
    <w:rsid w:val="1EF87EC0"/>
    <w:rsid w:val="1EFA7794"/>
    <w:rsid w:val="1EFB2E9E"/>
    <w:rsid w:val="1EFB350D"/>
    <w:rsid w:val="1EFB52BB"/>
    <w:rsid w:val="1EFB7B61"/>
    <w:rsid w:val="1EFC175F"/>
    <w:rsid w:val="1EFD1033"/>
    <w:rsid w:val="1EFF2FFD"/>
    <w:rsid w:val="1F0060BE"/>
    <w:rsid w:val="1F010B23"/>
    <w:rsid w:val="1F037161"/>
    <w:rsid w:val="1F050AA0"/>
    <w:rsid w:val="1F0625DD"/>
    <w:rsid w:val="1F070103"/>
    <w:rsid w:val="1F071EB1"/>
    <w:rsid w:val="1F095C2A"/>
    <w:rsid w:val="1F0979D8"/>
    <w:rsid w:val="1F0B19A2"/>
    <w:rsid w:val="1F0B3750"/>
    <w:rsid w:val="1F0B4909"/>
    <w:rsid w:val="1F0C571A"/>
    <w:rsid w:val="1F0D396C"/>
    <w:rsid w:val="1F0E1492"/>
    <w:rsid w:val="1F0E3240"/>
    <w:rsid w:val="1F117043"/>
    <w:rsid w:val="1F122D30"/>
    <w:rsid w:val="1F130856"/>
    <w:rsid w:val="1F136AA8"/>
    <w:rsid w:val="1F144534"/>
    <w:rsid w:val="1F152820"/>
    <w:rsid w:val="1F1545CE"/>
    <w:rsid w:val="1F15637C"/>
    <w:rsid w:val="1F170346"/>
    <w:rsid w:val="1F1745F6"/>
    <w:rsid w:val="1F182311"/>
    <w:rsid w:val="1F1840BF"/>
    <w:rsid w:val="1F1903A6"/>
    <w:rsid w:val="1F1A7E37"/>
    <w:rsid w:val="1F1C5897"/>
    <w:rsid w:val="1F1D18F8"/>
    <w:rsid w:val="1F1D3483"/>
    <w:rsid w:val="1F1D6D27"/>
    <w:rsid w:val="1F1D7927"/>
    <w:rsid w:val="1F1F369F"/>
    <w:rsid w:val="1F1F544D"/>
    <w:rsid w:val="1F2111C5"/>
    <w:rsid w:val="1F227FC8"/>
    <w:rsid w:val="1F262338"/>
    <w:rsid w:val="1F264A2D"/>
    <w:rsid w:val="1F274302"/>
    <w:rsid w:val="1F2A132B"/>
    <w:rsid w:val="1F2B2044"/>
    <w:rsid w:val="1F2B27BB"/>
    <w:rsid w:val="1F2C3C4B"/>
    <w:rsid w:val="1F2E287D"/>
    <w:rsid w:val="1F3031B6"/>
    <w:rsid w:val="1F30765A"/>
    <w:rsid w:val="1F316F2E"/>
    <w:rsid w:val="1F3233D2"/>
    <w:rsid w:val="1F325180"/>
    <w:rsid w:val="1F332CA6"/>
    <w:rsid w:val="1F333B1E"/>
    <w:rsid w:val="1F3709E9"/>
    <w:rsid w:val="1F370D5E"/>
    <w:rsid w:val="1F372797"/>
    <w:rsid w:val="1F374545"/>
    <w:rsid w:val="1F38650F"/>
    <w:rsid w:val="1F394761"/>
    <w:rsid w:val="1F3A2287"/>
    <w:rsid w:val="1F3D4BD0"/>
    <w:rsid w:val="1F3D58D3"/>
    <w:rsid w:val="1F3F3802"/>
    <w:rsid w:val="1F403551"/>
    <w:rsid w:val="1F422EEA"/>
    <w:rsid w:val="1F43738D"/>
    <w:rsid w:val="1F460C2C"/>
    <w:rsid w:val="1F4849A4"/>
    <w:rsid w:val="1F486752"/>
    <w:rsid w:val="1F4879AE"/>
    <w:rsid w:val="1F494278"/>
    <w:rsid w:val="1F4B6242"/>
    <w:rsid w:val="1F4C5B16"/>
    <w:rsid w:val="1F4D3D68"/>
    <w:rsid w:val="1F4E0726"/>
    <w:rsid w:val="1F4E7AE0"/>
    <w:rsid w:val="1F503046"/>
    <w:rsid w:val="1F505606"/>
    <w:rsid w:val="1F51312D"/>
    <w:rsid w:val="1F520C6C"/>
    <w:rsid w:val="1F52137F"/>
    <w:rsid w:val="1F525822"/>
    <w:rsid w:val="1F5270A7"/>
    <w:rsid w:val="1F5275D0"/>
    <w:rsid w:val="1F530E0C"/>
    <w:rsid w:val="1F533349"/>
    <w:rsid w:val="1F542020"/>
    <w:rsid w:val="1F555A28"/>
    <w:rsid w:val="1F5570C1"/>
    <w:rsid w:val="1F570348"/>
    <w:rsid w:val="1F576995"/>
    <w:rsid w:val="1F5844BB"/>
    <w:rsid w:val="1F5929E4"/>
    <w:rsid w:val="1F592C68"/>
    <w:rsid w:val="1F5A0233"/>
    <w:rsid w:val="1F5A1159"/>
    <w:rsid w:val="1F5A46D7"/>
    <w:rsid w:val="1F5B7EC4"/>
    <w:rsid w:val="1F5C044F"/>
    <w:rsid w:val="1F5C052B"/>
    <w:rsid w:val="1F5C15E9"/>
    <w:rsid w:val="1F5C3FAB"/>
    <w:rsid w:val="1F5D6C30"/>
    <w:rsid w:val="1F5F584A"/>
    <w:rsid w:val="1F6115C2"/>
    <w:rsid w:val="1F626B9C"/>
    <w:rsid w:val="1F6317DE"/>
    <w:rsid w:val="1F686DF4"/>
    <w:rsid w:val="1F69532E"/>
    <w:rsid w:val="1F6A2B6C"/>
    <w:rsid w:val="1F6A3BED"/>
    <w:rsid w:val="1F6B0692"/>
    <w:rsid w:val="1F6D256E"/>
    <w:rsid w:val="1F6E1F30"/>
    <w:rsid w:val="1F6E3CDF"/>
    <w:rsid w:val="1F6F0182"/>
    <w:rsid w:val="1F707A57"/>
    <w:rsid w:val="1F7237CF"/>
    <w:rsid w:val="1F72557D"/>
    <w:rsid w:val="1F737547"/>
    <w:rsid w:val="1F74219C"/>
    <w:rsid w:val="1F775289"/>
    <w:rsid w:val="1F7761F1"/>
    <w:rsid w:val="1F777037"/>
    <w:rsid w:val="1F784B5D"/>
    <w:rsid w:val="1F794E23"/>
    <w:rsid w:val="1F7A2683"/>
    <w:rsid w:val="1F7A62B3"/>
    <w:rsid w:val="1F7A63CB"/>
    <w:rsid w:val="1F7C289F"/>
    <w:rsid w:val="1F7C464D"/>
    <w:rsid w:val="1F7D3F22"/>
    <w:rsid w:val="1F7E2174"/>
    <w:rsid w:val="1F7E6617"/>
    <w:rsid w:val="1F7F413E"/>
    <w:rsid w:val="1F7F7C9A"/>
    <w:rsid w:val="1F811C64"/>
    <w:rsid w:val="1F813A12"/>
    <w:rsid w:val="1F817EB6"/>
    <w:rsid w:val="1F824A45"/>
    <w:rsid w:val="1F83778A"/>
    <w:rsid w:val="1F843502"/>
    <w:rsid w:val="1F861028"/>
    <w:rsid w:val="1F882FF2"/>
    <w:rsid w:val="1F9000F9"/>
    <w:rsid w:val="1F923E71"/>
    <w:rsid w:val="1F925C1F"/>
    <w:rsid w:val="1F9279CD"/>
    <w:rsid w:val="1F933745"/>
    <w:rsid w:val="1F941997"/>
    <w:rsid w:val="1F9502EA"/>
    <w:rsid w:val="1F971487"/>
    <w:rsid w:val="1F974FE3"/>
    <w:rsid w:val="1F9803AC"/>
    <w:rsid w:val="1F980D5B"/>
    <w:rsid w:val="1F996FAD"/>
    <w:rsid w:val="1F9A0F77"/>
    <w:rsid w:val="1F9A4AD4"/>
    <w:rsid w:val="1F9C6A9E"/>
    <w:rsid w:val="1F9D6372"/>
    <w:rsid w:val="1F9E2816"/>
    <w:rsid w:val="1F9F20EA"/>
    <w:rsid w:val="1F9F6B3E"/>
    <w:rsid w:val="1FA0658E"/>
    <w:rsid w:val="1FA07FCE"/>
    <w:rsid w:val="1FA12306"/>
    <w:rsid w:val="1FA31BDA"/>
    <w:rsid w:val="1FA33D7E"/>
    <w:rsid w:val="1FA616CA"/>
    <w:rsid w:val="1FA63478"/>
    <w:rsid w:val="1FA63D95"/>
    <w:rsid w:val="1FA85442"/>
    <w:rsid w:val="1FAA740D"/>
    <w:rsid w:val="1FAB0A8F"/>
    <w:rsid w:val="1FAB6CE1"/>
    <w:rsid w:val="1FAC33EA"/>
    <w:rsid w:val="1FAD0CAB"/>
    <w:rsid w:val="1FAD7A01"/>
    <w:rsid w:val="1FAE057F"/>
    <w:rsid w:val="1FAF4A23"/>
    <w:rsid w:val="1FAF67D1"/>
    <w:rsid w:val="1FB01F8D"/>
    <w:rsid w:val="1FB04EF2"/>
    <w:rsid w:val="1FB07AC3"/>
    <w:rsid w:val="1FB1687F"/>
    <w:rsid w:val="1FB2006F"/>
    <w:rsid w:val="1FB223E3"/>
    <w:rsid w:val="1FB50C49"/>
    <w:rsid w:val="1FB578D4"/>
    <w:rsid w:val="1FB57B5F"/>
    <w:rsid w:val="1FB63935"/>
    <w:rsid w:val="1FB73684"/>
    <w:rsid w:val="1FB77434"/>
    <w:rsid w:val="1FB931AC"/>
    <w:rsid w:val="1FBA6F24"/>
    <w:rsid w:val="1FBC0EEE"/>
    <w:rsid w:val="1FBC2C9C"/>
    <w:rsid w:val="1FBE07C2"/>
    <w:rsid w:val="1FC075B8"/>
    <w:rsid w:val="1FC41B50"/>
    <w:rsid w:val="1FC55FF4"/>
    <w:rsid w:val="1FC61CE9"/>
    <w:rsid w:val="1FC61D6D"/>
    <w:rsid w:val="1FCB2EDF"/>
    <w:rsid w:val="1FCB7383"/>
    <w:rsid w:val="1FCC2F8A"/>
    <w:rsid w:val="1FCD30FB"/>
    <w:rsid w:val="1FCD6C57"/>
    <w:rsid w:val="1FCF29CF"/>
    <w:rsid w:val="1FCF6E73"/>
    <w:rsid w:val="1FD004F5"/>
    <w:rsid w:val="1FD02D9A"/>
    <w:rsid w:val="1FD20711"/>
    <w:rsid w:val="1FD2426D"/>
    <w:rsid w:val="1FD44489"/>
    <w:rsid w:val="1FD46AEE"/>
    <w:rsid w:val="1FD47FE6"/>
    <w:rsid w:val="1FD91AA0"/>
    <w:rsid w:val="1FD9384E"/>
    <w:rsid w:val="1FD955FC"/>
    <w:rsid w:val="1FDA1374"/>
    <w:rsid w:val="1FDB5818"/>
    <w:rsid w:val="1FDC50EC"/>
    <w:rsid w:val="1FDC6E9A"/>
    <w:rsid w:val="1FDD7221"/>
    <w:rsid w:val="1FDF698A"/>
    <w:rsid w:val="1FE00127"/>
    <w:rsid w:val="1FE13D1F"/>
    <w:rsid w:val="1FE230BF"/>
    <w:rsid w:val="1FE3647B"/>
    <w:rsid w:val="1FE43FA1"/>
    <w:rsid w:val="1FE741BD"/>
    <w:rsid w:val="1FEA7809"/>
    <w:rsid w:val="1FEC17D3"/>
    <w:rsid w:val="1FED10A7"/>
    <w:rsid w:val="1FED65D4"/>
    <w:rsid w:val="1FED72F9"/>
    <w:rsid w:val="1FEF4A96"/>
    <w:rsid w:val="1FEF4E1F"/>
    <w:rsid w:val="1FF24910"/>
    <w:rsid w:val="1FF40688"/>
    <w:rsid w:val="1FF468DA"/>
    <w:rsid w:val="1FF64400"/>
    <w:rsid w:val="1FF71F26"/>
    <w:rsid w:val="1FF97A4C"/>
    <w:rsid w:val="1FFB1A16"/>
    <w:rsid w:val="1FFB37C4"/>
    <w:rsid w:val="1FFB7C68"/>
    <w:rsid w:val="1FFC34F8"/>
    <w:rsid w:val="1FFE20B7"/>
    <w:rsid w:val="2000702C"/>
    <w:rsid w:val="20016901"/>
    <w:rsid w:val="2002736A"/>
    <w:rsid w:val="20032679"/>
    <w:rsid w:val="200831DC"/>
    <w:rsid w:val="20085831"/>
    <w:rsid w:val="20085EE1"/>
    <w:rsid w:val="20087C8F"/>
    <w:rsid w:val="200A1C59"/>
    <w:rsid w:val="200A3A07"/>
    <w:rsid w:val="200A7EAB"/>
    <w:rsid w:val="200B6F8C"/>
    <w:rsid w:val="200B777F"/>
    <w:rsid w:val="200D266C"/>
    <w:rsid w:val="200D799B"/>
    <w:rsid w:val="200E6AE5"/>
    <w:rsid w:val="20106D53"/>
    <w:rsid w:val="20112FE8"/>
    <w:rsid w:val="20126E5F"/>
    <w:rsid w:val="20140D2A"/>
    <w:rsid w:val="20146634"/>
    <w:rsid w:val="201725C8"/>
    <w:rsid w:val="20176124"/>
    <w:rsid w:val="201B3E66"/>
    <w:rsid w:val="201C373B"/>
    <w:rsid w:val="201C7BDE"/>
    <w:rsid w:val="201E5705"/>
    <w:rsid w:val="201F7B62"/>
    <w:rsid w:val="2020147D"/>
    <w:rsid w:val="2020322B"/>
    <w:rsid w:val="202076CF"/>
    <w:rsid w:val="2023248F"/>
    <w:rsid w:val="20232D1B"/>
    <w:rsid w:val="202366A3"/>
    <w:rsid w:val="20247B33"/>
    <w:rsid w:val="20254CE5"/>
    <w:rsid w:val="20256A93"/>
    <w:rsid w:val="2027280B"/>
    <w:rsid w:val="20280331"/>
    <w:rsid w:val="202820DF"/>
    <w:rsid w:val="202A22FB"/>
    <w:rsid w:val="202A5E57"/>
    <w:rsid w:val="202A7C37"/>
    <w:rsid w:val="202B1653"/>
    <w:rsid w:val="202C6073"/>
    <w:rsid w:val="202D3B9A"/>
    <w:rsid w:val="202D76F6"/>
    <w:rsid w:val="202F6387"/>
    <w:rsid w:val="2031368A"/>
    <w:rsid w:val="20315438"/>
    <w:rsid w:val="203171E6"/>
    <w:rsid w:val="203211B0"/>
    <w:rsid w:val="20326142"/>
    <w:rsid w:val="20337402"/>
    <w:rsid w:val="20344F28"/>
    <w:rsid w:val="20346CD6"/>
    <w:rsid w:val="20360CA0"/>
    <w:rsid w:val="203767C6"/>
    <w:rsid w:val="203770D9"/>
    <w:rsid w:val="20384A18"/>
    <w:rsid w:val="20387439"/>
    <w:rsid w:val="20390790"/>
    <w:rsid w:val="2039253E"/>
    <w:rsid w:val="203942EC"/>
    <w:rsid w:val="203B62B7"/>
    <w:rsid w:val="203D202F"/>
    <w:rsid w:val="203E7B55"/>
    <w:rsid w:val="204038CD"/>
    <w:rsid w:val="204131A1"/>
    <w:rsid w:val="20427645"/>
    <w:rsid w:val="204333BD"/>
    <w:rsid w:val="2043516B"/>
    <w:rsid w:val="20435C8D"/>
    <w:rsid w:val="20436F19"/>
    <w:rsid w:val="20452C91"/>
    <w:rsid w:val="20474C5B"/>
    <w:rsid w:val="20482782"/>
    <w:rsid w:val="20484530"/>
    <w:rsid w:val="204A02A8"/>
    <w:rsid w:val="204C2272"/>
    <w:rsid w:val="204D7D98"/>
    <w:rsid w:val="204F58BE"/>
    <w:rsid w:val="20500291"/>
    <w:rsid w:val="205056C0"/>
    <w:rsid w:val="20515ADA"/>
    <w:rsid w:val="20516B50"/>
    <w:rsid w:val="20517888"/>
    <w:rsid w:val="20523600"/>
    <w:rsid w:val="20531852"/>
    <w:rsid w:val="20541126"/>
    <w:rsid w:val="205500A2"/>
    <w:rsid w:val="20564C93"/>
    <w:rsid w:val="20566C4C"/>
    <w:rsid w:val="20580C17"/>
    <w:rsid w:val="2059498F"/>
    <w:rsid w:val="2059673D"/>
    <w:rsid w:val="20597EB3"/>
    <w:rsid w:val="205A1477"/>
    <w:rsid w:val="205A2A84"/>
    <w:rsid w:val="205B24B5"/>
    <w:rsid w:val="205D447F"/>
    <w:rsid w:val="205D7CC4"/>
    <w:rsid w:val="205E01F7"/>
    <w:rsid w:val="205E1FA5"/>
    <w:rsid w:val="206051B5"/>
    <w:rsid w:val="20605D1D"/>
    <w:rsid w:val="20607ACB"/>
    <w:rsid w:val="206155F1"/>
    <w:rsid w:val="20623843"/>
    <w:rsid w:val="20646707"/>
    <w:rsid w:val="206550E2"/>
    <w:rsid w:val="20684BD2"/>
    <w:rsid w:val="20692E24"/>
    <w:rsid w:val="206A0E38"/>
    <w:rsid w:val="206A2B16"/>
    <w:rsid w:val="206C6470"/>
    <w:rsid w:val="206D21E8"/>
    <w:rsid w:val="206E043A"/>
    <w:rsid w:val="206F20D9"/>
    <w:rsid w:val="206F285C"/>
    <w:rsid w:val="20735A50"/>
    <w:rsid w:val="20743577"/>
    <w:rsid w:val="20745325"/>
    <w:rsid w:val="20765541"/>
    <w:rsid w:val="207812B9"/>
    <w:rsid w:val="20796DDF"/>
    <w:rsid w:val="207B2B57"/>
    <w:rsid w:val="207B66B3"/>
    <w:rsid w:val="207D067D"/>
    <w:rsid w:val="207D4DD2"/>
    <w:rsid w:val="20801F1B"/>
    <w:rsid w:val="20823EE5"/>
    <w:rsid w:val="20827A42"/>
    <w:rsid w:val="20832771"/>
    <w:rsid w:val="208337BA"/>
    <w:rsid w:val="208512E0"/>
    <w:rsid w:val="208539D6"/>
    <w:rsid w:val="20855784"/>
    <w:rsid w:val="208732AA"/>
    <w:rsid w:val="208843C1"/>
    <w:rsid w:val="20895274"/>
    <w:rsid w:val="208A0FEC"/>
    <w:rsid w:val="208A2D9A"/>
    <w:rsid w:val="208A4B48"/>
    <w:rsid w:val="208A6CE1"/>
    <w:rsid w:val="208B18B2"/>
    <w:rsid w:val="208C6B12"/>
    <w:rsid w:val="208F215E"/>
    <w:rsid w:val="208F2F74"/>
    <w:rsid w:val="208F6602"/>
    <w:rsid w:val="2091237A"/>
    <w:rsid w:val="20915ED7"/>
    <w:rsid w:val="209239FD"/>
    <w:rsid w:val="20937EA1"/>
    <w:rsid w:val="20947DAF"/>
    <w:rsid w:val="209546A1"/>
    <w:rsid w:val="2096173F"/>
    <w:rsid w:val="20967991"/>
    <w:rsid w:val="20983EB6"/>
    <w:rsid w:val="20987265"/>
    <w:rsid w:val="20994D8B"/>
    <w:rsid w:val="209B0B03"/>
    <w:rsid w:val="209D2ACD"/>
    <w:rsid w:val="209F6845"/>
    <w:rsid w:val="20A02648"/>
    <w:rsid w:val="20A05219"/>
    <w:rsid w:val="20A200E4"/>
    <w:rsid w:val="20A21E92"/>
    <w:rsid w:val="20A35C0A"/>
    <w:rsid w:val="20A420AE"/>
    <w:rsid w:val="20A5502A"/>
    <w:rsid w:val="20A7394C"/>
    <w:rsid w:val="20A774A8"/>
    <w:rsid w:val="20A91472"/>
    <w:rsid w:val="20AA343C"/>
    <w:rsid w:val="20AA51EA"/>
    <w:rsid w:val="20AA6F98"/>
    <w:rsid w:val="20AC0F62"/>
    <w:rsid w:val="20AC2D10"/>
    <w:rsid w:val="20AC4ABE"/>
    <w:rsid w:val="20AE6A88"/>
    <w:rsid w:val="20AF2801"/>
    <w:rsid w:val="20B147CB"/>
    <w:rsid w:val="20B16579"/>
    <w:rsid w:val="20B23F08"/>
    <w:rsid w:val="20B3409F"/>
    <w:rsid w:val="20B35E4D"/>
    <w:rsid w:val="20B41BC5"/>
    <w:rsid w:val="20B61DE1"/>
    <w:rsid w:val="20B6486E"/>
    <w:rsid w:val="20B81D5F"/>
    <w:rsid w:val="20B83463"/>
    <w:rsid w:val="20B9542D"/>
    <w:rsid w:val="20BA367F"/>
    <w:rsid w:val="20BB7250"/>
    <w:rsid w:val="20BD316F"/>
    <w:rsid w:val="20BD4F1E"/>
    <w:rsid w:val="20BE47F2"/>
    <w:rsid w:val="20BF0C96"/>
    <w:rsid w:val="20C0056A"/>
    <w:rsid w:val="20C04A0E"/>
    <w:rsid w:val="20C067BC"/>
    <w:rsid w:val="20C242E2"/>
    <w:rsid w:val="20C24552"/>
    <w:rsid w:val="20C359E2"/>
    <w:rsid w:val="20C52ED3"/>
    <w:rsid w:val="20C626AD"/>
    <w:rsid w:val="20C91B14"/>
    <w:rsid w:val="20C938C2"/>
    <w:rsid w:val="20CC5161"/>
    <w:rsid w:val="20CE3F85"/>
    <w:rsid w:val="20D12777"/>
    <w:rsid w:val="20D14525"/>
    <w:rsid w:val="20D34741"/>
    <w:rsid w:val="20D504B9"/>
    <w:rsid w:val="20D64231"/>
    <w:rsid w:val="20D65FDF"/>
    <w:rsid w:val="20D67D8D"/>
    <w:rsid w:val="20D858B3"/>
    <w:rsid w:val="20DA5ACF"/>
    <w:rsid w:val="20DB1848"/>
    <w:rsid w:val="20DB23CB"/>
    <w:rsid w:val="20DD2ECA"/>
    <w:rsid w:val="20DD55C0"/>
    <w:rsid w:val="20DD736E"/>
    <w:rsid w:val="20DE44E2"/>
    <w:rsid w:val="20DE51BB"/>
    <w:rsid w:val="20E029BA"/>
    <w:rsid w:val="20E26732"/>
    <w:rsid w:val="20E34258"/>
    <w:rsid w:val="20E406FC"/>
    <w:rsid w:val="20E424AA"/>
    <w:rsid w:val="20E524BD"/>
    <w:rsid w:val="20E64474"/>
    <w:rsid w:val="20E74DDD"/>
    <w:rsid w:val="20E93F65"/>
    <w:rsid w:val="20EA3839"/>
    <w:rsid w:val="20EA55E7"/>
    <w:rsid w:val="20EC5803"/>
    <w:rsid w:val="20F052F3"/>
    <w:rsid w:val="20F10A60"/>
    <w:rsid w:val="20F12E19"/>
    <w:rsid w:val="20F21EF0"/>
    <w:rsid w:val="20F326ED"/>
    <w:rsid w:val="20F36B91"/>
    <w:rsid w:val="20F473E1"/>
    <w:rsid w:val="20F621DE"/>
    <w:rsid w:val="20F841A8"/>
    <w:rsid w:val="20F871F2"/>
    <w:rsid w:val="20FD1BD4"/>
    <w:rsid w:val="2100305C"/>
    <w:rsid w:val="21022930"/>
    <w:rsid w:val="21026DD4"/>
    <w:rsid w:val="21042B4C"/>
    <w:rsid w:val="210466A8"/>
    <w:rsid w:val="21050673"/>
    <w:rsid w:val="21066D67"/>
    <w:rsid w:val="2107263D"/>
    <w:rsid w:val="210743EB"/>
    <w:rsid w:val="21093D59"/>
    <w:rsid w:val="210A1607"/>
    <w:rsid w:val="210C7C53"/>
    <w:rsid w:val="210E39CB"/>
    <w:rsid w:val="210E5779"/>
    <w:rsid w:val="21105479"/>
    <w:rsid w:val="21110DC5"/>
    <w:rsid w:val="211148C5"/>
    <w:rsid w:val="21115269"/>
    <w:rsid w:val="21132D8F"/>
    <w:rsid w:val="211508B6"/>
    <w:rsid w:val="2115671A"/>
    <w:rsid w:val="21156B08"/>
    <w:rsid w:val="21162880"/>
    <w:rsid w:val="2116462E"/>
    <w:rsid w:val="211663DC"/>
    <w:rsid w:val="2117534C"/>
    <w:rsid w:val="21182154"/>
    <w:rsid w:val="211865F8"/>
    <w:rsid w:val="21191E93"/>
    <w:rsid w:val="211A10FC"/>
    <w:rsid w:val="211A411E"/>
    <w:rsid w:val="211B39F2"/>
    <w:rsid w:val="211C60E8"/>
    <w:rsid w:val="211C7E96"/>
    <w:rsid w:val="211E264E"/>
    <w:rsid w:val="211F7986"/>
    <w:rsid w:val="212136FE"/>
    <w:rsid w:val="21221225"/>
    <w:rsid w:val="21240AF9"/>
    <w:rsid w:val="21246D4B"/>
    <w:rsid w:val="212504BC"/>
    <w:rsid w:val="2125620F"/>
    <w:rsid w:val="21260D15"/>
    <w:rsid w:val="2126769F"/>
    <w:rsid w:val="2127683B"/>
    <w:rsid w:val="21294361"/>
    <w:rsid w:val="21297761"/>
    <w:rsid w:val="212C4C52"/>
    <w:rsid w:val="212C60E2"/>
    <w:rsid w:val="212D49A1"/>
    <w:rsid w:val="212E1977"/>
    <w:rsid w:val="212E7BC9"/>
    <w:rsid w:val="21304A63"/>
    <w:rsid w:val="21321F54"/>
    <w:rsid w:val="213571AA"/>
    <w:rsid w:val="21366A7E"/>
    <w:rsid w:val="21380A48"/>
    <w:rsid w:val="213827F6"/>
    <w:rsid w:val="2139587A"/>
    <w:rsid w:val="213A656E"/>
    <w:rsid w:val="213B4094"/>
    <w:rsid w:val="213B5E42"/>
    <w:rsid w:val="213C22E6"/>
    <w:rsid w:val="213D605E"/>
    <w:rsid w:val="213D7E0C"/>
    <w:rsid w:val="213F1DD6"/>
    <w:rsid w:val="213F5933"/>
    <w:rsid w:val="21404558"/>
    <w:rsid w:val="21415B4F"/>
    <w:rsid w:val="2144119B"/>
    <w:rsid w:val="21441798"/>
    <w:rsid w:val="214473ED"/>
    <w:rsid w:val="21453DE1"/>
    <w:rsid w:val="21470119"/>
    <w:rsid w:val="21470C8B"/>
    <w:rsid w:val="21472A39"/>
    <w:rsid w:val="2148258B"/>
    <w:rsid w:val="21486EDD"/>
    <w:rsid w:val="214B077B"/>
    <w:rsid w:val="214B2529"/>
    <w:rsid w:val="214B42D7"/>
    <w:rsid w:val="214C62A1"/>
    <w:rsid w:val="214F147B"/>
    <w:rsid w:val="21505D92"/>
    <w:rsid w:val="215238B8"/>
    <w:rsid w:val="21555156"/>
    <w:rsid w:val="21584C46"/>
    <w:rsid w:val="215869F4"/>
    <w:rsid w:val="215A451A"/>
    <w:rsid w:val="215B7A1E"/>
    <w:rsid w:val="215C4736"/>
    <w:rsid w:val="215D225D"/>
    <w:rsid w:val="216435EB"/>
    <w:rsid w:val="21674E89"/>
    <w:rsid w:val="21676C37"/>
    <w:rsid w:val="21677702"/>
    <w:rsid w:val="216929AF"/>
    <w:rsid w:val="216B2BCB"/>
    <w:rsid w:val="216B3C80"/>
    <w:rsid w:val="216B6728"/>
    <w:rsid w:val="216C14EC"/>
    <w:rsid w:val="216C24A0"/>
    <w:rsid w:val="216E32C3"/>
    <w:rsid w:val="216E7FC6"/>
    <w:rsid w:val="217001E2"/>
    <w:rsid w:val="21701F90"/>
    <w:rsid w:val="21711C44"/>
    <w:rsid w:val="21717AB6"/>
    <w:rsid w:val="21723F5A"/>
    <w:rsid w:val="21725D08"/>
    <w:rsid w:val="217355DC"/>
    <w:rsid w:val="21740A12"/>
    <w:rsid w:val="21747CD2"/>
    <w:rsid w:val="217505C5"/>
    <w:rsid w:val="21751354"/>
    <w:rsid w:val="217557F8"/>
    <w:rsid w:val="21792FA7"/>
    <w:rsid w:val="217C6B87"/>
    <w:rsid w:val="217E28FF"/>
    <w:rsid w:val="2180399D"/>
    <w:rsid w:val="21811739"/>
    <w:rsid w:val="21821CC3"/>
    <w:rsid w:val="21823A71"/>
    <w:rsid w:val="21837F15"/>
    <w:rsid w:val="21845A3B"/>
    <w:rsid w:val="218617B3"/>
    <w:rsid w:val="21871088"/>
    <w:rsid w:val="2188556F"/>
    <w:rsid w:val="218A3F2C"/>
    <w:rsid w:val="218B6DCA"/>
    <w:rsid w:val="218D2B42"/>
    <w:rsid w:val="218D48F0"/>
    <w:rsid w:val="218E2416"/>
    <w:rsid w:val="218E68BA"/>
    <w:rsid w:val="21906CA5"/>
    <w:rsid w:val="21912FA1"/>
    <w:rsid w:val="21921F06"/>
    <w:rsid w:val="219263AA"/>
    <w:rsid w:val="21933ED0"/>
    <w:rsid w:val="21937A2C"/>
    <w:rsid w:val="21952780"/>
    <w:rsid w:val="21957C48"/>
    <w:rsid w:val="219739C1"/>
    <w:rsid w:val="219914E7"/>
    <w:rsid w:val="219A0DBB"/>
    <w:rsid w:val="219A525F"/>
    <w:rsid w:val="219E4D4F"/>
    <w:rsid w:val="219F2875"/>
    <w:rsid w:val="219F4623"/>
    <w:rsid w:val="21A1039B"/>
    <w:rsid w:val="21A12149"/>
    <w:rsid w:val="21A165ED"/>
    <w:rsid w:val="21A25EC1"/>
    <w:rsid w:val="21A32365"/>
    <w:rsid w:val="21A34113"/>
    <w:rsid w:val="21A612CF"/>
    <w:rsid w:val="21A67760"/>
    <w:rsid w:val="21A734D8"/>
    <w:rsid w:val="21A97250"/>
    <w:rsid w:val="21AB121A"/>
    <w:rsid w:val="21AD6D40"/>
    <w:rsid w:val="21AE0CD9"/>
    <w:rsid w:val="21B05C47"/>
    <w:rsid w:val="21B06830"/>
    <w:rsid w:val="21B225A8"/>
    <w:rsid w:val="21B24356"/>
    <w:rsid w:val="21B300CF"/>
    <w:rsid w:val="21B35D09"/>
    <w:rsid w:val="21B53E47"/>
    <w:rsid w:val="21B55C0A"/>
    <w:rsid w:val="21B7196D"/>
    <w:rsid w:val="21B75E11"/>
    <w:rsid w:val="21BA145D"/>
    <w:rsid w:val="21BC51D5"/>
    <w:rsid w:val="21BE2CFB"/>
    <w:rsid w:val="21BE719F"/>
    <w:rsid w:val="21BF0821"/>
    <w:rsid w:val="21BF4CC5"/>
    <w:rsid w:val="21C00B44"/>
    <w:rsid w:val="21C127EB"/>
    <w:rsid w:val="21C30312"/>
    <w:rsid w:val="21C422DC"/>
    <w:rsid w:val="21C4408A"/>
    <w:rsid w:val="21C440BD"/>
    <w:rsid w:val="21C5554D"/>
    <w:rsid w:val="21C61BB0"/>
    <w:rsid w:val="21C81DCC"/>
    <w:rsid w:val="21C85928"/>
    <w:rsid w:val="21CB366A"/>
    <w:rsid w:val="21CB5418"/>
    <w:rsid w:val="21CB71C6"/>
    <w:rsid w:val="21CD2F3E"/>
    <w:rsid w:val="21CE6CB6"/>
    <w:rsid w:val="21CF11D0"/>
    <w:rsid w:val="21D02A2F"/>
    <w:rsid w:val="21D10024"/>
    <w:rsid w:val="21D20555"/>
    <w:rsid w:val="21D21292"/>
    <w:rsid w:val="21D342CD"/>
    <w:rsid w:val="21D43BB2"/>
    <w:rsid w:val="21D50045"/>
    <w:rsid w:val="21D564D2"/>
    <w:rsid w:val="21D56E24"/>
    <w:rsid w:val="21D818E3"/>
    <w:rsid w:val="21D95D87"/>
    <w:rsid w:val="21DA565B"/>
    <w:rsid w:val="21DC37D4"/>
    <w:rsid w:val="21DD4C64"/>
    <w:rsid w:val="21DE339D"/>
    <w:rsid w:val="21DE60F4"/>
    <w:rsid w:val="21DF0CC5"/>
    <w:rsid w:val="21DF2155"/>
    <w:rsid w:val="21E02496"/>
    <w:rsid w:val="21E32217"/>
    <w:rsid w:val="21E44B37"/>
    <w:rsid w:val="21E5472C"/>
    <w:rsid w:val="21E64000"/>
    <w:rsid w:val="21E77CB7"/>
    <w:rsid w:val="21E85FCA"/>
    <w:rsid w:val="21EA1D42"/>
    <w:rsid w:val="21EA7F94"/>
    <w:rsid w:val="21EB249B"/>
    <w:rsid w:val="21EB7268"/>
    <w:rsid w:val="21EB7868"/>
    <w:rsid w:val="21ED538F"/>
    <w:rsid w:val="21EF7359"/>
    <w:rsid w:val="21F04E7F"/>
    <w:rsid w:val="21F11323"/>
    <w:rsid w:val="21F1174E"/>
    <w:rsid w:val="21F52495"/>
    <w:rsid w:val="21F901D7"/>
    <w:rsid w:val="21F91F85"/>
    <w:rsid w:val="21F92CFC"/>
    <w:rsid w:val="21FC3824"/>
    <w:rsid w:val="22010E3A"/>
    <w:rsid w:val="22034BB2"/>
    <w:rsid w:val="220628F4"/>
    <w:rsid w:val="220646A2"/>
    <w:rsid w:val="2208041A"/>
    <w:rsid w:val="2208666C"/>
    <w:rsid w:val="220A23E4"/>
    <w:rsid w:val="220D2602"/>
    <w:rsid w:val="220D3C83"/>
    <w:rsid w:val="220D5A31"/>
    <w:rsid w:val="220F79FB"/>
    <w:rsid w:val="22105521"/>
    <w:rsid w:val="221072CF"/>
    <w:rsid w:val="22107AF3"/>
    <w:rsid w:val="22123047"/>
    <w:rsid w:val="22124FE4"/>
    <w:rsid w:val="22145011"/>
    <w:rsid w:val="22146DBF"/>
    <w:rsid w:val="22153965"/>
    <w:rsid w:val="221548E5"/>
    <w:rsid w:val="22156911"/>
    <w:rsid w:val="22162B37"/>
    <w:rsid w:val="2217065D"/>
    <w:rsid w:val="221768AF"/>
    <w:rsid w:val="22196184"/>
    <w:rsid w:val="221B56B0"/>
    <w:rsid w:val="221C5C74"/>
    <w:rsid w:val="221F7512"/>
    <w:rsid w:val="22200A78"/>
    <w:rsid w:val="222114DC"/>
    <w:rsid w:val="2221328A"/>
    <w:rsid w:val="2221772E"/>
    <w:rsid w:val="22224AD9"/>
    <w:rsid w:val="22230DB0"/>
    <w:rsid w:val="222334A6"/>
    <w:rsid w:val="22244B28"/>
    <w:rsid w:val="222608A0"/>
    <w:rsid w:val="22275D7A"/>
    <w:rsid w:val="22291DDB"/>
    <w:rsid w:val="222B4109"/>
    <w:rsid w:val="222C235B"/>
    <w:rsid w:val="222D60D3"/>
    <w:rsid w:val="222E307C"/>
    <w:rsid w:val="2230171F"/>
    <w:rsid w:val="223034CD"/>
    <w:rsid w:val="22317971"/>
    <w:rsid w:val="22335A5E"/>
    <w:rsid w:val="22342FBD"/>
    <w:rsid w:val="22353616"/>
    <w:rsid w:val="22370D00"/>
    <w:rsid w:val="22372AAE"/>
    <w:rsid w:val="22380440"/>
    <w:rsid w:val="223905D4"/>
    <w:rsid w:val="22396826"/>
    <w:rsid w:val="223C0251"/>
    <w:rsid w:val="223E3E3C"/>
    <w:rsid w:val="223F1EBC"/>
    <w:rsid w:val="22407BB4"/>
    <w:rsid w:val="22433200"/>
    <w:rsid w:val="224469E3"/>
    <w:rsid w:val="2245341D"/>
    <w:rsid w:val="22456F79"/>
    <w:rsid w:val="22460F43"/>
    <w:rsid w:val="22477195"/>
    <w:rsid w:val="22486A69"/>
    <w:rsid w:val="224A3767"/>
    <w:rsid w:val="224B0307"/>
    <w:rsid w:val="224D22D1"/>
    <w:rsid w:val="224F1BA5"/>
    <w:rsid w:val="224F66C7"/>
    <w:rsid w:val="224F7C90"/>
    <w:rsid w:val="224F7DF7"/>
    <w:rsid w:val="2250591D"/>
    <w:rsid w:val="22543660"/>
    <w:rsid w:val="22544D97"/>
    <w:rsid w:val="225464D8"/>
    <w:rsid w:val="22561186"/>
    <w:rsid w:val="22562288"/>
    <w:rsid w:val="225673D8"/>
    <w:rsid w:val="22596EC8"/>
    <w:rsid w:val="22597779"/>
    <w:rsid w:val="225A37DA"/>
    <w:rsid w:val="225B2C40"/>
    <w:rsid w:val="225B49EE"/>
    <w:rsid w:val="225D0766"/>
    <w:rsid w:val="22602004"/>
    <w:rsid w:val="22603DB2"/>
    <w:rsid w:val="226118D9"/>
    <w:rsid w:val="22615F0B"/>
    <w:rsid w:val="22623FCE"/>
    <w:rsid w:val="226333FC"/>
    <w:rsid w:val="22635651"/>
    <w:rsid w:val="2264488C"/>
    <w:rsid w:val="22645FCD"/>
    <w:rsid w:val="22665141"/>
    <w:rsid w:val="22673393"/>
    <w:rsid w:val="22680EB9"/>
    <w:rsid w:val="226812EC"/>
    <w:rsid w:val="22682C67"/>
    <w:rsid w:val="226C09A9"/>
    <w:rsid w:val="226D4721"/>
    <w:rsid w:val="226D64CF"/>
    <w:rsid w:val="226D707F"/>
    <w:rsid w:val="226D7BBA"/>
    <w:rsid w:val="226E1C50"/>
    <w:rsid w:val="226E2973"/>
    <w:rsid w:val="226F0499"/>
    <w:rsid w:val="226F2247"/>
    <w:rsid w:val="226F3FF6"/>
    <w:rsid w:val="22715FC0"/>
    <w:rsid w:val="22721D38"/>
    <w:rsid w:val="22737F8A"/>
    <w:rsid w:val="227503E2"/>
    <w:rsid w:val="22761872"/>
    <w:rsid w:val="227635D6"/>
    <w:rsid w:val="2277734E"/>
    <w:rsid w:val="227855A0"/>
    <w:rsid w:val="227A6AB2"/>
    <w:rsid w:val="227C6712"/>
    <w:rsid w:val="227D6B74"/>
    <w:rsid w:val="227E692E"/>
    <w:rsid w:val="22833F45"/>
    <w:rsid w:val="22853819"/>
    <w:rsid w:val="22857CBD"/>
    <w:rsid w:val="2288155B"/>
    <w:rsid w:val="228850B7"/>
    <w:rsid w:val="228A65A7"/>
    <w:rsid w:val="228D0920"/>
    <w:rsid w:val="228E4DC3"/>
    <w:rsid w:val="228F4698"/>
    <w:rsid w:val="228F60C3"/>
    <w:rsid w:val="228F6446"/>
    <w:rsid w:val="22910410"/>
    <w:rsid w:val="22916662"/>
    <w:rsid w:val="2292790A"/>
    <w:rsid w:val="2297354C"/>
    <w:rsid w:val="2298179E"/>
    <w:rsid w:val="229879F0"/>
    <w:rsid w:val="22993768"/>
    <w:rsid w:val="229946FA"/>
    <w:rsid w:val="229A716A"/>
    <w:rsid w:val="229B303C"/>
    <w:rsid w:val="229B41DA"/>
    <w:rsid w:val="229C0B63"/>
    <w:rsid w:val="229D5007"/>
    <w:rsid w:val="229E48DB"/>
    <w:rsid w:val="22A068A5"/>
    <w:rsid w:val="22A243CB"/>
    <w:rsid w:val="22A31EF1"/>
    <w:rsid w:val="22A35D77"/>
    <w:rsid w:val="22A55D80"/>
    <w:rsid w:val="22A719E1"/>
    <w:rsid w:val="22A75E85"/>
    <w:rsid w:val="22A77C33"/>
    <w:rsid w:val="22A92FC0"/>
    <w:rsid w:val="22AA3280"/>
    <w:rsid w:val="22AC3082"/>
    <w:rsid w:val="22AC6FF8"/>
    <w:rsid w:val="22AE0FC2"/>
    <w:rsid w:val="22AF0896"/>
    <w:rsid w:val="22B03359"/>
    <w:rsid w:val="22B10AB2"/>
    <w:rsid w:val="22B12860"/>
    <w:rsid w:val="22B1460E"/>
    <w:rsid w:val="22B20386"/>
    <w:rsid w:val="22B3482A"/>
    <w:rsid w:val="22B440FE"/>
    <w:rsid w:val="22B45EAC"/>
    <w:rsid w:val="22B755C4"/>
    <w:rsid w:val="22B83BEE"/>
    <w:rsid w:val="22B934C3"/>
    <w:rsid w:val="22B97967"/>
    <w:rsid w:val="22BB548D"/>
    <w:rsid w:val="22BB723B"/>
    <w:rsid w:val="22BD7457"/>
    <w:rsid w:val="22BE4F7D"/>
    <w:rsid w:val="22BF31CF"/>
    <w:rsid w:val="22C02AA3"/>
    <w:rsid w:val="22C205C9"/>
    <w:rsid w:val="22C24A6D"/>
    <w:rsid w:val="22C32593"/>
    <w:rsid w:val="22C34341"/>
    <w:rsid w:val="22C75BE0"/>
    <w:rsid w:val="22CA3922"/>
    <w:rsid w:val="22CA56D0"/>
    <w:rsid w:val="22CB4EC9"/>
    <w:rsid w:val="22CC31F6"/>
    <w:rsid w:val="22CC769A"/>
    <w:rsid w:val="22CE3412"/>
    <w:rsid w:val="22D0247C"/>
    <w:rsid w:val="22D12F02"/>
    <w:rsid w:val="22D14CB0"/>
    <w:rsid w:val="22D24D9C"/>
    <w:rsid w:val="22D36C7A"/>
    <w:rsid w:val="22D84291"/>
    <w:rsid w:val="22D93B65"/>
    <w:rsid w:val="22DA1DB7"/>
    <w:rsid w:val="22DB168B"/>
    <w:rsid w:val="22DB78DD"/>
    <w:rsid w:val="22DD5403"/>
    <w:rsid w:val="22E04EF3"/>
    <w:rsid w:val="22E06CA1"/>
    <w:rsid w:val="22E5250A"/>
    <w:rsid w:val="22E542B8"/>
    <w:rsid w:val="22E569AE"/>
    <w:rsid w:val="22E70030"/>
    <w:rsid w:val="22E83DA8"/>
    <w:rsid w:val="22E9024C"/>
    <w:rsid w:val="22E91FFA"/>
    <w:rsid w:val="22EA7B20"/>
    <w:rsid w:val="22EC5646"/>
    <w:rsid w:val="22EF3388"/>
    <w:rsid w:val="22F028ED"/>
    <w:rsid w:val="22F17100"/>
    <w:rsid w:val="22F34C27"/>
    <w:rsid w:val="22F42369"/>
    <w:rsid w:val="22F52D07"/>
    <w:rsid w:val="22F62969"/>
    <w:rsid w:val="22F664C5"/>
    <w:rsid w:val="22F8048F"/>
    <w:rsid w:val="22FB7F7F"/>
    <w:rsid w:val="22FD7853"/>
    <w:rsid w:val="22FF181D"/>
    <w:rsid w:val="22FF35CB"/>
    <w:rsid w:val="230010F2"/>
    <w:rsid w:val="23005595"/>
    <w:rsid w:val="23007343"/>
    <w:rsid w:val="2302130E"/>
    <w:rsid w:val="230230BC"/>
    <w:rsid w:val="23024E6A"/>
    <w:rsid w:val="23040BE2"/>
    <w:rsid w:val="23052BAC"/>
    <w:rsid w:val="230610BB"/>
    <w:rsid w:val="230706D2"/>
    <w:rsid w:val="23072480"/>
    <w:rsid w:val="23076924"/>
    <w:rsid w:val="230961F8"/>
    <w:rsid w:val="23097A3C"/>
    <w:rsid w:val="230A01C2"/>
    <w:rsid w:val="230B6414"/>
    <w:rsid w:val="230C7A96"/>
    <w:rsid w:val="230E380E"/>
    <w:rsid w:val="230E7CB2"/>
    <w:rsid w:val="230F38AE"/>
    <w:rsid w:val="23103A2A"/>
    <w:rsid w:val="23111551"/>
    <w:rsid w:val="231132FF"/>
    <w:rsid w:val="231150AD"/>
    <w:rsid w:val="2312222F"/>
    <w:rsid w:val="23130AEE"/>
    <w:rsid w:val="231352C9"/>
    <w:rsid w:val="231449BC"/>
    <w:rsid w:val="23144B9D"/>
    <w:rsid w:val="2316746F"/>
    <w:rsid w:val="231828DF"/>
    <w:rsid w:val="23190119"/>
    <w:rsid w:val="23197531"/>
    <w:rsid w:val="231B417D"/>
    <w:rsid w:val="231B5F2B"/>
    <w:rsid w:val="231D1CA3"/>
    <w:rsid w:val="231D7EF5"/>
    <w:rsid w:val="231F3C6E"/>
    <w:rsid w:val="231F5A1C"/>
    <w:rsid w:val="23201794"/>
    <w:rsid w:val="232079E6"/>
    <w:rsid w:val="23241284"/>
    <w:rsid w:val="23243032"/>
    <w:rsid w:val="23244DE0"/>
    <w:rsid w:val="232606A5"/>
    <w:rsid w:val="23272FC5"/>
    <w:rsid w:val="232748D0"/>
    <w:rsid w:val="23294AEC"/>
    <w:rsid w:val="2329689A"/>
    <w:rsid w:val="232A43C0"/>
    <w:rsid w:val="232A6D75"/>
    <w:rsid w:val="232B0864"/>
    <w:rsid w:val="232C0139"/>
    <w:rsid w:val="232D6E37"/>
    <w:rsid w:val="232E2103"/>
    <w:rsid w:val="232F19D7"/>
    <w:rsid w:val="23307C29"/>
    <w:rsid w:val="23331568"/>
    <w:rsid w:val="23337719"/>
    <w:rsid w:val="23353491"/>
    <w:rsid w:val="23356FED"/>
    <w:rsid w:val="23360FB7"/>
    <w:rsid w:val="23362D65"/>
    <w:rsid w:val="23384D2F"/>
    <w:rsid w:val="23386ADD"/>
    <w:rsid w:val="233A4603"/>
    <w:rsid w:val="233C481F"/>
    <w:rsid w:val="233D2346"/>
    <w:rsid w:val="233D40F4"/>
    <w:rsid w:val="233E7DBC"/>
    <w:rsid w:val="233F7E6C"/>
    <w:rsid w:val="23427BCD"/>
    <w:rsid w:val="2343105D"/>
    <w:rsid w:val="23445482"/>
    <w:rsid w:val="234611FA"/>
    <w:rsid w:val="2346654E"/>
    <w:rsid w:val="23476D20"/>
    <w:rsid w:val="23490CEA"/>
    <w:rsid w:val="23496F3C"/>
    <w:rsid w:val="234B4A63"/>
    <w:rsid w:val="234B6811"/>
    <w:rsid w:val="234C07DB"/>
    <w:rsid w:val="234C38D6"/>
    <w:rsid w:val="234C4337"/>
    <w:rsid w:val="234E4553"/>
    <w:rsid w:val="234E78B1"/>
    <w:rsid w:val="235002CB"/>
    <w:rsid w:val="23515DF1"/>
    <w:rsid w:val="23531B69"/>
    <w:rsid w:val="235356C5"/>
    <w:rsid w:val="235558E1"/>
    <w:rsid w:val="235651B5"/>
    <w:rsid w:val="23571659"/>
    <w:rsid w:val="235A4CA6"/>
    <w:rsid w:val="235B1EB5"/>
    <w:rsid w:val="235C3345"/>
    <w:rsid w:val="235D6544"/>
    <w:rsid w:val="235F050E"/>
    <w:rsid w:val="235F0836"/>
    <w:rsid w:val="235F406A"/>
    <w:rsid w:val="23601CC6"/>
    <w:rsid w:val="23607DE2"/>
    <w:rsid w:val="23621DAC"/>
    <w:rsid w:val="236245E6"/>
    <w:rsid w:val="23641680"/>
    <w:rsid w:val="23645B24"/>
    <w:rsid w:val="2366364A"/>
    <w:rsid w:val="23671171"/>
    <w:rsid w:val="236773C3"/>
    <w:rsid w:val="2369138D"/>
    <w:rsid w:val="23694EE9"/>
    <w:rsid w:val="23696C97"/>
    <w:rsid w:val="236A4208"/>
    <w:rsid w:val="236B0C61"/>
    <w:rsid w:val="236C49D9"/>
    <w:rsid w:val="236E24FF"/>
    <w:rsid w:val="23712C4B"/>
    <w:rsid w:val="23713D9D"/>
    <w:rsid w:val="23720241"/>
    <w:rsid w:val="23735D67"/>
    <w:rsid w:val="23747613"/>
    <w:rsid w:val="23757D31"/>
    <w:rsid w:val="2378337E"/>
    <w:rsid w:val="2378512C"/>
    <w:rsid w:val="237A70F6"/>
    <w:rsid w:val="237C10C0"/>
    <w:rsid w:val="237C2E6E"/>
    <w:rsid w:val="237D0994"/>
    <w:rsid w:val="237D224F"/>
    <w:rsid w:val="237D6BE6"/>
    <w:rsid w:val="237F295E"/>
    <w:rsid w:val="237F470C"/>
    <w:rsid w:val="23810484"/>
    <w:rsid w:val="23813BD0"/>
    <w:rsid w:val="238241FC"/>
    <w:rsid w:val="2383244E"/>
    <w:rsid w:val="23841D23"/>
    <w:rsid w:val="23852551"/>
    <w:rsid w:val="23865A9B"/>
    <w:rsid w:val="23867849"/>
    <w:rsid w:val="238735C1"/>
    <w:rsid w:val="23887A65"/>
    <w:rsid w:val="2389558B"/>
    <w:rsid w:val="238B1303"/>
    <w:rsid w:val="238B30B1"/>
    <w:rsid w:val="238C6112"/>
    <w:rsid w:val="238E0DF3"/>
    <w:rsid w:val="238E2BA1"/>
    <w:rsid w:val="238E494F"/>
    <w:rsid w:val="239006C7"/>
    <w:rsid w:val="23906919"/>
    <w:rsid w:val="23907664"/>
    <w:rsid w:val="239161EE"/>
    <w:rsid w:val="23921F6D"/>
    <w:rsid w:val="23922691"/>
    <w:rsid w:val="2392443F"/>
    <w:rsid w:val="23924B55"/>
    <w:rsid w:val="2393640A"/>
    <w:rsid w:val="239434E5"/>
    <w:rsid w:val="23961D95"/>
    <w:rsid w:val="239A1546"/>
    <w:rsid w:val="239A32F4"/>
    <w:rsid w:val="239C0AC9"/>
    <w:rsid w:val="239C52BE"/>
    <w:rsid w:val="239C706C"/>
    <w:rsid w:val="239D2DE4"/>
    <w:rsid w:val="239D4B92"/>
    <w:rsid w:val="239F6B5C"/>
    <w:rsid w:val="23A105E9"/>
    <w:rsid w:val="23A128D5"/>
    <w:rsid w:val="23A14683"/>
    <w:rsid w:val="23A221A9"/>
    <w:rsid w:val="23A6054D"/>
    <w:rsid w:val="23A61C99"/>
    <w:rsid w:val="23A75A11"/>
    <w:rsid w:val="23A777BF"/>
    <w:rsid w:val="23A81EB5"/>
    <w:rsid w:val="23A83C63"/>
    <w:rsid w:val="23A86D7B"/>
    <w:rsid w:val="23A93537"/>
    <w:rsid w:val="23A979DB"/>
    <w:rsid w:val="23AB3753"/>
    <w:rsid w:val="23AB5501"/>
    <w:rsid w:val="23AB72AF"/>
    <w:rsid w:val="23AC3027"/>
    <w:rsid w:val="23AE4FF1"/>
    <w:rsid w:val="23B00D6A"/>
    <w:rsid w:val="23B02B18"/>
    <w:rsid w:val="23B100DE"/>
    <w:rsid w:val="23B1063E"/>
    <w:rsid w:val="23B1490B"/>
    <w:rsid w:val="23B1699D"/>
    <w:rsid w:val="23B32608"/>
    <w:rsid w:val="23B343B6"/>
    <w:rsid w:val="23B4085A"/>
    <w:rsid w:val="23B4531E"/>
    <w:rsid w:val="23B56380"/>
    <w:rsid w:val="23B73EA6"/>
    <w:rsid w:val="23B87C1E"/>
    <w:rsid w:val="23B97D00"/>
    <w:rsid w:val="23BA1BE8"/>
    <w:rsid w:val="23BC3AB0"/>
    <w:rsid w:val="23BD6FE3"/>
    <w:rsid w:val="23BE3486"/>
    <w:rsid w:val="23BF0FAD"/>
    <w:rsid w:val="23BF3B72"/>
    <w:rsid w:val="23C10881"/>
    <w:rsid w:val="23C224F3"/>
    <w:rsid w:val="23C245F9"/>
    <w:rsid w:val="23C30A9D"/>
    <w:rsid w:val="23C40371"/>
    <w:rsid w:val="23C44815"/>
    <w:rsid w:val="23C562A3"/>
    <w:rsid w:val="23C83794"/>
    <w:rsid w:val="23C93BD9"/>
    <w:rsid w:val="23C95987"/>
    <w:rsid w:val="23C977F5"/>
    <w:rsid w:val="23CA60B4"/>
    <w:rsid w:val="23CB16FF"/>
    <w:rsid w:val="23CB4743"/>
    <w:rsid w:val="23CD191B"/>
    <w:rsid w:val="23CD36CA"/>
    <w:rsid w:val="23CD5478"/>
    <w:rsid w:val="23CE7442"/>
    <w:rsid w:val="23D20CE0"/>
    <w:rsid w:val="23D22A8E"/>
    <w:rsid w:val="23D26F32"/>
    <w:rsid w:val="23D34A58"/>
    <w:rsid w:val="23D42CAA"/>
    <w:rsid w:val="23D5257E"/>
    <w:rsid w:val="23D5432C"/>
    <w:rsid w:val="23D74B92"/>
    <w:rsid w:val="23D83E1C"/>
    <w:rsid w:val="23D902C0"/>
    <w:rsid w:val="23DC1B5F"/>
    <w:rsid w:val="23DC309A"/>
    <w:rsid w:val="23DC56BB"/>
    <w:rsid w:val="23DD70FB"/>
    <w:rsid w:val="23DE7685"/>
    <w:rsid w:val="23DF164F"/>
    <w:rsid w:val="23E02EAB"/>
    <w:rsid w:val="23E17175"/>
    <w:rsid w:val="23E26A49"/>
    <w:rsid w:val="23E34C9B"/>
    <w:rsid w:val="23E629DD"/>
    <w:rsid w:val="23E6478B"/>
    <w:rsid w:val="23E66539"/>
    <w:rsid w:val="23E718EE"/>
    <w:rsid w:val="23E7405F"/>
    <w:rsid w:val="23E822B1"/>
    <w:rsid w:val="23E91BF9"/>
    <w:rsid w:val="23E9602A"/>
    <w:rsid w:val="23E97DD8"/>
    <w:rsid w:val="23ED5B1A"/>
    <w:rsid w:val="23ED6BF0"/>
    <w:rsid w:val="23ED78C8"/>
    <w:rsid w:val="23EE0080"/>
    <w:rsid w:val="23EF1892"/>
    <w:rsid w:val="23F01166"/>
    <w:rsid w:val="23F0560A"/>
    <w:rsid w:val="23F073B8"/>
    <w:rsid w:val="23F312F4"/>
    <w:rsid w:val="23F31321"/>
    <w:rsid w:val="23F46EA8"/>
    <w:rsid w:val="23F52C20"/>
    <w:rsid w:val="23F5677C"/>
    <w:rsid w:val="23F62DB8"/>
    <w:rsid w:val="23F650D1"/>
    <w:rsid w:val="23F724F4"/>
    <w:rsid w:val="23F73406"/>
    <w:rsid w:val="23F81101"/>
    <w:rsid w:val="23F944BF"/>
    <w:rsid w:val="23FA22E6"/>
    <w:rsid w:val="23FA3D93"/>
    <w:rsid w:val="23FB7AB3"/>
    <w:rsid w:val="23FC0F43"/>
    <w:rsid w:val="23FC5D5D"/>
    <w:rsid w:val="23FE1AD5"/>
    <w:rsid w:val="23FE3883"/>
    <w:rsid w:val="23FE7D27"/>
    <w:rsid w:val="23FF584D"/>
    <w:rsid w:val="23FF75FB"/>
    <w:rsid w:val="24003A9F"/>
    <w:rsid w:val="24030E99"/>
    <w:rsid w:val="2403533D"/>
    <w:rsid w:val="240370EB"/>
    <w:rsid w:val="24062738"/>
    <w:rsid w:val="24076056"/>
    <w:rsid w:val="240864B0"/>
    <w:rsid w:val="240920B7"/>
    <w:rsid w:val="24092228"/>
    <w:rsid w:val="240B2444"/>
    <w:rsid w:val="240C0A38"/>
    <w:rsid w:val="240D1D18"/>
    <w:rsid w:val="241035B6"/>
    <w:rsid w:val="241237D2"/>
    <w:rsid w:val="2412732E"/>
    <w:rsid w:val="241412F8"/>
    <w:rsid w:val="241430A6"/>
    <w:rsid w:val="24155071"/>
    <w:rsid w:val="24172B97"/>
    <w:rsid w:val="2417526A"/>
    <w:rsid w:val="2418071C"/>
    <w:rsid w:val="241906BD"/>
    <w:rsid w:val="241C1F5B"/>
    <w:rsid w:val="241E2177"/>
    <w:rsid w:val="241E5CD3"/>
    <w:rsid w:val="242157C3"/>
    <w:rsid w:val="2423153B"/>
    <w:rsid w:val="242332EA"/>
    <w:rsid w:val="24241890"/>
    <w:rsid w:val="24247062"/>
    <w:rsid w:val="24286AD0"/>
    <w:rsid w:val="24294678"/>
    <w:rsid w:val="242B03F0"/>
    <w:rsid w:val="242B219E"/>
    <w:rsid w:val="242B6642"/>
    <w:rsid w:val="242F6132"/>
    <w:rsid w:val="242F7EE0"/>
    <w:rsid w:val="24303C58"/>
    <w:rsid w:val="24305A06"/>
    <w:rsid w:val="2432177F"/>
    <w:rsid w:val="2432352D"/>
    <w:rsid w:val="24343749"/>
    <w:rsid w:val="243454F7"/>
    <w:rsid w:val="2435126F"/>
    <w:rsid w:val="24362564"/>
    <w:rsid w:val="243674C1"/>
    <w:rsid w:val="24373239"/>
    <w:rsid w:val="24390D5F"/>
    <w:rsid w:val="24392B0D"/>
    <w:rsid w:val="243A0633"/>
    <w:rsid w:val="243A6885"/>
    <w:rsid w:val="243B4AD7"/>
    <w:rsid w:val="243C43AB"/>
    <w:rsid w:val="243C63D5"/>
    <w:rsid w:val="243E0123"/>
    <w:rsid w:val="243E45C7"/>
    <w:rsid w:val="243E6375"/>
    <w:rsid w:val="243F3E9B"/>
    <w:rsid w:val="24415E66"/>
    <w:rsid w:val="2443573A"/>
    <w:rsid w:val="24443260"/>
    <w:rsid w:val="24455956"/>
    <w:rsid w:val="2446347C"/>
    <w:rsid w:val="24480FA2"/>
    <w:rsid w:val="244B2840"/>
    <w:rsid w:val="244B45EE"/>
    <w:rsid w:val="244D0366"/>
    <w:rsid w:val="244D735A"/>
    <w:rsid w:val="244E1F2B"/>
    <w:rsid w:val="244E3DB7"/>
    <w:rsid w:val="244F6828"/>
    <w:rsid w:val="245060A9"/>
    <w:rsid w:val="245142FB"/>
    <w:rsid w:val="2451679D"/>
    <w:rsid w:val="24540840"/>
    <w:rsid w:val="24545B99"/>
    <w:rsid w:val="24547947"/>
    <w:rsid w:val="24561911"/>
    <w:rsid w:val="245711E5"/>
    <w:rsid w:val="24596D0B"/>
    <w:rsid w:val="2459703E"/>
    <w:rsid w:val="245C67FB"/>
    <w:rsid w:val="245E07C6"/>
    <w:rsid w:val="245F009A"/>
    <w:rsid w:val="2460183D"/>
    <w:rsid w:val="2460453E"/>
    <w:rsid w:val="24613E12"/>
    <w:rsid w:val="2463402E"/>
    <w:rsid w:val="24637B8A"/>
    <w:rsid w:val="246456B0"/>
    <w:rsid w:val="24651B54"/>
    <w:rsid w:val="24653902"/>
    <w:rsid w:val="2466767A"/>
    <w:rsid w:val="246758CC"/>
    <w:rsid w:val="246856A3"/>
    <w:rsid w:val="246A53BC"/>
    <w:rsid w:val="246B28E3"/>
    <w:rsid w:val="246B4C91"/>
    <w:rsid w:val="246D0A09"/>
    <w:rsid w:val="246F29D3"/>
    <w:rsid w:val="247022A7"/>
    <w:rsid w:val="247052C5"/>
    <w:rsid w:val="2472601F"/>
    <w:rsid w:val="247266E0"/>
    <w:rsid w:val="24727DCD"/>
    <w:rsid w:val="24743B45"/>
    <w:rsid w:val="24773635"/>
    <w:rsid w:val="247955FF"/>
    <w:rsid w:val="247973AD"/>
    <w:rsid w:val="247B1377"/>
    <w:rsid w:val="247B3126"/>
    <w:rsid w:val="247B4ED4"/>
    <w:rsid w:val="247C68F3"/>
    <w:rsid w:val="247C6E9E"/>
    <w:rsid w:val="247D50F0"/>
    <w:rsid w:val="247E2C16"/>
    <w:rsid w:val="2480073C"/>
    <w:rsid w:val="248021E9"/>
    <w:rsid w:val="248024EA"/>
    <w:rsid w:val="24803679"/>
    <w:rsid w:val="248144B4"/>
    <w:rsid w:val="24822706"/>
    <w:rsid w:val="24861ACA"/>
    <w:rsid w:val="24877D1C"/>
    <w:rsid w:val="24881E0B"/>
    <w:rsid w:val="24883A94"/>
    <w:rsid w:val="248A3369"/>
    <w:rsid w:val="248B078C"/>
    <w:rsid w:val="248B77AF"/>
    <w:rsid w:val="248C5333"/>
    <w:rsid w:val="248E4569"/>
    <w:rsid w:val="24912949"/>
    <w:rsid w:val="2492046F"/>
    <w:rsid w:val="24942439"/>
    <w:rsid w:val="24961D0D"/>
    <w:rsid w:val="2496440F"/>
    <w:rsid w:val="24967F5F"/>
    <w:rsid w:val="24977834"/>
    <w:rsid w:val="249935AC"/>
    <w:rsid w:val="24997A50"/>
    <w:rsid w:val="249B0281"/>
    <w:rsid w:val="249B7324"/>
    <w:rsid w:val="249C309C"/>
    <w:rsid w:val="249E5066"/>
    <w:rsid w:val="24A00DDE"/>
    <w:rsid w:val="24A21573"/>
    <w:rsid w:val="24A24B56"/>
    <w:rsid w:val="24A26904"/>
    <w:rsid w:val="24A3267C"/>
    <w:rsid w:val="24A614DE"/>
    <w:rsid w:val="24A65CC9"/>
    <w:rsid w:val="24A7216D"/>
    <w:rsid w:val="24A73F1B"/>
    <w:rsid w:val="24AA3A0B"/>
    <w:rsid w:val="24AC1531"/>
    <w:rsid w:val="24AD3DD7"/>
    <w:rsid w:val="24AD52A9"/>
    <w:rsid w:val="24AD7057"/>
    <w:rsid w:val="24AE34FB"/>
    <w:rsid w:val="24AF2DCF"/>
    <w:rsid w:val="24B108F5"/>
    <w:rsid w:val="24B1643E"/>
    <w:rsid w:val="24B16B47"/>
    <w:rsid w:val="24B2466D"/>
    <w:rsid w:val="24B30B11"/>
    <w:rsid w:val="24B52569"/>
    <w:rsid w:val="24B6415E"/>
    <w:rsid w:val="24B65F0C"/>
    <w:rsid w:val="24B77ED6"/>
    <w:rsid w:val="24BB1774"/>
    <w:rsid w:val="24BB79C6"/>
    <w:rsid w:val="24BC729A"/>
    <w:rsid w:val="24BD373E"/>
    <w:rsid w:val="24BE3012"/>
    <w:rsid w:val="24BE74B6"/>
    <w:rsid w:val="24C0322E"/>
    <w:rsid w:val="24C22B02"/>
    <w:rsid w:val="24C24B6D"/>
    <w:rsid w:val="24C3687B"/>
    <w:rsid w:val="24C525F3"/>
    <w:rsid w:val="24C745BD"/>
    <w:rsid w:val="24C7636B"/>
    <w:rsid w:val="24C8063A"/>
    <w:rsid w:val="24CA19B7"/>
    <w:rsid w:val="24CA5E5B"/>
    <w:rsid w:val="24CC572F"/>
    <w:rsid w:val="24CC5C1F"/>
    <w:rsid w:val="24CD5DC1"/>
    <w:rsid w:val="24CD76F9"/>
    <w:rsid w:val="24CF3471"/>
    <w:rsid w:val="24CF521F"/>
    <w:rsid w:val="24D003C5"/>
    <w:rsid w:val="24D10F97"/>
    <w:rsid w:val="24D171E9"/>
    <w:rsid w:val="24D26ABE"/>
    <w:rsid w:val="24D32F62"/>
    <w:rsid w:val="24D42836"/>
    <w:rsid w:val="24D46CDA"/>
    <w:rsid w:val="24D665AE"/>
    <w:rsid w:val="24D740D4"/>
    <w:rsid w:val="24D75903"/>
    <w:rsid w:val="24D82326"/>
    <w:rsid w:val="24D97E4C"/>
    <w:rsid w:val="24DB1E16"/>
    <w:rsid w:val="24DB3BC4"/>
    <w:rsid w:val="24DD793C"/>
    <w:rsid w:val="24E011DB"/>
    <w:rsid w:val="24E05525"/>
    <w:rsid w:val="24E077C8"/>
    <w:rsid w:val="24E22A16"/>
    <w:rsid w:val="24E24F53"/>
    <w:rsid w:val="24E30CCB"/>
    <w:rsid w:val="24E46F1D"/>
    <w:rsid w:val="24E52AD8"/>
    <w:rsid w:val="24E52C95"/>
    <w:rsid w:val="24E54A43"/>
    <w:rsid w:val="24E567F1"/>
    <w:rsid w:val="24E707BB"/>
    <w:rsid w:val="24E76A0D"/>
    <w:rsid w:val="24E8008F"/>
    <w:rsid w:val="24E862E1"/>
    <w:rsid w:val="24E97D18"/>
    <w:rsid w:val="24EA02AB"/>
    <w:rsid w:val="24EC4023"/>
    <w:rsid w:val="24EC6699"/>
    <w:rsid w:val="24ED56A6"/>
    <w:rsid w:val="24EE1B79"/>
    <w:rsid w:val="24EF141E"/>
    <w:rsid w:val="24EF58C2"/>
    <w:rsid w:val="24F15196"/>
    <w:rsid w:val="24F44C86"/>
    <w:rsid w:val="24F46A34"/>
    <w:rsid w:val="24F5112A"/>
    <w:rsid w:val="24F609FE"/>
    <w:rsid w:val="24F904EE"/>
    <w:rsid w:val="24FA6740"/>
    <w:rsid w:val="24FB4266"/>
    <w:rsid w:val="24FB4CFE"/>
    <w:rsid w:val="24FB7DC2"/>
    <w:rsid w:val="24FD1D8D"/>
    <w:rsid w:val="24FE78B3"/>
    <w:rsid w:val="250273A3"/>
    <w:rsid w:val="2504136D"/>
    <w:rsid w:val="25056E93"/>
    <w:rsid w:val="25070E5D"/>
    <w:rsid w:val="25072C0B"/>
    <w:rsid w:val="25085E72"/>
    <w:rsid w:val="25096983"/>
    <w:rsid w:val="250A0792"/>
    <w:rsid w:val="250C0222"/>
    <w:rsid w:val="250D7113"/>
    <w:rsid w:val="250E3F9A"/>
    <w:rsid w:val="250E5F47"/>
    <w:rsid w:val="250F1A33"/>
    <w:rsid w:val="250F1B30"/>
    <w:rsid w:val="25113A8A"/>
    <w:rsid w:val="25115838"/>
    <w:rsid w:val="251175E6"/>
    <w:rsid w:val="2513335E"/>
    <w:rsid w:val="251361D4"/>
    <w:rsid w:val="25140E84"/>
    <w:rsid w:val="251610A0"/>
    <w:rsid w:val="25172D96"/>
    <w:rsid w:val="25180974"/>
    <w:rsid w:val="25184226"/>
    <w:rsid w:val="25186BC6"/>
    <w:rsid w:val="251C7C10"/>
    <w:rsid w:val="251D41DD"/>
    <w:rsid w:val="25205A7B"/>
    <w:rsid w:val="252217F3"/>
    <w:rsid w:val="25227A45"/>
    <w:rsid w:val="252437BD"/>
    <w:rsid w:val="25276E09"/>
    <w:rsid w:val="25281DE7"/>
    <w:rsid w:val="25290DD3"/>
    <w:rsid w:val="252A06A8"/>
    <w:rsid w:val="252B4B4C"/>
    <w:rsid w:val="252D66FD"/>
    <w:rsid w:val="252E63EA"/>
    <w:rsid w:val="25311A36"/>
    <w:rsid w:val="25321F9D"/>
    <w:rsid w:val="2533755C"/>
    <w:rsid w:val="25355D17"/>
    <w:rsid w:val="25357778"/>
    <w:rsid w:val="2536704D"/>
    <w:rsid w:val="25387269"/>
    <w:rsid w:val="253908EB"/>
    <w:rsid w:val="25396B3D"/>
    <w:rsid w:val="253A4D8F"/>
    <w:rsid w:val="253B4663"/>
    <w:rsid w:val="253D487F"/>
    <w:rsid w:val="253F05F7"/>
    <w:rsid w:val="253F73D1"/>
    <w:rsid w:val="25401C79"/>
    <w:rsid w:val="25407ECB"/>
    <w:rsid w:val="254148C2"/>
    <w:rsid w:val="25421E95"/>
    <w:rsid w:val="25423C43"/>
    <w:rsid w:val="25445C0D"/>
    <w:rsid w:val="25453733"/>
    <w:rsid w:val="25454984"/>
    <w:rsid w:val="25457290"/>
    <w:rsid w:val="254672A4"/>
    <w:rsid w:val="254774AC"/>
    <w:rsid w:val="25483305"/>
    <w:rsid w:val="25496D80"/>
    <w:rsid w:val="254C0545"/>
    <w:rsid w:val="254C2D14"/>
    <w:rsid w:val="254C4AC2"/>
    <w:rsid w:val="254C6870"/>
    <w:rsid w:val="254E25E8"/>
    <w:rsid w:val="254E4396"/>
    <w:rsid w:val="25553977"/>
    <w:rsid w:val="2556149D"/>
    <w:rsid w:val="255641C8"/>
    <w:rsid w:val="255701E1"/>
    <w:rsid w:val="255816B9"/>
    <w:rsid w:val="25585215"/>
    <w:rsid w:val="25592B49"/>
    <w:rsid w:val="255B2F57"/>
    <w:rsid w:val="255D282B"/>
    <w:rsid w:val="255D409B"/>
    <w:rsid w:val="255E0351"/>
    <w:rsid w:val="255F69BB"/>
    <w:rsid w:val="256040C9"/>
    <w:rsid w:val="25613EAC"/>
    <w:rsid w:val="25626093"/>
    <w:rsid w:val="25641E0C"/>
    <w:rsid w:val="25647C5C"/>
    <w:rsid w:val="256718FC"/>
    <w:rsid w:val="256736AA"/>
    <w:rsid w:val="2567514D"/>
    <w:rsid w:val="25677D1E"/>
    <w:rsid w:val="256B319A"/>
    <w:rsid w:val="256B4F5E"/>
    <w:rsid w:val="256E4A38"/>
    <w:rsid w:val="256F255E"/>
    <w:rsid w:val="256F64B0"/>
    <w:rsid w:val="257007B0"/>
    <w:rsid w:val="25702511"/>
    <w:rsid w:val="25706A02"/>
    <w:rsid w:val="257162D7"/>
    <w:rsid w:val="2573204F"/>
    <w:rsid w:val="25733DFD"/>
    <w:rsid w:val="257445A4"/>
    <w:rsid w:val="25757B75"/>
    <w:rsid w:val="257638ED"/>
    <w:rsid w:val="257873C3"/>
    <w:rsid w:val="257A162F"/>
    <w:rsid w:val="257B50F3"/>
    <w:rsid w:val="257B7155"/>
    <w:rsid w:val="257D1F44"/>
    <w:rsid w:val="257D4C7B"/>
    <w:rsid w:val="257F27A2"/>
    <w:rsid w:val="2580651A"/>
    <w:rsid w:val="258129BE"/>
    <w:rsid w:val="25820CEA"/>
    <w:rsid w:val="25871E1F"/>
    <w:rsid w:val="25875AFA"/>
    <w:rsid w:val="25875BC7"/>
    <w:rsid w:val="25897AC4"/>
    <w:rsid w:val="258A1146"/>
    <w:rsid w:val="258B383C"/>
    <w:rsid w:val="258B55EA"/>
    <w:rsid w:val="258B7119"/>
    <w:rsid w:val="258C1362"/>
    <w:rsid w:val="258E0C37"/>
    <w:rsid w:val="258E6E89"/>
    <w:rsid w:val="25900E53"/>
    <w:rsid w:val="259049AF"/>
    <w:rsid w:val="259057E9"/>
    <w:rsid w:val="259124D5"/>
    <w:rsid w:val="259326F1"/>
    <w:rsid w:val="2593449F"/>
    <w:rsid w:val="259358AB"/>
    <w:rsid w:val="25951FC5"/>
    <w:rsid w:val="25952D9C"/>
    <w:rsid w:val="2596422C"/>
    <w:rsid w:val="25965D3D"/>
    <w:rsid w:val="259721E1"/>
    <w:rsid w:val="25973F8F"/>
    <w:rsid w:val="25981AB5"/>
    <w:rsid w:val="25987D07"/>
    <w:rsid w:val="259A3A7F"/>
    <w:rsid w:val="259A582D"/>
    <w:rsid w:val="259A75DB"/>
    <w:rsid w:val="259B3353"/>
    <w:rsid w:val="259C009E"/>
    <w:rsid w:val="259C77F7"/>
    <w:rsid w:val="259D3570"/>
    <w:rsid w:val="259D531E"/>
    <w:rsid w:val="259F1096"/>
    <w:rsid w:val="25A0096A"/>
    <w:rsid w:val="25A22934"/>
    <w:rsid w:val="25A61150"/>
    <w:rsid w:val="25A71CF8"/>
    <w:rsid w:val="25A8619C"/>
    <w:rsid w:val="25A91F14"/>
    <w:rsid w:val="25A920F9"/>
    <w:rsid w:val="25A95A70"/>
    <w:rsid w:val="25AB3597"/>
    <w:rsid w:val="25AC730F"/>
    <w:rsid w:val="25AD37B3"/>
    <w:rsid w:val="25AD78E2"/>
    <w:rsid w:val="25AE2C37"/>
    <w:rsid w:val="25AE3087"/>
    <w:rsid w:val="25AE752B"/>
    <w:rsid w:val="25B00118"/>
    <w:rsid w:val="25B05051"/>
    <w:rsid w:val="25B05C9E"/>
    <w:rsid w:val="25B12B77"/>
    <w:rsid w:val="25B20DC9"/>
    <w:rsid w:val="25B34B41"/>
    <w:rsid w:val="25B54415"/>
    <w:rsid w:val="25B74631"/>
    <w:rsid w:val="25B82157"/>
    <w:rsid w:val="25B83F05"/>
    <w:rsid w:val="25BA1A2C"/>
    <w:rsid w:val="25BA5ED0"/>
    <w:rsid w:val="25BB0A6F"/>
    <w:rsid w:val="25BB1EE5"/>
    <w:rsid w:val="25BC57A4"/>
    <w:rsid w:val="25C12DBA"/>
    <w:rsid w:val="25C1725E"/>
    <w:rsid w:val="25C26B32"/>
    <w:rsid w:val="25C60739"/>
    <w:rsid w:val="25C66622"/>
    <w:rsid w:val="25C7239A"/>
    <w:rsid w:val="25C74149"/>
    <w:rsid w:val="25C95979"/>
    <w:rsid w:val="25C97EC1"/>
    <w:rsid w:val="25CA7C43"/>
    <w:rsid w:val="25CB1E8B"/>
    <w:rsid w:val="25CB3C39"/>
    <w:rsid w:val="25CC175F"/>
    <w:rsid w:val="25CD79B1"/>
    <w:rsid w:val="25D0124F"/>
    <w:rsid w:val="25D1584C"/>
    <w:rsid w:val="25D16D75"/>
    <w:rsid w:val="25D2016C"/>
    <w:rsid w:val="25D23219"/>
    <w:rsid w:val="25D24FC7"/>
    <w:rsid w:val="25D32AED"/>
    <w:rsid w:val="25D36F91"/>
    <w:rsid w:val="25D56865"/>
    <w:rsid w:val="25D7082F"/>
    <w:rsid w:val="25D80104"/>
    <w:rsid w:val="25D845A8"/>
    <w:rsid w:val="25DC2065"/>
    <w:rsid w:val="25DC4098"/>
    <w:rsid w:val="25DC5E46"/>
    <w:rsid w:val="25DC7BF4"/>
    <w:rsid w:val="25DD571A"/>
    <w:rsid w:val="25DF12E0"/>
    <w:rsid w:val="25DF5936"/>
    <w:rsid w:val="25DF5CBB"/>
    <w:rsid w:val="25E05341"/>
    <w:rsid w:val="25E20F82"/>
    <w:rsid w:val="25E35426"/>
    <w:rsid w:val="25E361CF"/>
    <w:rsid w:val="25E66CC5"/>
    <w:rsid w:val="25E76599"/>
    <w:rsid w:val="25E90563"/>
    <w:rsid w:val="25E92311"/>
    <w:rsid w:val="25E940BF"/>
    <w:rsid w:val="25EB42DB"/>
    <w:rsid w:val="25EB6089"/>
    <w:rsid w:val="25EC38E4"/>
    <w:rsid w:val="25EE5B79"/>
    <w:rsid w:val="25EE7927"/>
    <w:rsid w:val="25EF71F5"/>
    <w:rsid w:val="25F02265"/>
    <w:rsid w:val="25F0544D"/>
    <w:rsid w:val="25F162C6"/>
    <w:rsid w:val="25F212E3"/>
    <w:rsid w:val="25F25669"/>
    <w:rsid w:val="25F36015"/>
    <w:rsid w:val="25F74A2E"/>
    <w:rsid w:val="25F807A6"/>
    <w:rsid w:val="25F82554"/>
    <w:rsid w:val="25FA62CC"/>
    <w:rsid w:val="25FC0296"/>
    <w:rsid w:val="25FC3DF2"/>
    <w:rsid w:val="25FD5DBC"/>
    <w:rsid w:val="25FE400E"/>
    <w:rsid w:val="26013AFE"/>
    <w:rsid w:val="260158AC"/>
    <w:rsid w:val="26030FFB"/>
    <w:rsid w:val="26031625"/>
    <w:rsid w:val="260333D3"/>
    <w:rsid w:val="2604539D"/>
    <w:rsid w:val="2604714B"/>
    <w:rsid w:val="26064C71"/>
    <w:rsid w:val="260809E9"/>
    <w:rsid w:val="260929B3"/>
    <w:rsid w:val="260B672B"/>
    <w:rsid w:val="260E2C1D"/>
    <w:rsid w:val="2610789E"/>
    <w:rsid w:val="2613738E"/>
    <w:rsid w:val="26151358"/>
    <w:rsid w:val="26154EB4"/>
    <w:rsid w:val="26170C2C"/>
    <w:rsid w:val="26176E7E"/>
    <w:rsid w:val="26190E48"/>
    <w:rsid w:val="261A071C"/>
    <w:rsid w:val="261D1FBA"/>
    <w:rsid w:val="261F3F85"/>
    <w:rsid w:val="261F5032"/>
    <w:rsid w:val="26207C03"/>
    <w:rsid w:val="26211AAB"/>
    <w:rsid w:val="26213859"/>
    <w:rsid w:val="26217CFD"/>
    <w:rsid w:val="26233A75"/>
    <w:rsid w:val="26247A14"/>
    <w:rsid w:val="26282E39"/>
    <w:rsid w:val="26286395"/>
    <w:rsid w:val="2629095F"/>
    <w:rsid w:val="26296BB1"/>
    <w:rsid w:val="262A2531"/>
    <w:rsid w:val="262A3886"/>
    <w:rsid w:val="262B46D7"/>
    <w:rsid w:val="262D044F"/>
    <w:rsid w:val="262D66A1"/>
    <w:rsid w:val="262E41C8"/>
    <w:rsid w:val="26303540"/>
    <w:rsid w:val="26306192"/>
    <w:rsid w:val="2631713A"/>
    <w:rsid w:val="26323CB8"/>
    <w:rsid w:val="26325A66"/>
    <w:rsid w:val="26347A30"/>
    <w:rsid w:val="263712CE"/>
    <w:rsid w:val="26393298"/>
    <w:rsid w:val="26395046"/>
    <w:rsid w:val="263A0DBE"/>
    <w:rsid w:val="263A6020"/>
    <w:rsid w:val="263B480B"/>
    <w:rsid w:val="263E05BB"/>
    <w:rsid w:val="263E08AF"/>
    <w:rsid w:val="263E440B"/>
    <w:rsid w:val="263F0183"/>
    <w:rsid w:val="26404627"/>
    <w:rsid w:val="264071ED"/>
    <w:rsid w:val="26413EFB"/>
    <w:rsid w:val="26437C73"/>
    <w:rsid w:val="264458BD"/>
    <w:rsid w:val="26451C3D"/>
    <w:rsid w:val="264659B5"/>
    <w:rsid w:val="26467763"/>
    <w:rsid w:val="264834DB"/>
    <w:rsid w:val="26485289"/>
    <w:rsid w:val="26487037"/>
    <w:rsid w:val="264B4D7A"/>
    <w:rsid w:val="264C4BF6"/>
    <w:rsid w:val="264D0AF2"/>
    <w:rsid w:val="264E03AA"/>
    <w:rsid w:val="264F6618"/>
    <w:rsid w:val="26502390"/>
    <w:rsid w:val="2650413E"/>
    <w:rsid w:val="26516A31"/>
    <w:rsid w:val="265359DC"/>
    <w:rsid w:val="26556842"/>
    <w:rsid w:val="265579A6"/>
    <w:rsid w:val="26557F83"/>
    <w:rsid w:val="2657371E"/>
    <w:rsid w:val="265754CC"/>
    <w:rsid w:val="26591245"/>
    <w:rsid w:val="265A320F"/>
    <w:rsid w:val="265B3DF5"/>
    <w:rsid w:val="265C2AE3"/>
    <w:rsid w:val="265C6F87"/>
    <w:rsid w:val="265E4AAD"/>
    <w:rsid w:val="265E685B"/>
    <w:rsid w:val="265F25D3"/>
    <w:rsid w:val="26600825"/>
    <w:rsid w:val="26605096"/>
    <w:rsid w:val="26606A77"/>
    <w:rsid w:val="266100F9"/>
    <w:rsid w:val="2661459D"/>
    <w:rsid w:val="266210F7"/>
    <w:rsid w:val="26632B24"/>
    <w:rsid w:val="26647BE9"/>
    <w:rsid w:val="2665408D"/>
    <w:rsid w:val="26681488"/>
    <w:rsid w:val="2668592C"/>
    <w:rsid w:val="266863F9"/>
    <w:rsid w:val="26695200"/>
    <w:rsid w:val="266A16A4"/>
    <w:rsid w:val="266B0F78"/>
    <w:rsid w:val="266B71CA"/>
    <w:rsid w:val="266C3639"/>
    <w:rsid w:val="266F0A68"/>
    <w:rsid w:val="266F2816"/>
    <w:rsid w:val="266F6CBA"/>
    <w:rsid w:val="267047E0"/>
    <w:rsid w:val="26712A32"/>
    <w:rsid w:val="26720558"/>
    <w:rsid w:val="267267AA"/>
    <w:rsid w:val="26741DCB"/>
    <w:rsid w:val="26760048"/>
    <w:rsid w:val="267672BC"/>
    <w:rsid w:val="26775B6F"/>
    <w:rsid w:val="2677791D"/>
    <w:rsid w:val="267918E7"/>
    <w:rsid w:val="26795443"/>
    <w:rsid w:val="267A11BB"/>
    <w:rsid w:val="267A6873"/>
    <w:rsid w:val="267B565F"/>
    <w:rsid w:val="267C13D7"/>
    <w:rsid w:val="267C5CFF"/>
    <w:rsid w:val="2681079B"/>
    <w:rsid w:val="26812549"/>
    <w:rsid w:val="2683071F"/>
    <w:rsid w:val="2684318F"/>
    <w:rsid w:val="2685028B"/>
    <w:rsid w:val="268564DD"/>
    <w:rsid w:val="26864004"/>
    <w:rsid w:val="26865DB2"/>
    <w:rsid w:val="26867B60"/>
    <w:rsid w:val="268838D8"/>
    <w:rsid w:val="26895732"/>
    <w:rsid w:val="268A05C0"/>
    <w:rsid w:val="268A7650"/>
    <w:rsid w:val="268B161A"/>
    <w:rsid w:val="268B33C8"/>
    <w:rsid w:val="268C786C"/>
    <w:rsid w:val="268D0EEE"/>
    <w:rsid w:val="268D5392"/>
    <w:rsid w:val="268F110A"/>
    <w:rsid w:val="268F2EB8"/>
    <w:rsid w:val="26920BFA"/>
    <w:rsid w:val="269229A8"/>
    <w:rsid w:val="26924756"/>
    <w:rsid w:val="269404CF"/>
    <w:rsid w:val="26946721"/>
    <w:rsid w:val="26964247"/>
    <w:rsid w:val="26993D37"/>
    <w:rsid w:val="26995227"/>
    <w:rsid w:val="269A360B"/>
    <w:rsid w:val="269A49CD"/>
    <w:rsid w:val="269C0FD7"/>
    <w:rsid w:val="269F0C21"/>
    <w:rsid w:val="26A12BEB"/>
    <w:rsid w:val="26A1499A"/>
    <w:rsid w:val="26A34BB6"/>
    <w:rsid w:val="26A36964"/>
    <w:rsid w:val="26A4233A"/>
    <w:rsid w:val="26A64C5A"/>
    <w:rsid w:val="26A76454"/>
    <w:rsid w:val="26A821CC"/>
    <w:rsid w:val="26A83F7A"/>
    <w:rsid w:val="26A85D28"/>
    <w:rsid w:val="26AA5F44"/>
    <w:rsid w:val="26AA7CF2"/>
    <w:rsid w:val="26AB75C6"/>
    <w:rsid w:val="26AD25D3"/>
    <w:rsid w:val="26AD77E2"/>
    <w:rsid w:val="26AF5308"/>
    <w:rsid w:val="26AF744D"/>
    <w:rsid w:val="26B02E2F"/>
    <w:rsid w:val="26B11081"/>
    <w:rsid w:val="26B24DF9"/>
    <w:rsid w:val="26B4291F"/>
    <w:rsid w:val="26B446CD"/>
    <w:rsid w:val="26B50445"/>
    <w:rsid w:val="26B51F17"/>
    <w:rsid w:val="26B648E9"/>
    <w:rsid w:val="26B66697"/>
    <w:rsid w:val="26B741BD"/>
    <w:rsid w:val="26B75BDF"/>
    <w:rsid w:val="26BB5A5B"/>
    <w:rsid w:val="26BC17D3"/>
    <w:rsid w:val="26BC7A25"/>
    <w:rsid w:val="26BD5C77"/>
    <w:rsid w:val="26BE19EF"/>
    <w:rsid w:val="26BE5AB2"/>
    <w:rsid w:val="26BE72FA"/>
    <w:rsid w:val="26C03072"/>
    <w:rsid w:val="26C2328E"/>
    <w:rsid w:val="26C41924"/>
    <w:rsid w:val="26C568DA"/>
    <w:rsid w:val="26C80178"/>
    <w:rsid w:val="26C96D36"/>
    <w:rsid w:val="26CC7C68"/>
    <w:rsid w:val="26CD1546"/>
    <w:rsid w:val="26CD1C32"/>
    <w:rsid w:val="26CF59AB"/>
    <w:rsid w:val="26CF6A37"/>
    <w:rsid w:val="26D20FF7"/>
    <w:rsid w:val="26D46848"/>
    <w:rsid w:val="26D46B1D"/>
    <w:rsid w:val="26D60AE7"/>
    <w:rsid w:val="26D625F8"/>
    <w:rsid w:val="26D62895"/>
    <w:rsid w:val="26D7485F"/>
    <w:rsid w:val="26DB60FD"/>
    <w:rsid w:val="26DC646A"/>
    <w:rsid w:val="26DD00C8"/>
    <w:rsid w:val="26DE799C"/>
    <w:rsid w:val="26E03714"/>
    <w:rsid w:val="26E054C2"/>
    <w:rsid w:val="26E1123A"/>
    <w:rsid w:val="26E222DC"/>
    <w:rsid w:val="26E34FB2"/>
    <w:rsid w:val="26E50C5D"/>
    <w:rsid w:val="26E56F7C"/>
    <w:rsid w:val="26E6382E"/>
    <w:rsid w:val="26E66850"/>
    <w:rsid w:val="26E74AA2"/>
    <w:rsid w:val="26E825C8"/>
    <w:rsid w:val="26E86A6C"/>
    <w:rsid w:val="26E96EB2"/>
    <w:rsid w:val="26EA00EF"/>
    <w:rsid w:val="26EA4592"/>
    <w:rsid w:val="26EA6341"/>
    <w:rsid w:val="26EB3E67"/>
    <w:rsid w:val="26EC030B"/>
    <w:rsid w:val="26EC20B9"/>
    <w:rsid w:val="26ED5E31"/>
    <w:rsid w:val="26ED73EF"/>
    <w:rsid w:val="26ED7BDF"/>
    <w:rsid w:val="26EE4083"/>
    <w:rsid w:val="26F0334F"/>
    <w:rsid w:val="26F03C7F"/>
    <w:rsid w:val="26F0476E"/>
    <w:rsid w:val="26F176CF"/>
    <w:rsid w:val="26F23447"/>
    <w:rsid w:val="26F251F5"/>
    <w:rsid w:val="26F31699"/>
    <w:rsid w:val="26F40F6D"/>
    <w:rsid w:val="26F45411"/>
    <w:rsid w:val="26F471BF"/>
    <w:rsid w:val="26F61189"/>
    <w:rsid w:val="26F62F37"/>
    <w:rsid w:val="26F84502"/>
    <w:rsid w:val="26F85C43"/>
    <w:rsid w:val="26F96584"/>
    <w:rsid w:val="26FB054E"/>
    <w:rsid w:val="26FC6074"/>
    <w:rsid w:val="26FD2518"/>
    <w:rsid w:val="26FE3B9A"/>
    <w:rsid w:val="27003DB6"/>
    <w:rsid w:val="27007912"/>
    <w:rsid w:val="270218DC"/>
    <w:rsid w:val="2702368A"/>
    <w:rsid w:val="27037402"/>
    <w:rsid w:val="270441E6"/>
    <w:rsid w:val="2705317A"/>
    <w:rsid w:val="27070CA1"/>
    <w:rsid w:val="27076EF2"/>
    <w:rsid w:val="27082C6B"/>
    <w:rsid w:val="270A0791"/>
    <w:rsid w:val="270B2978"/>
    <w:rsid w:val="270C62B7"/>
    <w:rsid w:val="270D31A6"/>
    <w:rsid w:val="270E64D3"/>
    <w:rsid w:val="270F224B"/>
    <w:rsid w:val="270F3098"/>
    <w:rsid w:val="270F5DA7"/>
    <w:rsid w:val="271138CD"/>
    <w:rsid w:val="27117D71"/>
    <w:rsid w:val="27135897"/>
    <w:rsid w:val="271433BD"/>
    <w:rsid w:val="27160EE4"/>
    <w:rsid w:val="27174C5C"/>
    <w:rsid w:val="27181100"/>
    <w:rsid w:val="27194F7C"/>
    <w:rsid w:val="271B474C"/>
    <w:rsid w:val="271D4D8D"/>
    <w:rsid w:val="271F39BF"/>
    <w:rsid w:val="27207FB4"/>
    <w:rsid w:val="27221F7E"/>
    <w:rsid w:val="27231852"/>
    <w:rsid w:val="27232340"/>
    <w:rsid w:val="27233601"/>
    <w:rsid w:val="27247AA4"/>
    <w:rsid w:val="272730F1"/>
    <w:rsid w:val="27277595"/>
    <w:rsid w:val="27280C17"/>
    <w:rsid w:val="272C0707"/>
    <w:rsid w:val="272F1FA5"/>
    <w:rsid w:val="27337CE7"/>
    <w:rsid w:val="27351CB2"/>
    <w:rsid w:val="27361586"/>
    <w:rsid w:val="27363334"/>
    <w:rsid w:val="273677D8"/>
    <w:rsid w:val="273870AC"/>
    <w:rsid w:val="273A72C8"/>
    <w:rsid w:val="273B2771"/>
    <w:rsid w:val="273B6B9C"/>
    <w:rsid w:val="273D46C2"/>
    <w:rsid w:val="27400656"/>
    <w:rsid w:val="27414187"/>
    <w:rsid w:val="27421CD9"/>
    <w:rsid w:val="274243CE"/>
    <w:rsid w:val="27427F2B"/>
    <w:rsid w:val="27436AA7"/>
    <w:rsid w:val="27441630"/>
    <w:rsid w:val="274517C9"/>
    <w:rsid w:val="27452B08"/>
    <w:rsid w:val="274719E5"/>
    <w:rsid w:val="27473793"/>
    <w:rsid w:val="27483067"/>
    <w:rsid w:val="2749750B"/>
    <w:rsid w:val="274A5031"/>
    <w:rsid w:val="274A6DDF"/>
    <w:rsid w:val="274E68CF"/>
    <w:rsid w:val="274F0899"/>
    <w:rsid w:val="274F65BE"/>
    <w:rsid w:val="275027EC"/>
    <w:rsid w:val="2751016E"/>
    <w:rsid w:val="27541A82"/>
    <w:rsid w:val="275639D6"/>
    <w:rsid w:val="27564F1D"/>
    <w:rsid w:val="275814FC"/>
    <w:rsid w:val="275859A0"/>
    <w:rsid w:val="2758774E"/>
    <w:rsid w:val="275A34C6"/>
    <w:rsid w:val="275A646F"/>
    <w:rsid w:val="275B0FEC"/>
    <w:rsid w:val="275B4D2E"/>
    <w:rsid w:val="275D6B12"/>
    <w:rsid w:val="275F0ADD"/>
    <w:rsid w:val="275F1DAD"/>
    <w:rsid w:val="275F4226"/>
    <w:rsid w:val="27610BA0"/>
    <w:rsid w:val="27624129"/>
    <w:rsid w:val="27651E6B"/>
    <w:rsid w:val="27662D25"/>
    <w:rsid w:val="27673E35"/>
    <w:rsid w:val="27675EA2"/>
    <w:rsid w:val="276854B7"/>
    <w:rsid w:val="27693709"/>
    <w:rsid w:val="276A5F64"/>
    <w:rsid w:val="276D1D14"/>
    <w:rsid w:val="276E2ACE"/>
    <w:rsid w:val="276F4A98"/>
    <w:rsid w:val="276F6846"/>
    <w:rsid w:val="27735B86"/>
    <w:rsid w:val="27741BE7"/>
    <w:rsid w:val="277420AE"/>
    <w:rsid w:val="27750300"/>
    <w:rsid w:val="27764078"/>
    <w:rsid w:val="27767BD4"/>
    <w:rsid w:val="27781B9E"/>
    <w:rsid w:val="27787DF0"/>
    <w:rsid w:val="277B343D"/>
    <w:rsid w:val="277B51EB"/>
    <w:rsid w:val="277D71B5"/>
    <w:rsid w:val="27806CA5"/>
    <w:rsid w:val="2781719F"/>
    <w:rsid w:val="278247CB"/>
    <w:rsid w:val="278422F1"/>
    <w:rsid w:val="27852B6C"/>
    <w:rsid w:val="278542BB"/>
    <w:rsid w:val="2786250D"/>
    <w:rsid w:val="27870033"/>
    <w:rsid w:val="27873B8F"/>
    <w:rsid w:val="2787548C"/>
    <w:rsid w:val="2788691C"/>
    <w:rsid w:val="27893DAB"/>
    <w:rsid w:val="278974A6"/>
    <w:rsid w:val="278A3680"/>
    <w:rsid w:val="278A3704"/>
    <w:rsid w:val="278B1881"/>
    <w:rsid w:val="278B7B24"/>
    <w:rsid w:val="278C73F8"/>
    <w:rsid w:val="278E3170"/>
    <w:rsid w:val="27910EB2"/>
    <w:rsid w:val="27912C60"/>
    <w:rsid w:val="27914A0E"/>
    <w:rsid w:val="2793122C"/>
    <w:rsid w:val="279369D8"/>
    <w:rsid w:val="279544FE"/>
    <w:rsid w:val="27960276"/>
    <w:rsid w:val="27982240"/>
    <w:rsid w:val="27985D9D"/>
    <w:rsid w:val="279A3902"/>
    <w:rsid w:val="279B1E5B"/>
    <w:rsid w:val="279B3ADF"/>
    <w:rsid w:val="279F35CF"/>
    <w:rsid w:val="27A02EA3"/>
    <w:rsid w:val="27A04C51"/>
    <w:rsid w:val="27A10C04"/>
    <w:rsid w:val="27A110F5"/>
    <w:rsid w:val="27A16033"/>
    <w:rsid w:val="27A209C9"/>
    <w:rsid w:val="27A24E6D"/>
    <w:rsid w:val="27A42993"/>
    <w:rsid w:val="27A449B4"/>
    <w:rsid w:val="27A504B9"/>
    <w:rsid w:val="27A55E44"/>
    <w:rsid w:val="27A6495D"/>
    <w:rsid w:val="27A74232"/>
    <w:rsid w:val="27AB1F74"/>
    <w:rsid w:val="27AB3D22"/>
    <w:rsid w:val="27AC5D17"/>
    <w:rsid w:val="27AC7A9A"/>
    <w:rsid w:val="27AE55C0"/>
    <w:rsid w:val="27AF30E6"/>
    <w:rsid w:val="27B23302"/>
    <w:rsid w:val="27B32BD6"/>
    <w:rsid w:val="27B64475"/>
    <w:rsid w:val="27B72E2A"/>
    <w:rsid w:val="27BA21B7"/>
    <w:rsid w:val="27BA3F65"/>
    <w:rsid w:val="27BA5D13"/>
    <w:rsid w:val="27BA6BDA"/>
    <w:rsid w:val="27BB7CDD"/>
    <w:rsid w:val="27BC7FFB"/>
    <w:rsid w:val="27BF5A1F"/>
    <w:rsid w:val="27C052F3"/>
    <w:rsid w:val="27C070A1"/>
    <w:rsid w:val="27C27F3D"/>
    <w:rsid w:val="27C32B0E"/>
    <w:rsid w:val="27C44DE4"/>
    <w:rsid w:val="27C6290A"/>
    <w:rsid w:val="27C70430"/>
    <w:rsid w:val="27C748D4"/>
    <w:rsid w:val="27C923FA"/>
    <w:rsid w:val="27C941A8"/>
    <w:rsid w:val="27CA4388"/>
    <w:rsid w:val="27CC5A46"/>
    <w:rsid w:val="27CE7A10"/>
    <w:rsid w:val="27D003F3"/>
    <w:rsid w:val="27D05536"/>
    <w:rsid w:val="27D25752"/>
    <w:rsid w:val="27D36DD5"/>
    <w:rsid w:val="27D50D9F"/>
    <w:rsid w:val="27D72414"/>
    <w:rsid w:val="27D74B17"/>
    <w:rsid w:val="27D8088F"/>
    <w:rsid w:val="27D843EB"/>
    <w:rsid w:val="27DA63B5"/>
    <w:rsid w:val="27DA7E77"/>
    <w:rsid w:val="27DC037F"/>
    <w:rsid w:val="27DC0AE4"/>
    <w:rsid w:val="27DC212D"/>
    <w:rsid w:val="27DD5EA5"/>
    <w:rsid w:val="27DF39CB"/>
    <w:rsid w:val="27E15995"/>
    <w:rsid w:val="27E17743"/>
    <w:rsid w:val="27E2526A"/>
    <w:rsid w:val="27E26FA8"/>
    <w:rsid w:val="27E27527"/>
    <w:rsid w:val="27E47234"/>
    <w:rsid w:val="27E64767"/>
    <w:rsid w:val="27E64D5A"/>
    <w:rsid w:val="27E70AD2"/>
    <w:rsid w:val="27E72880"/>
    <w:rsid w:val="27EB05C2"/>
    <w:rsid w:val="27EB2370"/>
    <w:rsid w:val="27EC7E96"/>
    <w:rsid w:val="27EE3C0E"/>
    <w:rsid w:val="27F0056F"/>
    <w:rsid w:val="27F03E2A"/>
    <w:rsid w:val="27F136FF"/>
    <w:rsid w:val="27F154AD"/>
    <w:rsid w:val="27F258DB"/>
    <w:rsid w:val="27F37477"/>
    <w:rsid w:val="27F51441"/>
    <w:rsid w:val="27F60D15"/>
    <w:rsid w:val="27F66E2D"/>
    <w:rsid w:val="27F84A8D"/>
    <w:rsid w:val="27FB6C3E"/>
    <w:rsid w:val="27FC27CF"/>
    <w:rsid w:val="27FC457D"/>
    <w:rsid w:val="27FC632B"/>
    <w:rsid w:val="28011B94"/>
    <w:rsid w:val="28013942"/>
    <w:rsid w:val="2802590C"/>
    <w:rsid w:val="28034E23"/>
    <w:rsid w:val="28043432"/>
    <w:rsid w:val="280451E0"/>
    <w:rsid w:val="280478D6"/>
    <w:rsid w:val="28060F58"/>
    <w:rsid w:val="280653FC"/>
    <w:rsid w:val="28072F22"/>
    <w:rsid w:val="28074CD0"/>
    <w:rsid w:val="280B2A12"/>
    <w:rsid w:val="280B47C0"/>
    <w:rsid w:val="280E2503"/>
    <w:rsid w:val="280E605F"/>
    <w:rsid w:val="28100029"/>
    <w:rsid w:val="28101DD7"/>
    <w:rsid w:val="281178FD"/>
    <w:rsid w:val="28123DA1"/>
    <w:rsid w:val="281318C7"/>
    <w:rsid w:val="28131C63"/>
    <w:rsid w:val="28137BB2"/>
    <w:rsid w:val="2815691E"/>
    <w:rsid w:val="281573ED"/>
    <w:rsid w:val="281713B7"/>
    <w:rsid w:val="28173165"/>
    <w:rsid w:val="28176278"/>
    <w:rsid w:val="2818512F"/>
    <w:rsid w:val="2818774B"/>
    <w:rsid w:val="281A0EA7"/>
    <w:rsid w:val="281E2746"/>
    <w:rsid w:val="281E4BA9"/>
    <w:rsid w:val="281F026C"/>
    <w:rsid w:val="281F48F8"/>
    <w:rsid w:val="281F64BE"/>
    <w:rsid w:val="28210959"/>
    <w:rsid w:val="28212236"/>
    <w:rsid w:val="28215D92"/>
    <w:rsid w:val="28235FAE"/>
    <w:rsid w:val="28237D5C"/>
    <w:rsid w:val="28243AD4"/>
    <w:rsid w:val="28245882"/>
    <w:rsid w:val="282615FA"/>
    <w:rsid w:val="2826784C"/>
    <w:rsid w:val="28277120"/>
    <w:rsid w:val="282835C4"/>
    <w:rsid w:val="28291CBC"/>
    <w:rsid w:val="282C4737"/>
    <w:rsid w:val="282D0BDB"/>
    <w:rsid w:val="282D2989"/>
    <w:rsid w:val="282E5827"/>
    <w:rsid w:val="282E6701"/>
    <w:rsid w:val="282F5B2E"/>
    <w:rsid w:val="28304227"/>
    <w:rsid w:val="28327F9F"/>
    <w:rsid w:val="28333D17"/>
    <w:rsid w:val="283341FE"/>
    <w:rsid w:val="28335AC5"/>
    <w:rsid w:val="28341F69"/>
    <w:rsid w:val="2835183D"/>
    <w:rsid w:val="28357A8F"/>
    <w:rsid w:val="28372B7F"/>
    <w:rsid w:val="28373807"/>
    <w:rsid w:val="283755B5"/>
    <w:rsid w:val="2838132E"/>
    <w:rsid w:val="283A32F8"/>
    <w:rsid w:val="283A6E54"/>
    <w:rsid w:val="283D15C2"/>
    <w:rsid w:val="283D7E81"/>
    <w:rsid w:val="283F446A"/>
    <w:rsid w:val="28403F79"/>
    <w:rsid w:val="28405372"/>
    <w:rsid w:val="28414686"/>
    <w:rsid w:val="28427C92"/>
    <w:rsid w:val="284303FE"/>
    <w:rsid w:val="28445F24"/>
    <w:rsid w:val="28447CD2"/>
    <w:rsid w:val="28463A4A"/>
    <w:rsid w:val="284657F9"/>
    <w:rsid w:val="28472674"/>
    <w:rsid w:val="28491774"/>
    <w:rsid w:val="28491939"/>
    <w:rsid w:val="284952E9"/>
    <w:rsid w:val="28497B65"/>
    <w:rsid w:val="284B2CED"/>
    <w:rsid w:val="284B2E0F"/>
    <w:rsid w:val="284B72B3"/>
    <w:rsid w:val="284C3915"/>
    <w:rsid w:val="284D302B"/>
    <w:rsid w:val="284D6B87"/>
    <w:rsid w:val="28500425"/>
    <w:rsid w:val="28506677"/>
    <w:rsid w:val="28520641"/>
    <w:rsid w:val="285223EF"/>
    <w:rsid w:val="28537F15"/>
    <w:rsid w:val="28546167"/>
    <w:rsid w:val="28551EE0"/>
    <w:rsid w:val="28557849"/>
    <w:rsid w:val="28572169"/>
    <w:rsid w:val="28575C58"/>
    <w:rsid w:val="28584A89"/>
    <w:rsid w:val="2859377E"/>
    <w:rsid w:val="285A12A4"/>
    <w:rsid w:val="285C326E"/>
    <w:rsid w:val="285F1D8B"/>
    <w:rsid w:val="285F4B0C"/>
    <w:rsid w:val="285F68BA"/>
    <w:rsid w:val="28610884"/>
    <w:rsid w:val="28612632"/>
    <w:rsid w:val="286345FC"/>
    <w:rsid w:val="286363AA"/>
    <w:rsid w:val="28650375"/>
    <w:rsid w:val="28655BFD"/>
    <w:rsid w:val="286640ED"/>
    <w:rsid w:val="28665E9B"/>
    <w:rsid w:val="28667C49"/>
    <w:rsid w:val="2867051D"/>
    <w:rsid w:val="28687E65"/>
    <w:rsid w:val="286A6E9E"/>
    <w:rsid w:val="286B1703"/>
    <w:rsid w:val="286B34B1"/>
    <w:rsid w:val="286D547B"/>
    <w:rsid w:val="286D7229"/>
    <w:rsid w:val="286E4D4F"/>
    <w:rsid w:val="28702875"/>
    <w:rsid w:val="28722A91"/>
    <w:rsid w:val="28724840"/>
    <w:rsid w:val="28732366"/>
    <w:rsid w:val="28732DD2"/>
    <w:rsid w:val="2874680A"/>
    <w:rsid w:val="28754330"/>
    <w:rsid w:val="287A36F4"/>
    <w:rsid w:val="287C56BE"/>
    <w:rsid w:val="287E31E4"/>
    <w:rsid w:val="287E4F92"/>
    <w:rsid w:val="287F0D0A"/>
    <w:rsid w:val="288051AE"/>
    <w:rsid w:val="28814A83"/>
    <w:rsid w:val="288307FB"/>
    <w:rsid w:val="28846321"/>
    <w:rsid w:val="28862099"/>
    <w:rsid w:val="288822B5"/>
    <w:rsid w:val="28884063"/>
    <w:rsid w:val="28885E11"/>
    <w:rsid w:val="28887BBF"/>
    <w:rsid w:val="288A7DDB"/>
    <w:rsid w:val="288B3B53"/>
    <w:rsid w:val="288D1679"/>
    <w:rsid w:val="288D3427"/>
    <w:rsid w:val="288E0F4E"/>
    <w:rsid w:val="288F719F"/>
    <w:rsid w:val="288F7729"/>
    <w:rsid w:val="289022FA"/>
    <w:rsid w:val="28941167"/>
    <w:rsid w:val="28942A08"/>
    <w:rsid w:val="289447B6"/>
    <w:rsid w:val="2895052E"/>
    <w:rsid w:val="28952684"/>
    <w:rsid w:val="289A5396"/>
    <w:rsid w:val="289A78F2"/>
    <w:rsid w:val="289C089D"/>
    <w:rsid w:val="289C4061"/>
    <w:rsid w:val="289C7B0E"/>
    <w:rsid w:val="289E5635"/>
    <w:rsid w:val="289E73E3"/>
    <w:rsid w:val="289F315B"/>
    <w:rsid w:val="28A013AD"/>
    <w:rsid w:val="28A1327F"/>
    <w:rsid w:val="28A15125"/>
    <w:rsid w:val="28A16ED3"/>
    <w:rsid w:val="28A349F9"/>
    <w:rsid w:val="28A40771"/>
    <w:rsid w:val="28A569C3"/>
    <w:rsid w:val="28A81A10"/>
    <w:rsid w:val="28A8200F"/>
    <w:rsid w:val="28A864B3"/>
    <w:rsid w:val="28AC2DD8"/>
    <w:rsid w:val="28AC5FA3"/>
    <w:rsid w:val="28AD1D1C"/>
    <w:rsid w:val="28AE5882"/>
    <w:rsid w:val="28AF15F0"/>
    <w:rsid w:val="28B135BA"/>
    <w:rsid w:val="28B210E0"/>
    <w:rsid w:val="28B44E58"/>
    <w:rsid w:val="28B5297E"/>
    <w:rsid w:val="28B60BD0"/>
    <w:rsid w:val="28B704A4"/>
    <w:rsid w:val="28B74948"/>
    <w:rsid w:val="28B9421C"/>
    <w:rsid w:val="28BA1D43"/>
    <w:rsid w:val="28BA7F95"/>
    <w:rsid w:val="28BB61E6"/>
    <w:rsid w:val="28BC3D0D"/>
    <w:rsid w:val="28BD6F32"/>
    <w:rsid w:val="28BE1833"/>
    <w:rsid w:val="28BE5CD7"/>
    <w:rsid w:val="28C11323"/>
    <w:rsid w:val="28C17575"/>
    <w:rsid w:val="28C36618"/>
    <w:rsid w:val="28C36E49"/>
    <w:rsid w:val="28C52BC1"/>
    <w:rsid w:val="28C57065"/>
    <w:rsid w:val="28C606E7"/>
    <w:rsid w:val="28C623C8"/>
    <w:rsid w:val="28C63B09"/>
    <w:rsid w:val="28C64B8B"/>
    <w:rsid w:val="28C66939"/>
    <w:rsid w:val="28C80903"/>
    <w:rsid w:val="28C826B1"/>
    <w:rsid w:val="28C8445F"/>
    <w:rsid w:val="28C9248A"/>
    <w:rsid w:val="28CA391A"/>
    <w:rsid w:val="28CA642A"/>
    <w:rsid w:val="28CB3F50"/>
    <w:rsid w:val="28CF4BBB"/>
    <w:rsid w:val="28D15A0A"/>
    <w:rsid w:val="28D177B8"/>
    <w:rsid w:val="28D220AC"/>
    <w:rsid w:val="28D472A8"/>
    <w:rsid w:val="28D50A2D"/>
    <w:rsid w:val="28D64DCE"/>
    <w:rsid w:val="28D76D98"/>
    <w:rsid w:val="28D9041B"/>
    <w:rsid w:val="28D9083E"/>
    <w:rsid w:val="28D91F7F"/>
    <w:rsid w:val="28DB0637"/>
    <w:rsid w:val="28DC7F0B"/>
    <w:rsid w:val="28DD71BF"/>
    <w:rsid w:val="28DE0127"/>
    <w:rsid w:val="28DE1ED5"/>
    <w:rsid w:val="28E13773"/>
    <w:rsid w:val="28E219C5"/>
    <w:rsid w:val="28E31299"/>
    <w:rsid w:val="28E3573D"/>
    <w:rsid w:val="28E35C02"/>
    <w:rsid w:val="28E444C1"/>
    <w:rsid w:val="28E53263"/>
    <w:rsid w:val="28E82D54"/>
    <w:rsid w:val="28EA6ACC"/>
    <w:rsid w:val="28EB63A0"/>
    <w:rsid w:val="28EF5E90"/>
    <w:rsid w:val="28F10206"/>
    <w:rsid w:val="28F1489E"/>
    <w:rsid w:val="28F214DC"/>
    <w:rsid w:val="28F2772E"/>
    <w:rsid w:val="28F33BD2"/>
    <w:rsid w:val="28F65471"/>
    <w:rsid w:val="28F90ABD"/>
    <w:rsid w:val="28F9286B"/>
    <w:rsid w:val="28FB5AC8"/>
    <w:rsid w:val="28FC05AD"/>
    <w:rsid w:val="28FE280A"/>
    <w:rsid w:val="28FE60D3"/>
    <w:rsid w:val="29015BC3"/>
    <w:rsid w:val="29017971"/>
    <w:rsid w:val="29023E15"/>
    <w:rsid w:val="2903193C"/>
    <w:rsid w:val="29051210"/>
    <w:rsid w:val="2907142C"/>
    <w:rsid w:val="290731DA"/>
    <w:rsid w:val="29086F52"/>
    <w:rsid w:val="290A2CCA"/>
    <w:rsid w:val="290C4C94"/>
    <w:rsid w:val="290D4568"/>
    <w:rsid w:val="290D4B5D"/>
    <w:rsid w:val="290D6316"/>
    <w:rsid w:val="290E772E"/>
    <w:rsid w:val="290F208E"/>
    <w:rsid w:val="291034DE"/>
    <w:rsid w:val="291122AA"/>
    <w:rsid w:val="29114058"/>
    <w:rsid w:val="29121B7F"/>
    <w:rsid w:val="2912392D"/>
    <w:rsid w:val="29127DD1"/>
    <w:rsid w:val="291458F7"/>
    <w:rsid w:val="29155EC0"/>
    <w:rsid w:val="291678C1"/>
    <w:rsid w:val="29183639"/>
    <w:rsid w:val="291853E7"/>
    <w:rsid w:val="29187538"/>
    <w:rsid w:val="29194CBB"/>
    <w:rsid w:val="291B0A33"/>
    <w:rsid w:val="291B1D32"/>
    <w:rsid w:val="291B6C85"/>
    <w:rsid w:val="291C47AB"/>
    <w:rsid w:val="291D066E"/>
    <w:rsid w:val="291D0C4F"/>
    <w:rsid w:val="291D29FD"/>
    <w:rsid w:val="291E49C7"/>
    <w:rsid w:val="2920604A"/>
    <w:rsid w:val="29211DC2"/>
    <w:rsid w:val="29220014"/>
    <w:rsid w:val="29233D8C"/>
    <w:rsid w:val="29253660"/>
    <w:rsid w:val="292559B5"/>
    <w:rsid w:val="29272709"/>
    <w:rsid w:val="29283150"/>
    <w:rsid w:val="292875F4"/>
    <w:rsid w:val="292A511A"/>
    <w:rsid w:val="292A6617"/>
    <w:rsid w:val="292A6C56"/>
    <w:rsid w:val="292C0E92"/>
    <w:rsid w:val="292C2C40"/>
    <w:rsid w:val="292C49EE"/>
    <w:rsid w:val="292D0766"/>
    <w:rsid w:val="292F0982"/>
    <w:rsid w:val="292F2731"/>
    <w:rsid w:val="29310257"/>
    <w:rsid w:val="29312005"/>
    <w:rsid w:val="293146FB"/>
    <w:rsid w:val="29315699"/>
    <w:rsid w:val="29326B29"/>
    <w:rsid w:val="29332221"/>
    <w:rsid w:val="29341449"/>
    <w:rsid w:val="293428D9"/>
    <w:rsid w:val="29347D47"/>
    <w:rsid w:val="29361D11"/>
    <w:rsid w:val="29363ABF"/>
    <w:rsid w:val="293715E5"/>
    <w:rsid w:val="2937299B"/>
    <w:rsid w:val="29373393"/>
    <w:rsid w:val="2939710B"/>
    <w:rsid w:val="293B7BDB"/>
    <w:rsid w:val="293D309F"/>
    <w:rsid w:val="293D4E4D"/>
    <w:rsid w:val="293D6BFB"/>
    <w:rsid w:val="293E4722"/>
    <w:rsid w:val="293F6AC5"/>
    <w:rsid w:val="29404C43"/>
    <w:rsid w:val="29437F8A"/>
    <w:rsid w:val="29451F54"/>
    <w:rsid w:val="29453D02"/>
    <w:rsid w:val="29455AB0"/>
    <w:rsid w:val="29475CCC"/>
    <w:rsid w:val="294855A0"/>
    <w:rsid w:val="294908C3"/>
    <w:rsid w:val="294A1318"/>
    <w:rsid w:val="294A30C6"/>
    <w:rsid w:val="294A756A"/>
    <w:rsid w:val="294C32E2"/>
    <w:rsid w:val="294C5091"/>
    <w:rsid w:val="294E4BC1"/>
    <w:rsid w:val="294E705B"/>
    <w:rsid w:val="29514455"/>
    <w:rsid w:val="295201CD"/>
    <w:rsid w:val="29534671"/>
    <w:rsid w:val="29564161"/>
    <w:rsid w:val="295647E3"/>
    <w:rsid w:val="29565F0F"/>
    <w:rsid w:val="29567A3B"/>
    <w:rsid w:val="295757E3"/>
    <w:rsid w:val="295773B4"/>
    <w:rsid w:val="29583A35"/>
    <w:rsid w:val="295977AD"/>
    <w:rsid w:val="295A1365"/>
    <w:rsid w:val="295B3526"/>
    <w:rsid w:val="295E3016"/>
    <w:rsid w:val="295E6B72"/>
    <w:rsid w:val="29600B3C"/>
    <w:rsid w:val="2960467D"/>
    <w:rsid w:val="29606D8E"/>
    <w:rsid w:val="296419B8"/>
    <w:rsid w:val="2964687E"/>
    <w:rsid w:val="29646DE7"/>
    <w:rsid w:val="29673C78"/>
    <w:rsid w:val="296879F1"/>
    <w:rsid w:val="296A3769"/>
    <w:rsid w:val="296A7E25"/>
    <w:rsid w:val="296F0D7F"/>
    <w:rsid w:val="296F3EFA"/>
    <w:rsid w:val="296F5223"/>
    <w:rsid w:val="29714AF7"/>
    <w:rsid w:val="2973261D"/>
    <w:rsid w:val="29736AC1"/>
    <w:rsid w:val="29747D6C"/>
    <w:rsid w:val="2976035F"/>
    <w:rsid w:val="297A100D"/>
    <w:rsid w:val="297D10CF"/>
    <w:rsid w:val="297D16EE"/>
    <w:rsid w:val="297D524A"/>
    <w:rsid w:val="298011DE"/>
    <w:rsid w:val="29824F56"/>
    <w:rsid w:val="29826D04"/>
    <w:rsid w:val="298365D8"/>
    <w:rsid w:val="298505A2"/>
    <w:rsid w:val="2987256D"/>
    <w:rsid w:val="298962E5"/>
    <w:rsid w:val="298A5BB9"/>
    <w:rsid w:val="298C36DF"/>
    <w:rsid w:val="298F1421"/>
    <w:rsid w:val="298F4F7D"/>
    <w:rsid w:val="29930F11"/>
    <w:rsid w:val="29932CBF"/>
    <w:rsid w:val="29934A6D"/>
    <w:rsid w:val="29946A38"/>
    <w:rsid w:val="299507E6"/>
    <w:rsid w:val="29954C89"/>
    <w:rsid w:val="29961C76"/>
    <w:rsid w:val="299627B0"/>
    <w:rsid w:val="29986528"/>
    <w:rsid w:val="29995DFC"/>
    <w:rsid w:val="299B4658"/>
    <w:rsid w:val="299C5AE8"/>
    <w:rsid w:val="299D3B3E"/>
    <w:rsid w:val="299D58EC"/>
    <w:rsid w:val="299D769A"/>
    <w:rsid w:val="299E1B49"/>
    <w:rsid w:val="299E3412"/>
    <w:rsid w:val="29A05869"/>
    <w:rsid w:val="29A16D89"/>
    <w:rsid w:val="29A273A6"/>
    <w:rsid w:val="29A44ECD"/>
    <w:rsid w:val="29A46E4B"/>
    <w:rsid w:val="29A547A1"/>
    <w:rsid w:val="29A7676B"/>
    <w:rsid w:val="29A900EC"/>
    <w:rsid w:val="29A924E3"/>
    <w:rsid w:val="29A94291"/>
    <w:rsid w:val="29AA03E4"/>
    <w:rsid w:val="29AA157C"/>
    <w:rsid w:val="29AC1FD3"/>
    <w:rsid w:val="29AE5D4B"/>
    <w:rsid w:val="29B11398"/>
    <w:rsid w:val="29B13146"/>
    <w:rsid w:val="29B1687E"/>
    <w:rsid w:val="29B33362"/>
    <w:rsid w:val="29B35110"/>
    <w:rsid w:val="29B42C36"/>
    <w:rsid w:val="29B6075C"/>
    <w:rsid w:val="29B64C00"/>
    <w:rsid w:val="29B669AE"/>
    <w:rsid w:val="29BA649E"/>
    <w:rsid w:val="29BB2216"/>
    <w:rsid w:val="29BD5F8E"/>
    <w:rsid w:val="29BD7D3C"/>
    <w:rsid w:val="29BF5862"/>
    <w:rsid w:val="29C235A5"/>
    <w:rsid w:val="29C42E79"/>
    <w:rsid w:val="29C56184"/>
    <w:rsid w:val="29C63095"/>
    <w:rsid w:val="29C72386"/>
    <w:rsid w:val="29C72969"/>
    <w:rsid w:val="29C84DF6"/>
    <w:rsid w:val="29C966E1"/>
    <w:rsid w:val="29C976D6"/>
    <w:rsid w:val="29CA4207"/>
    <w:rsid w:val="29CC61D1"/>
    <w:rsid w:val="29CE019B"/>
    <w:rsid w:val="29CF1E07"/>
    <w:rsid w:val="29D0195B"/>
    <w:rsid w:val="29D07A70"/>
    <w:rsid w:val="29D15596"/>
    <w:rsid w:val="29D25BB7"/>
    <w:rsid w:val="29D33359"/>
    <w:rsid w:val="29D55086"/>
    <w:rsid w:val="29D62BAC"/>
    <w:rsid w:val="29D67109"/>
    <w:rsid w:val="29D86924"/>
    <w:rsid w:val="29DC183A"/>
    <w:rsid w:val="29DD218D"/>
    <w:rsid w:val="29DE3B3C"/>
    <w:rsid w:val="29E259F5"/>
    <w:rsid w:val="29E277A3"/>
    <w:rsid w:val="29E4176D"/>
    <w:rsid w:val="29E452C9"/>
    <w:rsid w:val="29E51041"/>
    <w:rsid w:val="29E67293"/>
    <w:rsid w:val="29E72052"/>
    <w:rsid w:val="29E96D83"/>
    <w:rsid w:val="29EC23D0"/>
    <w:rsid w:val="29EC6282"/>
    <w:rsid w:val="29EE439A"/>
    <w:rsid w:val="29EE6148"/>
    <w:rsid w:val="29EF0088"/>
    <w:rsid w:val="29EF3C6E"/>
    <w:rsid w:val="29F01EC0"/>
    <w:rsid w:val="29F02881"/>
    <w:rsid w:val="29F07CB0"/>
    <w:rsid w:val="29F16DF3"/>
    <w:rsid w:val="29F23E8A"/>
    <w:rsid w:val="29F3375E"/>
    <w:rsid w:val="29F37C02"/>
    <w:rsid w:val="29F554B9"/>
    <w:rsid w:val="29F574D6"/>
    <w:rsid w:val="29F6324E"/>
    <w:rsid w:val="29F76442"/>
    <w:rsid w:val="29F924A3"/>
    <w:rsid w:val="29FA4AED"/>
    <w:rsid w:val="29FA689B"/>
    <w:rsid w:val="29FC0E24"/>
    <w:rsid w:val="29FD282F"/>
    <w:rsid w:val="29FD45DD"/>
    <w:rsid w:val="29FD638B"/>
    <w:rsid w:val="29FF2103"/>
    <w:rsid w:val="2A005E7B"/>
    <w:rsid w:val="2A0140CD"/>
    <w:rsid w:val="2A027E45"/>
    <w:rsid w:val="2A043BBD"/>
    <w:rsid w:val="2A063491"/>
    <w:rsid w:val="2A077209"/>
    <w:rsid w:val="2A093583"/>
    <w:rsid w:val="2A0B6CFA"/>
    <w:rsid w:val="2A0C2A72"/>
    <w:rsid w:val="2A0C4820"/>
    <w:rsid w:val="2A0D0CC4"/>
    <w:rsid w:val="2A0D1DA9"/>
    <w:rsid w:val="2A0E67EA"/>
    <w:rsid w:val="2A0F7A1E"/>
    <w:rsid w:val="2A104310"/>
    <w:rsid w:val="2A1132FB"/>
    <w:rsid w:val="2A1262DA"/>
    <w:rsid w:val="2A133E00"/>
    <w:rsid w:val="2A1536D4"/>
    <w:rsid w:val="2A17569E"/>
    <w:rsid w:val="2A181417"/>
    <w:rsid w:val="2A1A0CEB"/>
    <w:rsid w:val="2A1A2F1D"/>
    <w:rsid w:val="2A1C0F07"/>
    <w:rsid w:val="2A1D07DB"/>
    <w:rsid w:val="2A1F4553"/>
    <w:rsid w:val="2A202079"/>
    <w:rsid w:val="2A241B69"/>
    <w:rsid w:val="2A264090"/>
    <w:rsid w:val="2A273408"/>
    <w:rsid w:val="2A2953D2"/>
    <w:rsid w:val="2A2B114A"/>
    <w:rsid w:val="2A2E0C3A"/>
    <w:rsid w:val="2A2E4796"/>
    <w:rsid w:val="2A3004CC"/>
    <w:rsid w:val="2A306760"/>
    <w:rsid w:val="2A3111A3"/>
    <w:rsid w:val="2A313F94"/>
    <w:rsid w:val="2A3224D8"/>
    <w:rsid w:val="2A336250"/>
    <w:rsid w:val="2A337FFE"/>
    <w:rsid w:val="2A351FC9"/>
    <w:rsid w:val="2A36189D"/>
    <w:rsid w:val="2A362444"/>
    <w:rsid w:val="2A3738D4"/>
    <w:rsid w:val="2A397935"/>
    <w:rsid w:val="2A3A138D"/>
    <w:rsid w:val="2A3A313B"/>
    <w:rsid w:val="2A3B6ADF"/>
    <w:rsid w:val="2A3C5105"/>
    <w:rsid w:val="2A3C6EB3"/>
    <w:rsid w:val="2A3F69A3"/>
    <w:rsid w:val="2A41271B"/>
    <w:rsid w:val="2A4144C9"/>
    <w:rsid w:val="2A426494"/>
    <w:rsid w:val="2A44220C"/>
    <w:rsid w:val="2A461AE0"/>
    <w:rsid w:val="2A4915D0"/>
    <w:rsid w:val="2A4C2E6E"/>
    <w:rsid w:val="2A4C31DA"/>
    <w:rsid w:val="2A4E308A"/>
    <w:rsid w:val="2A4E4E38"/>
    <w:rsid w:val="2A4E6BE6"/>
    <w:rsid w:val="2A506E02"/>
    <w:rsid w:val="2A5266D7"/>
    <w:rsid w:val="2A5306A1"/>
    <w:rsid w:val="2A55059E"/>
    <w:rsid w:val="2A5559CD"/>
    <w:rsid w:val="2A5561C7"/>
    <w:rsid w:val="2A557F75"/>
    <w:rsid w:val="2A571F3F"/>
    <w:rsid w:val="2A573CED"/>
    <w:rsid w:val="2A585CB7"/>
    <w:rsid w:val="2A5A558B"/>
    <w:rsid w:val="2A5C57A7"/>
    <w:rsid w:val="2A5C7555"/>
    <w:rsid w:val="2A5E32CD"/>
    <w:rsid w:val="2A614B6C"/>
    <w:rsid w:val="2A6308E4"/>
    <w:rsid w:val="2A631461"/>
    <w:rsid w:val="2A6401B8"/>
    <w:rsid w:val="2A6428F1"/>
    <w:rsid w:val="2A647DD0"/>
    <w:rsid w:val="2A6603D4"/>
    <w:rsid w:val="2A683E43"/>
    <w:rsid w:val="2A68414C"/>
    <w:rsid w:val="2A685EFA"/>
    <w:rsid w:val="2A691C72"/>
    <w:rsid w:val="2A6B7798"/>
    <w:rsid w:val="2A6C52BE"/>
    <w:rsid w:val="2A6D6825"/>
    <w:rsid w:val="2A6F54DA"/>
    <w:rsid w:val="2A703001"/>
    <w:rsid w:val="2A726D79"/>
    <w:rsid w:val="2A7523C5"/>
    <w:rsid w:val="2A77466A"/>
    <w:rsid w:val="2A781EB5"/>
    <w:rsid w:val="2A7821F7"/>
    <w:rsid w:val="2A783C63"/>
    <w:rsid w:val="2A7A3E7F"/>
    <w:rsid w:val="2A7A5C2D"/>
    <w:rsid w:val="2A7A6258"/>
    <w:rsid w:val="2A7A79DB"/>
    <w:rsid w:val="2A7C0B78"/>
    <w:rsid w:val="2A7D74CC"/>
    <w:rsid w:val="2A7E571E"/>
    <w:rsid w:val="2A7F1496"/>
    <w:rsid w:val="2A7F3244"/>
    <w:rsid w:val="2A810D6A"/>
    <w:rsid w:val="2A816FBC"/>
    <w:rsid w:val="2A830F86"/>
    <w:rsid w:val="2A834AE2"/>
    <w:rsid w:val="2A84085A"/>
    <w:rsid w:val="2A854AAC"/>
    <w:rsid w:val="2A8647FB"/>
    <w:rsid w:val="2A866380"/>
    <w:rsid w:val="2A88034A"/>
    <w:rsid w:val="2A8820F8"/>
    <w:rsid w:val="2A88659C"/>
    <w:rsid w:val="2A8940C2"/>
    <w:rsid w:val="2A8A2314"/>
    <w:rsid w:val="2A8A5D4D"/>
    <w:rsid w:val="2A8B1BE9"/>
    <w:rsid w:val="2A8B3997"/>
    <w:rsid w:val="2A8D46CE"/>
    <w:rsid w:val="2A8D770F"/>
    <w:rsid w:val="2A8E5B5E"/>
    <w:rsid w:val="2A9071FF"/>
    <w:rsid w:val="2A9211C9"/>
    <w:rsid w:val="2A97233B"/>
    <w:rsid w:val="2A9A1E2C"/>
    <w:rsid w:val="2A9A62D0"/>
    <w:rsid w:val="2A9C2048"/>
    <w:rsid w:val="2A9C3B72"/>
    <w:rsid w:val="2A9C3DF6"/>
    <w:rsid w:val="2A9C5BA4"/>
    <w:rsid w:val="2A9D2A82"/>
    <w:rsid w:val="2A9E191C"/>
    <w:rsid w:val="2A9F38E6"/>
    <w:rsid w:val="2A9F7442"/>
    <w:rsid w:val="2AA003B5"/>
    <w:rsid w:val="2AA07F73"/>
    <w:rsid w:val="2AA607D0"/>
    <w:rsid w:val="2AA84549"/>
    <w:rsid w:val="2AA902C1"/>
    <w:rsid w:val="2AAA4628"/>
    <w:rsid w:val="2AAA4765"/>
    <w:rsid w:val="2AAB228B"/>
    <w:rsid w:val="2AAB67C7"/>
    <w:rsid w:val="2AAE58D7"/>
    <w:rsid w:val="2AB13AC9"/>
    <w:rsid w:val="2AB23619"/>
    <w:rsid w:val="2AB54EB7"/>
    <w:rsid w:val="2AB56C65"/>
    <w:rsid w:val="2AB8768A"/>
    <w:rsid w:val="2AB90504"/>
    <w:rsid w:val="2AB91BB7"/>
    <w:rsid w:val="2AB949A8"/>
    <w:rsid w:val="2ABC4498"/>
    <w:rsid w:val="2ABC7FF4"/>
    <w:rsid w:val="2ABE5B1A"/>
    <w:rsid w:val="2ABF1892"/>
    <w:rsid w:val="2AC21E7D"/>
    <w:rsid w:val="2AC31382"/>
    <w:rsid w:val="2AC450FA"/>
    <w:rsid w:val="2AC46EA9"/>
    <w:rsid w:val="2AC5334C"/>
    <w:rsid w:val="2AC86999"/>
    <w:rsid w:val="2AC8717F"/>
    <w:rsid w:val="2ACB0237"/>
    <w:rsid w:val="2ACF41CB"/>
    <w:rsid w:val="2ACF5BC2"/>
    <w:rsid w:val="2ACF5F79"/>
    <w:rsid w:val="2AD01CF1"/>
    <w:rsid w:val="2AD03A9F"/>
    <w:rsid w:val="2AD4533E"/>
    <w:rsid w:val="2AD510B6"/>
    <w:rsid w:val="2AD61783"/>
    <w:rsid w:val="2AD76BDC"/>
    <w:rsid w:val="2AD90BA6"/>
    <w:rsid w:val="2AD92954"/>
    <w:rsid w:val="2ADC2444"/>
    <w:rsid w:val="2ADF07C0"/>
    <w:rsid w:val="2AE128D7"/>
    <w:rsid w:val="2AE13EFE"/>
    <w:rsid w:val="2AE17A5A"/>
    <w:rsid w:val="2AE31A25"/>
    <w:rsid w:val="2AE35581"/>
    <w:rsid w:val="2AE5579D"/>
    <w:rsid w:val="2AE5754B"/>
    <w:rsid w:val="2AE57DE8"/>
    <w:rsid w:val="2AE632C3"/>
    <w:rsid w:val="2AE65071"/>
    <w:rsid w:val="2AE80DE9"/>
    <w:rsid w:val="2AE82B97"/>
    <w:rsid w:val="2AE8703B"/>
    <w:rsid w:val="2AEA1089"/>
    <w:rsid w:val="2AEB2687"/>
    <w:rsid w:val="2AEC39A9"/>
    <w:rsid w:val="2AED4651"/>
    <w:rsid w:val="2AEE0E9A"/>
    <w:rsid w:val="2AEF03C9"/>
    <w:rsid w:val="2AF21C68"/>
    <w:rsid w:val="2AF27EBA"/>
    <w:rsid w:val="2AF3387C"/>
    <w:rsid w:val="2AF43C32"/>
    <w:rsid w:val="2AF459E0"/>
    <w:rsid w:val="2AF4778E"/>
    <w:rsid w:val="2AF8368D"/>
    <w:rsid w:val="2AFB6D6E"/>
    <w:rsid w:val="2AFE060C"/>
    <w:rsid w:val="2B0032AF"/>
    <w:rsid w:val="2B006133"/>
    <w:rsid w:val="2B0100FD"/>
    <w:rsid w:val="2B011EAB"/>
    <w:rsid w:val="2B02634F"/>
    <w:rsid w:val="2B065713"/>
    <w:rsid w:val="2B0A0D5F"/>
    <w:rsid w:val="2B0A5203"/>
    <w:rsid w:val="2B0A6F32"/>
    <w:rsid w:val="2B0B4AD7"/>
    <w:rsid w:val="2B0D0850"/>
    <w:rsid w:val="2B0D6AA1"/>
    <w:rsid w:val="2B0F281A"/>
    <w:rsid w:val="2B0F45C8"/>
    <w:rsid w:val="2B0F6376"/>
    <w:rsid w:val="2B110340"/>
    <w:rsid w:val="2B114234"/>
    <w:rsid w:val="2B116592"/>
    <w:rsid w:val="2B12230A"/>
    <w:rsid w:val="2B141BDE"/>
    <w:rsid w:val="2B14398C"/>
    <w:rsid w:val="2B165956"/>
    <w:rsid w:val="2B166C16"/>
    <w:rsid w:val="2B1716CE"/>
    <w:rsid w:val="2B172C77"/>
    <w:rsid w:val="2B184107"/>
    <w:rsid w:val="2B195446"/>
    <w:rsid w:val="2B1B2F6C"/>
    <w:rsid w:val="2B1C4F36"/>
    <w:rsid w:val="2B1E480B"/>
    <w:rsid w:val="2B2037DE"/>
    <w:rsid w:val="2B2067D5"/>
    <w:rsid w:val="2B2160A9"/>
    <w:rsid w:val="2B230073"/>
    <w:rsid w:val="2B263088"/>
    <w:rsid w:val="2B2636BF"/>
    <w:rsid w:val="2B275DB5"/>
    <w:rsid w:val="2B277B63"/>
    <w:rsid w:val="2B2838DB"/>
    <w:rsid w:val="2B2924BB"/>
    <w:rsid w:val="2B2A1157"/>
    <w:rsid w:val="2B2A1401"/>
    <w:rsid w:val="2B2C33CC"/>
    <w:rsid w:val="2B2D0EF2"/>
    <w:rsid w:val="2B2D4A4E"/>
    <w:rsid w:val="2B3202B6"/>
    <w:rsid w:val="2B326508"/>
    <w:rsid w:val="2B33475A"/>
    <w:rsid w:val="2B342280"/>
    <w:rsid w:val="2B354D70"/>
    <w:rsid w:val="2B361B54"/>
    <w:rsid w:val="2B365FF8"/>
    <w:rsid w:val="2B373B1E"/>
    <w:rsid w:val="2B381D70"/>
    <w:rsid w:val="2B385681"/>
    <w:rsid w:val="2B391645"/>
    <w:rsid w:val="2B395AE8"/>
    <w:rsid w:val="2B397896"/>
    <w:rsid w:val="2B3B360F"/>
    <w:rsid w:val="2B3B53BD"/>
    <w:rsid w:val="2B3B74A1"/>
    <w:rsid w:val="2B3C2EE3"/>
    <w:rsid w:val="2B3E6C5B"/>
    <w:rsid w:val="2B4029D3"/>
    <w:rsid w:val="2B41674B"/>
    <w:rsid w:val="2B4324C3"/>
    <w:rsid w:val="2B4470C3"/>
    <w:rsid w:val="2B465CF5"/>
    <w:rsid w:val="2B473D61"/>
    <w:rsid w:val="2B475A44"/>
    <w:rsid w:val="2B481888"/>
    <w:rsid w:val="2B485D2C"/>
    <w:rsid w:val="2B492F35"/>
    <w:rsid w:val="2B4A1AA4"/>
    <w:rsid w:val="2B4A3852"/>
    <w:rsid w:val="2B4A5600"/>
    <w:rsid w:val="2B4A5B06"/>
    <w:rsid w:val="2B4C581C"/>
    <w:rsid w:val="2B4C75CA"/>
    <w:rsid w:val="2B4D50F0"/>
    <w:rsid w:val="2B4D6E9E"/>
    <w:rsid w:val="2B4E2D46"/>
    <w:rsid w:val="2B4E5917"/>
    <w:rsid w:val="2B4F70BA"/>
    <w:rsid w:val="2B514BE0"/>
    <w:rsid w:val="2B520958"/>
    <w:rsid w:val="2B522706"/>
    <w:rsid w:val="2B522B5D"/>
    <w:rsid w:val="2B524298"/>
    <w:rsid w:val="2B5621F6"/>
    <w:rsid w:val="2B5841C1"/>
    <w:rsid w:val="2B5869C9"/>
    <w:rsid w:val="2B593A95"/>
    <w:rsid w:val="2B5B534A"/>
    <w:rsid w:val="2B5B5A5F"/>
    <w:rsid w:val="2B5C5333"/>
    <w:rsid w:val="2B5E10AB"/>
    <w:rsid w:val="2B5E554F"/>
    <w:rsid w:val="2B5E72FD"/>
    <w:rsid w:val="2B603075"/>
    <w:rsid w:val="2B604E23"/>
    <w:rsid w:val="2B606BD1"/>
    <w:rsid w:val="2B632B65"/>
    <w:rsid w:val="2B650FCD"/>
    <w:rsid w:val="2B65243A"/>
    <w:rsid w:val="2B6568DD"/>
    <w:rsid w:val="2B667F60"/>
    <w:rsid w:val="2B6761B2"/>
    <w:rsid w:val="2B681F2A"/>
    <w:rsid w:val="2B6864BE"/>
    <w:rsid w:val="2B69251F"/>
    <w:rsid w:val="2B6A39AF"/>
    <w:rsid w:val="2B6C7C6C"/>
    <w:rsid w:val="2B6D12EE"/>
    <w:rsid w:val="2B6E5792"/>
    <w:rsid w:val="2B6F5066"/>
    <w:rsid w:val="2B746B21"/>
    <w:rsid w:val="2B762899"/>
    <w:rsid w:val="2B783975"/>
    <w:rsid w:val="2B797C93"/>
    <w:rsid w:val="2B7D3C27"/>
    <w:rsid w:val="2B7E06E4"/>
    <w:rsid w:val="2B817065"/>
    <w:rsid w:val="2B82123D"/>
    <w:rsid w:val="2B821C36"/>
    <w:rsid w:val="2B824D9A"/>
    <w:rsid w:val="2B830B12"/>
    <w:rsid w:val="2B836D64"/>
    <w:rsid w:val="2B852ADC"/>
    <w:rsid w:val="2B88437A"/>
    <w:rsid w:val="2B8856B6"/>
    <w:rsid w:val="2B886128"/>
    <w:rsid w:val="2B8A6344"/>
    <w:rsid w:val="2B8E1990"/>
    <w:rsid w:val="2B8F395A"/>
    <w:rsid w:val="2B911481"/>
    <w:rsid w:val="2B9176D3"/>
    <w:rsid w:val="2B93404B"/>
    <w:rsid w:val="2B936FA7"/>
    <w:rsid w:val="2B944ACD"/>
    <w:rsid w:val="2B96153B"/>
    <w:rsid w:val="2B97636B"/>
    <w:rsid w:val="2B980A61"/>
    <w:rsid w:val="2B98280F"/>
    <w:rsid w:val="2B9920E3"/>
    <w:rsid w:val="2B9A134C"/>
    <w:rsid w:val="2B9B22FF"/>
    <w:rsid w:val="2B9B40AD"/>
    <w:rsid w:val="2B9E76FA"/>
    <w:rsid w:val="2B9F50B3"/>
    <w:rsid w:val="2BA016C4"/>
    <w:rsid w:val="2BA26560"/>
    <w:rsid w:val="2BA271EA"/>
    <w:rsid w:val="2BA36577"/>
    <w:rsid w:val="2BA50A88"/>
    <w:rsid w:val="2BA54F2C"/>
    <w:rsid w:val="2BA57BA0"/>
    <w:rsid w:val="2BA70CA4"/>
    <w:rsid w:val="2BA72DA3"/>
    <w:rsid w:val="2BA74800"/>
    <w:rsid w:val="2BA7521C"/>
    <w:rsid w:val="2BA80578"/>
    <w:rsid w:val="2BA83950"/>
    <w:rsid w:val="2BAA0794"/>
    <w:rsid w:val="2BAA609E"/>
    <w:rsid w:val="2BAC1E16"/>
    <w:rsid w:val="2BAC62BA"/>
    <w:rsid w:val="2BAE77C2"/>
    <w:rsid w:val="2BAF1907"/>
    <w:rsid w:val="2BB138D1"/>
    <w:rsid w:val="2BB1742D"/>
    <w:rsid w:val="2BB221A4"/>
    <w:rsid w:val="2BB313F7"/>
    <w:rsid w:val="2BB331A5"/>
    <w:rsid w:val="2BB55F54"/>
    <w:rsid w:val="2BB84C5F"/>
    <w:rsid w:val="2BB92785"/>
    <w:rsid w:val="2BBB474F"/>
    <w:rsid w:val="2BBD4024"/>
    <w:rsid w:val="2BBD46E6"/>
    <w:rsid w:val="2BBE1B4A"/>
    <w:rsid w:val="2BBE7D9C"/>
    <w:rsid w:val="2BBF5FEE"/>
    <w:rsid w:val="2BC047A8"/>
    <w:rsid w:val="2BC37160"/>
    <w:rsid w:val="2BC5737C"/>
    <w:rsid w:val="2BC730F4"/>
    <w:rsid w:val="2BC929C8"/>
    <w:rsid w:val="2BCA6CEA"/>
    <w:rsid w:val="2BCC070B"/>
    <w:rsid w:val="2BCC24B9"/>
    <w:rsid w:val="2BCD41DB"/>
    <w:rsid w:val="2BCE4483"/>
    <w:rsid w:val="2BCE6231"/>
    <w:rsid w:val="2BD001FB"/>
    <w:rsid w:val="2BD1187D"/>
    <w:rsid w:val="2BD355F5"/>
    <w:rsid w:val="2BD61589"/>
    <w:rsid w:val="2BD63337"/>
    <w:rsid w:val="2BD650E5"/>
    <w:rsid w:val="2BD66E93"/>
    <w:rsid w:val="2BD80E5D"/>
    <w:rsid w:val="2BD812EE"/>
    <w:rsid w:val="2BD870AF"/>
    <w:rsid w:val="2BD876B2"/>
    <w:rsid w:val="2BD9277E"/>
    <w:rsid w:val="2BDA2E28"/>
    <w:rsid w:val="2BDB7C6F"/>
    <w:rsid w:val="2BDE5160"/>
    <w:rsid w:val="2BDF21EC"/>
    <w:rsid w:val="2BE041B6"/>
    <w:rsid w:val="2BE05F64"/>
    <w:rsid w:val="2BE21CDC"/>
    <w:rsid w:val="2BE30FD2"/>
    <w:rsid w:val="2BE315B0"/>
    <w:rsid w:val="2BE42462"/>
    <w:rsid w:val="2BE47802"/>
    <w:rsid w:val="2BE617CC"/>
    <w:rsid w:val="2BE710A1"/>
    <w:rsid w:val="2BE75544"/>
    <w:rsid w:val="2BE912BD"/>
    <w:rsid w:val="2BE9306B"/>
    <w:rsid w:val="2BE94E19"/>
    <w:rsid w:val="2BEA0B91"/>
    <w:rsid w:val="2BEB7764"/>
    <w:rsid w:val="2BEB7E79"/>
    <w:rsid w:val="2BEC66B7"/>
    <w:rsid w:val="2BED77E9"/>
    <w:rsid w:val="2BEF4826"/>
    <w:rsid w:val="2BEF7F55"/>
    <w:rsid w:val="2BF0264B"/>
    <w:rsid w:val="2BF10171"/>
    <w:rsid w:val="2BF11F1F"/>
    <w:rsid w:val="2BF13CCD"/>
    <w:rsid w:val="2BF30AC7"/>
    <w:rsid w:val="2BF808D8"/>
    <w:rsid w:val="2BFA0DD4"/>
    <w:rsid w:val="2BFA3C87"/>
    <w:rsid w:val="2BFA5278"/>
    <w:rsid w:val="2BFA7026"/>
    <w:rsid w:val="2BFB2D9E"/>
    <w:rsid w:val="2BFC0FF0"/>
    <w:rsid w:val="2BFD2672"/>
    <w:rsid w:val="2BFF463C"/>
    <w:rsid w:val="2C0004FA"/>
    <w:rsid w:val="2C02237E"/>
    <w:rsid w:val="2C033482"/>
    <w:rsid w:val="2C043A01"/>
    <w:rsid w:val="2C046E7B"/>
    <w:rsid w:val="2C063C1D"/>
    <w:rsid w:val="2C0734F1"/>
    <w:rsid w:val="2C09185D"/>
    <w:rsid w:val="2C097269"/>
    <w:rsid w:val="2C0B1233"/>
    <w:rsid w:val="2C0B2FE1"/>
    <w:rsid w:val="2C0C0B07"/>
    <w:rsid w:val="2C0E2AD1"/>
    <w:rsid w:val="2C0E487F"/>
    <w:rsid w:val="2C0F3F8E"/>
    <w:rsid w:val="2C1005F7"/>
    <w:rsid w:val="2C106849"/>
    <w:rsid w:val="2C1125C1"/>
    <w:rsid w:val="2C11611D"/>
    <w:rsid w:val="2C136339"/>
    <w:rsid w:val="2C1520B2"/>
    <w:rsid w:val="2C153E60"/>
    <w:rsid w:val="2C161986"/>
    <w:rsid w:val="2C163E61"/>
    <w:rsid w:val="2C167BD8"/>
    <w:rsid w:val="2C1856FE"/>
    <w:rsid w:val="2C1A1476"/>
    <w:rsid w:val="2C1A3224"/>
    <w:rsid w:val="2C1C3440"/>
    <w:rsid w:val="2C1C51EE"/>
    <w:rsid w:val="2C1C6592"/>
    <w:rsid w:val="2C1D2D14"/>
    <w:rsid w:val="2C1D4AC2"/>
    <w:rsid w:val="2C1F4CDE"/>
    <w:rsid w:val="2C207AE4"/>
    <w:rsid w:val="2C210A56"/>
    <w:rsid w:val="2C22032B"/>
    <w:rsid w:val="2C2440A3"/>
    <w:rsid w:val="2C244D24"/>
    <w:rsid w:val="2C251BC9"/>
    <w:rsid w:val="2C267E1B"/>
    <w:rsid w:val="2C275941"/>
    <w:rsid w:val="2C286CBB"/>
    <w:rsid w:val="2C29552E"/>
    <w:rsid w:val="2C29790B"/>
    <w:rsid w:val="2C2C73FB"/>
    <w:rsid w:val="2C2E01D8"/>
    <w:rsid w:val="2C2E3173"/>
    <w:rsid w:val="2C2E4F21"/>
    <w:rsid w:val="2C2E6CCF"/>
    <w:rsid w:val="2C300C99"/>
    <w:rsid w:val="2C33078A"/>
    <w:rsid w:val="2C332538"/>
    <w:rsid w:val="2C35005E"/>
    <w:rsid w:val="2C3562B0"/>
    <w:rsid w:val="2C3A1B18"/>
    <w:rsid w:val="2C3A5674"/>
    <w:rsid w:val="2C3B319A"/>
    <w:rsid w:val="2C3D33B6"/>
    <w:rsid w:val="2C3D700C"/>
    <w:rsid w:val="2C3E3247"/>
    <w:rsid w:val="2C424529"/>
    <w:rsid w:val="2C4604BD"/>
    <w:rsid w:val="2C485860"/>
    <w:rsid w:val="2C491D5B"/>
    <w:rsid w:val="2C4A1610"/>
    <w:rsid w:val="2C4B162F"/>
    <w:rsid w:val="2C4B41E1"/>
    <w:rsid w:val="2C4B5AD3"/>
    <w:rsid w:val="2C4B7881"/>
    <w:rsid w:val="2C4E2ECE"/>
    <w:rsid w:val="2C4E7372"/>
    <w:rsid w:val="2C526E62"/>
    <w:rsid w:val="2C532BDA"/>
    <w:rsid w:val="2C5524AE"/>
    <w:rsid w:val="2C557E64"/>
    <w:rsid w:val="2C5612F4"/>
    <w:rsid w:val="2C567FD4"/>
    <w:rsid w:val="2C574478"/>
    <w:rsid w:val="2C576226"/>
    <w:rsid w:val="2C5801F0"/>
    <w:rsid w:val="2C58124F"/>
    <w:rsid w:val="2C583D4C"/>
    <w:rsid w:val="2C5A1105"/>
    <w:rsid w:val="2C5A1872"/>
    <w:rsid w:val="2C5A3F68"/>
    <w:rsid w:val="2C5A5D16"/>
    <w:rsid w:val="2C5A7AC4"/>
    <w:rsid w:val="2C5C383D"/>
    <w:rsid w:val="2C5D1363"/>
    <w:rsid w:val="2C5F50DB"/>
    <w:rsid w:val="2C602C01"/>
    <w:rsid w:val="2C6170A5"/>
    <w:rsid w:val="2C626979"/>
    <w:rsid w:val="2C6426F1"/>
    <w:rsid w:val="2C6941AB"/>
    <w:rsid w:val="2C697D08"/>
    <w:rsid w:val="2C6A6029"/>
    <w:rsid w:val="2C6B1CD2"/>
    <w:rsid w:val="2C6B7F24"/>
    <w:rsid w:val="2C6D5A4A"/>
    <w:rsid w:val="2C6E3570"/>
    <w:rsid w:val="2C6F0A0B"/>
    <w:rsid w:val="2C6F72CA"/>
    <w:rsid w:val="2C701096"/>
    <w:rsid w:val="2C70332B"/>
    <w:rsid w:val="2C714E0E"/>
    <w:rsid w:val="2C7212B2"/>
    <w:rsid w:val="2C752B50"/>
    <w:rsid w:val="2C7566AC"/>
    <w:rsid w:val="2C770676"/>
    <w:rsid w:val="2C7768C8"/>
    <w:rsid w:val="2C7843EE"/>
    <w:rsid w:val="2C78619D"/>
    <w:rsid w:val="2C79468E"/>
    <w:rsid w:val="2C7A3CC3"/>
    <w:rsid w:val="2C7C7A3B"/>
    <w:rsid w:val="2C7E7070"/>
    <w:rsid w:val="2C7E7C57"/>
    <w:rsid w:val="2C7F752B"/>
    <w:rsid w:val="2C8132A3"/>
    <w:rsid w:val="2C82701B"/>
    <w:rsid w:val="2C836BD0"/>
    <w:rsid w:val="2C840FE5"/>
    <w:rsid w:val="2C842D93"/>
    <w:rsid w:val="2C853793"/>
    <w:rsid w:val="2C8624FF"/>
    <w:rsid w:val="2C8763E0"/>
    <w:rsid w:val="2C884632"/>
    <w:rsid w:val="2C892158"/>
    <w:rsid w:val="2C892A42"/>
    <w:rsid w:val="2C8965FC"/>
    <w:rsid w:val="2C8A6AA3"/>
    <w:rsid w:val="2C8B4122"/>
    <w:rsid w:val="2C8B7F33"/>
    <w:rsid w:val="2C8C39F6"/>
    <w:rsid w:val="2C8D1C48"/>
    <w:rsid w:val="2C8D7E9A"/>
    <w:rsid w:val="2C8E59C0"/>
    <w:rsid w:val="2C8E70F9"/>
    <w:rsid w:val="2C8F5FE1"/>
    <w:rsid w:val="2C8F68B4"/>
    <w:rsid w:val="2C9034E6"/>
    <w:rsid w:val="2C90798A"/>
    <w:rsid w:val="2C907D44"/>
    <w:rsid w:val="2C923702"/>
    <w:rsid w:val="2C92725E"/>
    <w:rsid w:val="2C931228"/>
    <w:rsid w:val="2C932FD6"/>
    <w:rsid w:val="2C9366C5"/>
    <w:rsid w:val="2C963BB6"/>
    <w:rsid w:val="2C974875"/>
    <w:rsid w:val="2C9810A7"/>
    <w:rsid w:val="2C994A91"/>
    <w:rsid w:val="2C9A25B7"/>
    <w:rsid w:val="2C9A6113"/>
    <w:rsid w:val="2C9C1E8B"/>
    <w:rsid w:val="2C9C632F"/>
    <w:rsid w:val="2C9D5C03"/>
    <w:rsid w:val="2C9E20A7"/>
    <w:rsid w:val="2CA0240A"/>
    <w:rsid w:val="2CA12159"/>
    <w:rsid w:val="2CA13945"/>
    <w:rsid w:val="2CA156F3"/>
    <w:rsid w:val="2CA174A1"/>
    <w:rsid w:val="2CA23219"/>
    <w:rsid w:val="2CA376BD"/>
    <w:rsid w:val="2CA64DA9"/>
    <w:rsid w:val="2CA70830"/>
    <w:rsid w:val="2CA86A82"/>
    <w:rsid w:val="2CA90A4C"/>
    <w:rsid w:val="2CA945A8"/>
    <w:rsid w:val="2CAB47C4"/>
    <w:rsid w:val="2CAD5E46"/>
    <w:rsid w:val="2CAE1BBE"/>
    <w:rsid w:val="2CAE4A0E"/>
    <w:rsid w:val="2CB03B88"/>
    <w:rsid w:val="2CB35427"/>
    <w:rsid w:val="2CB371D5"/>
    <w:rsid w:val="2CB43679"/>
    <w:rsid w:val="2CB52F4D"/>
    <w:rsid w:val="2CB82A3D"/>
    <w:rsid w:val="2CB847EB"/>
    <w:rsid w:val="2CB90C8F"/>
    <w:rsid w:val="2CBA4A07"/>
    <w:rsid w:val="2CBC04A2"/>
    <w:rsid w:val="2CBC077F"/>
    <w:rsid w:val="2CBC252D"/>
    <w:rsid w:val="2CBC6D61"/>
    <w:rsid w:val="2CBF201D"/>
    <w:rsid w:val="2CBF5B79"/>
    <w:rsid w:val="2CC002B3"/>
    <w:rsid w:val="2CC11743"/>
    <w:rsid w:val="2CC17B44"/>
    <w:rsid w:val="2CC500C4"/>
    <w:rsid w:val="2CC64125"/>
    <w:rsid w:val="2CC6515A"/>
    <w:rsid w:val="2CC87124"/>
    <w:rsid w:val="2CC94C4A"/>
    <w:rsid w:val="2CC969F8"/>
    <w:rsid w:val="2CCA2E9C"/>
    <w:rsid w:val="2CCB2770"/>
    <w:rsid w:val="2CCB3F36"/>
    <w:rsid w:val="2CCB451E"/>
    <w:rsid w:val="2CCD64E8"/>
    <w:rsid w:val="2CD05FD9"/>
    <w:rsid w:val="2CD31625"/>
    <w:rsid w:val="2CD45AC9"/>
    <w:rsid w:val="2CD47877"/>
    <w:rsid w:val="2CD71115"/>
    <w:rsid w:val="2CD74D58"/>
    <w:rsid w:val="2CD755B9"/>
    <w:rsid w:val="2CD77367"/>
    <w:rsid w:val="2CD8653A"/>
    <w:rsid w:val="2CD86C3B"/>
    <w:rsid w:val="2CD92DEC"/>
    <w:rsid w:val="2CDA0C05"/>
    <w:rsid w:val="2CDC672B"/>
    <w:rsid w:val="2CDD4252"/>
    <w:rsid w:val="2CDE06F5"/>
    <w:rsid w:val="2CDE0C6B"/>
    <w:rsid w:val="2CDF1B63"/>
    <w:rsid w:val="2CDF446E"/>
    <w:rsid w:val="2CDF621C"/>
    <w:rsid w:val="2CDF7FCA"/>
    <w:rsid w:val="2CE35D0C"/>
    <w:rsid w:val="2CE657FC"/>
    <w:rsid w:val="2CE675AA"/>
    <w:rsid w:val="2CE83322"/>
    <w:rsid w:val="2CE848EE"/>
    <w:rsid w:val="2CE850D0"/>
    <w:rsid w:val="2CEA52EC"/>
    <w:rsid w:val="2CED0939"/>
    <w:rsid w:val="2CED6B8B"/>
    <w:rsid w:val="2CEF46B1"/>
    <w:rsid w:val="2CF021D7"/>
    <w:rsid w:val="2CF03F85"/>
    <w:rsid w:val="2CF20F4C"/>
    <w:rsid w:val="2CF27CFD"/>
    <w:rsid w:val="2CF33A75"/>
    <w:rsid w:val="2CF47F19"/>
    <w:rsid w:val="2CF55A3F"/>
    <w:rsid w:val="2CF66EF2"/>
    <w:rsid w:val="2CF73998"/>
    <w:rsid w:val="2CF9552F"/>
    <w:rsid w:val="2CFB18D4"/>
    <w:rsid w:val="2CFD6DC5"/>
    <w:rsid w:val="2CFF241A"/>
    <w:rsid w:val="2D012636"/>
    <w:rsid w:val="2D0143E4"/>
    <w:rsid w:val="2D016192"/>
    <w:rsid w:val="2D017EE1"/>
    <w:rsid w:val="2D03015C"/>
    <w:rsid w:val="2D0363AE"/>
    <w:rsid w:val="2D042986"/>
    <w:rsid w:val="2D045C82"/>
    <w:rsid w:val="2D053ED4"/>
    <w:rsid w:val="2D0615B8"/>
    <w:rsid w:val="2D0619FA"/>
    <w:rsid w:val="2D063AA5"/>
    <w:rsid w:val="2D067C4C"/>
    <w:rsid w:val="2D0839C4"/>
    <w:rsid w:val="2D087520"/>
    <w:rsid w:val="2D0A14EA"/>
    <w:rsid w:val="2D0A773C"/>
    <w:rsid w:val="2D0F08AF"/>
    <w:rsid w:val="2D0F6B01"/>
    <w:rsid w:val="2D1057CD"/>
    <w:rsid w:val="2D1138FA"/>
    <w:rsid w:val="2D12039F"/>
    <w:rsid w:val="2D142369"/>
    <w:rsid w:val="2D145EC5"/>
    <w:rsid w:val="2D15504B"/>
    <w:rsid w:val="2D157E8F"/>
    <w:rsid w:val="2D177764"/>
    <w:rsid w:val="2D19172E"/>
    <w:rsid w:val="2D1934DC"/>
    <w:rsid w:val="2D1A7254"/>
    <w:rsid w:val="2D1B5C2C"/>
    <w:rsid w:val="2D1C2FCC"/>
    <w:rsid w:val="2D1C4D7A"/>
    <w:rsid w:val="2D1C7470"/>
    <w:rsid w:val="2D1F0CCE"/>
    <w:rsid w:val="2D2105E2"/>
    <w:rsid w:val="2D214E0A"/>
    <w:rsid w:val="2D214FC0"/>
    <w:rsid w:val="2D216834"/>
    <w:rsid w:val="2D2307FE"/>
    <w:rsid w:val="2D2325AC"/>
    <w:rsid w:val="2D23435A"/>
    <w:rsid w:val="2D236108"/>
    <w:rsid w:val="2D2500D2"/>
    <w:rsid w:val="2D254B40"/>
    <w:rsid w:val="2D26209C"/>
    <w:rsid w:val="2D263E4A"/>
    <w:rsid w:val="2D265BF9"/>
    <w:rsid w:val="2D281D80"/>
    <w:rsid w:val="2D285E15"/>
    <w:rsid w:val="2D293210"/>
    <w:rsid w:val="2D297497"/>
    <w:rsid w:val="2D2A393B"/>
    <w:rsid w:val="2D2B1461"/>
    <w:rsid w:val="2D2B320F"/>
    <w:rsid w:val="2D2C32D2"/>
    <w:rsid w:val="2D2D51D9"/>
    <w:rsid w:val="2D2F7082"/>
    <w:rsid w:val="2D2F71A3"/>
    <w:rsid w:val="2D31772E"/>
    <w:rsid w:val="2D3227EF"/>
    <w:rsid w:val="2D327144"/>
    <w:rsid w:val="2D341A64"/>
    <w:rsid w:val="2D3619B4"/>
    <w:rsid w:val="2D391DD0"/>
    <w:rsid w:val="2D393907"/>
    <w:rsid w:val="2D3B78F6"/>
    <w:rsid w:val="2D3C541C"/>
    <w:rsid w:val="2D3E2F42"/>
    <w:rsid w:val="2D3E56E7"/>
    <w:rsid w:val="2D3E73E6"/>
    <w:rsid w:val="2D3F6B77"/>
    <w:rsid w:val="2D400007"/>
    <w:rsid w:val="2D40315E"/>
    <w:rsid w:val="2D404F0C"/>
    <w:rsid w:val="2D426ED6"/>
    <w:rsid w:val="2D4349FC"/>
    <w:rsid w:val="2D452523"/>
    <w:rsid w:val="2D4529E9"/>
    <w:rsid w:val="2D475309"/>
    <w:rsid w:val="2D480265"/>
    <w:rsid w:val="2D483DC1"/>
    <w:rsid w:val="2D485B6F"/>
    <w:rsid w:val="2D4A5D8B"/>
    <w:rsid w:val="2D4A7B39"/>
    <w:rsid w:val="2D4B38B1"/>
    <w:rsid w:val="2D4D587B"/>
    <w:rsid w:val="2D4D7629"/>
    <w:rsid w:val="2D4E3A9B"/>
    <w:rsid w:val="2D507AFC"/>
    <w:rsid w:val="2D52241C"/>
    <w:rsid w:val="2D5269EE"/>
    <w:rsid w:val="2D56396E"/>
    <w:rsid w:val="2D5664DE"/>
    <w:rsid w:val="2D574004"/>
    <w:rsid w:val="2D595FCE"/>
    <w:rsid w:val="2D5A377F"/>
    <w:rsid w:val="2D5B1D46"/>
    <w:rsid w:val="2D5B3AF4"/>
    <w:rsid w:val="2D5E5392"/>
    <w:rsid w:val="2D5F4233"/>
    <w:rsid w:val="2D60110A"/>
    <w:rsid w:val="2D60735C"/>
    <w:rsid w:val="2D635F72"/>
    <w:rsid w:val="2D636E4D"/>
    <w:rsid w:val="2D652BC5"/>
    <w:rsid w:val="2D656721"/>
    <w:rsid w:val="2D6A1077"/>
    <w:rsid w:val="2D6A1F89"/>
    <w:rsid w:val="2D6B5392"/>
    <w:rsid w:val="2D6C3F53"/>
    <w:rsid w:val="2D6F134E"/>
    <w:rsid w:val="2D7050C6"/>
    <w:rsid w:val="2D713318"/>
    <w:rsid w:val="2D744BB6"/>
    <w:rsid w:val="2D746EF7"/>
    <w:rsid w:val="2D7626DC"/>
    <w:rsid w:val="2D775878"/>
    <w:rsid w:val="2D776454"/>
    <w:rsid w:val="2D7B23E8"/>
    <w:rsid w:val="2D7B5F44"/>
    <w:rsid w:val="2D7B7CF2"/>
    <w:rsid w:val="2D7C025A"/>
    <w:rsid w:val="2D7C1CBC"/>
    <w:rsid w:val="2D7E3C87"/>
    <w:rsid w:val="2D80355B"/>
    <w:rsid w:val="2D811081"/>
    <w:rsid w:val="2D8172D3"/>
    <w:rsid w:val="2D825525"/>
    <w:rsid w:val="2D83129D"/>
    <w:rsid w:val="2D8356F1"/>
    <w:rsid w:val="2D8452AB"/>
    <w:rsid w:val="2D856DC3"/>
    <w:rsid w:val="2D863EDD"/>
    <w:rsid w:val="2D870D8D"/>
    <w:rsid w:val="2D87279C"/>
    <w:rsid w:val="2D8748E9"/>
    <w:rsid w:val="2D877ABB"/>
    <w:rsid w:val="2D88240F"/>
    <w:rsid w:val="2D8867FD"/>
    <w:rsid w:val="2D8A1297"/>
    <w:rsid w:val="2D8A43D9"/>
    <w:rsid w:val="2D8C1F00"/>
    <w:rsid w:val="2D8D5C78"/>
    <w:rsid w:val="2D8F19F0"/>
    <w:rsid w:val="2D8F379E"/>
    <w:rsid w:val="2D8F7C42"/>
    <w:rsid w:val="2D9139BA"/>
    <w:rsid w:val="2D960FD0"/>
    <w:rsid w:val="2D964B2C"/>
    <w:rsid w:val="2D984D48"/>
    <w:rsid w:val="2D99461C"/>
    <w:rsid w:val="2D9B0395"/>
    <w:rsid w:val="2D9B3178"/>
    <w:rsid w:val="2D9B65E7"/>
    <w:rsid w:val="2D9D23A2"/>
    <w:rsid w:val="2D9D49C2"/>
    <w:rsid w:val="2D9D7593"/>
    <w:rsid w:val="2DA01E4F"/>
    <w:rsid w:val="2DA03BFD"/>
    <w:rsid w:val="2DA134D1"/>
    <w:rsid w:val="2DA336ED"/>
    <w:rsid w:val="2DA3549B"/>
    <w:rsid w:val="2DA57465"/>
    <w:rsid w:val="2DA76D39"/>
    <w:rsid w:val="2DA82AB1"/>
    <w:rsid w:val="2DA846A6"/>
    <w:rsid w:val="2DA84860"/>
    <w:rsid w:val="2DAA05D8"/>
    <w:rsid w:val="2DAD00C8"/>
    <w:rsid w:val="2DAD7088"/>
    <w:rsid w:val="2DAE631A"/>
    <w:rsid w:val="2DAF2092"/>
    <w:rsid w:val="2DB11966"/>
    <w:rsid w:val="2DB17BB8"/>
    <w:rsid w:val="2DB33930"/>
    <w:rsid w:val="2DB476A8"/>
    <w:rsid w:val="2DB63420"/>
    <w:rsid w:val="2DB651CE"/>
    <w:rsid w:val="2DB72CF5"/>
    <w:rsid w:val="2DB87198"/>
    <w:rsid w:val="2DB9081B"/>
    <w:rsid w:val="2DB925F5"/>
    <w:rsid w:val="2DB94CBF"/>
    <w:rsid w:val="2DB96A6D"/>
    <w:rsid w:val="2DBA2F11"/>
    <w:rsid w:val="2DBB0A37"/>
    <w:rsid w:val="2DBB4593"/>
    <w:rsid w:val="2DBD030B"/>
    <w:rsid w:val="2DBE000D"/>
    <w:rsid w:val="2DBE22D5"/>
    <w:rsid w:val="2DC0292D"/>
    <w:rsid w:val="2DC21DC5"/>
    <w:rsid w:val="2DC23B73"/>
    <w:rsid w:val="2DC31699"/>
    <w:rsid w:val="2DC378EB"/>
    <w:rsid w:val="2DC45B3D"/>
    <w:rsid w:val="2DC518B5"/>
    <w:rsid w:val="2DC7118A"/>
    <w:rsid w:val="2DC773DC"/>
    <w:rsid w:val="2DC810BF"/>
    <w:rsid w:val="2DC84F02"/>
    <w:rsid w:val="2DCA6ECC"/>
    <w:rsid w:val="2DCC2C44"/>
    <w:rsid w:val="2DCC67A0"/>
    <w:rsid w:val="2DCF003E"/>
    <w:rsid w:val="2DD1025A"/>
    <w:rsid w:val="2DD218DC"/>
    <w:rsid w:val="2DD37B2E"/>
    <w:rsid w:val="2DD41AF8"/>
    <w:rsid w:val="2DD45655"/>
    <w:rsid w:val="2DD77724"/>
    <w:rsid w:val="2DD815E9"/>
    <w:rsid w:val="2DD83785"/>
    <w:rsid w:val="2DD85145"/>
    <w:rsid w:val="2DD92044"/>
    <w:rsid w:val="2DD92C6B"/>
    <w:rsid w:val="2DDC2106"/>
    <w:rsid w:val="2DDD09AD"/>
    <w:rsid w:val="2DDD275B"/>
    <w:rsid w:val="2DDD6BFF"/>
    <w:rsid w:val="2DDF4725"/>
    <w:rsid w:val="2DE0224B"/>
    <w:rsid w:val="2DE25FC3"/>
    <w:rsid w:val="2DE53D06"/>
    <w:rsid w:val="2DE57862"/>
    <w:rsid w:val="2DE637F8"/>
    <w:rsid w:val="2DE7182C"/>
    <w:rsid w:val="2DE97352"/>
    <w:rsid w:val="2DEA131C"/>
    <w:rsid w:val="2DEA30CA"/>
    <w:rsid w:val="2DEC0BF0"/>
    <w:rsid w:val="2DED6716"/>
    <w:rsid w:val="2DEE4968"/>
    <w:rsid w:val="2DEE59AB"/>
    <w:rsid w:val="2DEF6E3B"/>
    <w:rsid w:val="2DF126AA"/>
    <w:rsid w:val="2DF301D1"/>
    <w:rsid w:val="2DF45CF7"/>
    <w:rsid w:val="2DF6381D"/>
    <w:rsid w:val="2DF81343"/>
    <w:rsid w:val="2DF83A39"/>
    <w:rsid w:val="2DF87595"/>
    <w:rsid w:val="2DFA155F"/>
    <w:rsid w:val="2DFB3102"/>
    <w:rsid w:val="2DFC3ADD"/>
    <w:rsid w:val="2DFD4BAB"/>
    <w:rsid w:val="2E0028ED"/>
    <w:rsid w:val="2E007DC0"/>
    <w:rsid w:val="2E026666"/>
    <w:rsid w:val="2E027B47"/>
    <w:rsid w:val="2E073C7C"/>
    <w:rsid w:val="2E0777D8"/>
    <w:rsid w:val="2E0917A2"/>
    <w:rsid w:val="2E0A5E8E"/>
    <w:rsid w:val="2E0A72C8"/>
    <w:rsid w:val="2E0B376C"/>
    <w:rsid w:val="2E0E6824"/>
    <w:rsid w:val="2E0F2B31"/>
    <w:rsid w:val="2E0F4803"/>
    <w:rsid w:val="2E0F4CE4"/>
    <w:rsid w:val="2E100D83"/>
    <w:rsid w:val="2E110657"/>
    <w:rsid w:val="2E11085D"/>
    <w:rsid w:val="2E1168A9"/>
    <w:rsid w:val="2E132621"/>
    <w:rsid w:val="2E1343CF"/>
    <w:rsid w:val="2E163727"/>
    <w:rsid w:val="2E163EBF"/>
    <w:rsid w:val="2E1819E5"/>
    <w:rsid w:val="2E19750B"/>
    <w:rsid w:val="2E1D6FFC"/>
    <w:rsid w:val="2E1F0FC6"/>
    <w:rsid w:val="2E1F2D74"/>
    <w:rsid w:val="2E204D3E"/>
    <w:rsid w:val="2E206ED7"/>
    <w:rsid w:val="2E2170F9"/>
    <w:rsid w:val="2E220AB6"/>
    <w:rsid w:val="2E232138"/>
    <w:rsid w:val="2E24038A"/>
    <w:rsid w:val="2E254102"/>
    <w:rsid w:val="2E2746AC"/>
    <w:rsid w:val="2E2760CC"/>
    <w:rsid w:val="2E283EF2"/>
    <w:rsid w:val="2E293BF2"/>
    <w:rsid w:val="2E2A1718"/>
    <w:rsid w:val="2E2C36E3"/>
    <w:rsid w:val="2E2C5491"/>
    <w:rsid w:val="2E2E026D"/>
    <w:rsid w:val="2E2E745B"/>
    <w:rsid w:val="2E2F16FD"/>
    <w:rsid w:val="2E2F6D2F"/>
    <w:rsid w:val="2E304F81"/>
    <w:rsid w:val="2E345428"/>
    <w:rsid w:val="2E355705"/>
    <w:rsid w:val="2E374561"/>
    <w:rsid w:val="2E383EF0"/>
    <w:rsid w:val="2E385BE3"/>
    <w:rsid w:val="2E3A195C"/>
    <w:rsid w:val="2E3A5DFF"/>
    <w:rsid w:val="2E3B3926"/>
    <w:rsid w:val="2E3B3FB2"/>
    <w:rsid w:val="2E3C1B78"/>
    <w:rsid w:val="2E3C23D5"/>
    <w:rsid w:val="2E3D31FA"/>
    <w:rsid w:val="2E3D769E"/>
    <w:rsid w:val="2E3F3416"/>
    <w:rsid w:val="2E400F3C"/>
    <w:rsid w:val="2E405253"/>
    <w:rsid w:val="2E4212B4"/>
    <w:rsid w:val="2E450300"/>
    <w:rsid w:val="2E456552"/>
    <w:rsid w:val="2E4647A4"/>
    <w:rsid w:val="2E474078"/>
    <w:rsid w:val="2E497A46"/>
    <w:rsid w:val="2E497DF1"/>
    <w:rsid w:val="2E4A5917"/>
    <w:rsid w:val="2E4B1DBB"/>
    <w:rsid w:val="2E4B3B69"/>
    <w:rsid w:val="2E4C78E1"/>
    <w:rsid w:val="2E4D4BC2"/>
    <w:rsid w:val="2E4E3659"/>
    <w:rsid w:val="2E514EF7"/>
    <w:rsid w:val="2E516CA5"/>
    <w:rsid w:val="2E530C6F"/>
    <w:rsid w:val="2E56075F"/>
    <w:rsid w:val="2E56250D"/>
    <w:rsid w:val="2E5844D8"/>
    <w:rsid w:val="2E5A0250"/>
    <w:rsid w:val="2E5A1FFE"/>
    <w:rsid w:val="2E5A728A"/>
    <w:rsid w:val="2E5C32EB"/>
    <w:rsid w:val="2E5C3FC8"/>
    <w:rsid w:val="2E5C5D76"/>
    <w:rsid w:val="2E5D1E96"/>
    <w:rsid w:val="2E5D389C"/>
    <w:rsid w:val="2E5F13C2"/>
    <w:rsid w:val="2E6115DE"/>
    <w:rsid w:val="2E61338C"/>
    <w:rsid w:val="2E625356"/>
    <w:rsid w:val="2E632FCB"/>
    <w:rsid w:val="2E644C2A"/>
    <w:rsid w:val="2E6609A2"/>
    <w:rsid w:val="2E666BF4"/>
    <w:rsid w:val="2E671B3F"/>
    <w:rsid w:val="2E6764C9"/>
    <w:rsid w:val="2E692241"/>
    <w:rsid w:val="2E6D7F83"/>
    <w:rsid w:val="2E6E3CFB"/>
    <w:rsid w:val="2E6E426D"/>
    <w:rsid w:val="2E6E7857"/>
    <w:rsid w:val="2E6F1761"/>
    <w:rsid w:val="2E725599"/>
    <w:rsid w:val="2E7330BF"/>
    <w:rsid w:val="2E734E6D"/>
    <w:rsid w:val="2E744143"/>
    <w:rsid w:val="2E755089"/>
    <w:rsid w:val="2E7555D3"/>
    <w:rsid w:val="2E76495E"/>
    <w:rsid w:val="2E76670C"/>
    <w:rsid w:val="2E782484"/>
    <w:rsid w:val="2E786928"/>
    <w:rsid w:val="2E792813"/>
    <w:rsid w:val="2E7A61FC"/>
    <w:rsid w:val="2E7B1F74"/>
    <w:rsid w:val="2E7B7D04"/>
    <w:rsid w:val="2E7C1194"/>
    <w:rsid w:val="2E7D3F3E"/>
    <w:rsid w:val="2E7D7A9A"/>
    <w:rsid w:val="2E7E7DC6"/>
    <w:rsid w:val="2E7F1A64"/>
    <w:rsid w:val="2E7F3812"/>
    <w:rsid w:val="2E7F7CB6"/>
    <w:rsid w:val="2E8026E6"/>
    <w:rsid w:val="2E813A2E"/>
    <w:rsid w:val="2E8157DC"/>
    <w:rsid w:val="2E821554"/>
    <w:rsid w:val="2E823302"/>
    <w:rsid w:val="2E840E29"/>
    <w:rsid w:val="2E8452CD"/>
    <w:rsid w:val="2E861045"/>
    <w:rsid w:val="2E862DF3"/>
    <w:rsid w:val="2E871D01"/>
    <w:rsid w:val="2E8928E3"/>
    <w:rsid w:val="2E89643F"/>
    <w:rsid w:val="2E8B0409"/>
    <w:rsid w:val="2E8B21B7"/>
    <w:rsid w:val="2E8E432B"/>
    <w:rsid w:val="2E8E7EF9"/>
    <w:rsid w:val="2E9123FA"/>
    <w:rsid w:val="2E91366A"/>
    <w:rsid w:val="2E921798"/>
    <w:rsid w:val="2E933762"/>
    <w:rsid w:val="2E935510"/>
    <w:rsid w:val="2E9372BE"/>
    <w:rsid w:val="2E960B5C"/>
    <w:rsid w:val="2E975000"/>
    <w:rsid w:val="2E976DAE"/>
    <w:rsid w:val="2E9A471C"/>
    <w:rsid w:val="2E9A4AF0"/>
    <w:rsid w:val="2E9D638E"/>
    <w:rsid w:val="2E9F2106"/>
    <w:rsid w:val="2EA119DB"/>
    <w:rsid w:val="2EA4771D"/>
    <w:rsid w:val="2EA80FBB"/>
    <w:rsid w:val="2EAA4211"/>
    <w:rsid w:val="2EAB0AAB"/>
    <w:rsid w:val="2EAB4607"/>
    <w:rsid w:val="2EAB6DE2"/>
    <w:rsid w:val="2EAC0FE5"/>
    <w:rsid w:val="2EAF6BF3"/>
    <w:rsid w:val="2EB15996"/>
    <w:rsid w:val="2EB23BE8"/>
    <w:rsid w:val="2EB536D8"/>
    <w:rsid w:val="2EB57234"/>
    <w:rsid w:val="2EB711FE"/>
    <w:rsid w:val="2EB77450"/>
    <w:rsid w:val="2EB776F0"/>
    <w:rsid w:val="2EB86D24"/>
    <w:rsid w:val="2EB931C8"/>
    <w:rsid w:val="2EBA2A9C"/>
    <w:rsid w:val="2EBA484A"/>
    <w:rsid w:val="2EBC05C2"/>
    <w:rsid w:val="2EBE07DF"/>
    <w:rsid w:val="2EC102CF"/>
    <w:rsid w:val="2EC15BD9"/>
    <w:rsid w:val="2EC35069"/>
    <w:rsid w:val="2EC35DF5"/>
    <w:rsid w:val="2EC41B6D"/>
    <w:rsid w:val="2EC44DB8"/>
    <w:rsid w:val="2EC456C9"/>
    <w:rsid w:val="2EC639EA"/>
    <w:rsid w:val="2EC76F67"/>
    <w:rsid w:val="2EC8340B"/>
    <w:rsid w:val="2EC97183"/>
    <w:rsid w:val="2ECB4CA9"/>
    <w:rsid w:val="2ECD27D0"/>
    <w:rsid w:val="2ECE02F6"/>
    <w:rsid w:val="2ECE217C"/>
    <w:rsid w:val="2ED0406E"/>
    <w:rsid w:val="2ED26038"/>
    <w:rsid w:val="2ED578D6"/>
    <w:rsid w:val="2ED718A0"/>
    <w:rsid w:val="2EDA313F"/>
    <w:rsid w:val="2EDA4EED"/>
    <w:rsid w:val="2EDC6EB7"/>
    <w:rsid w:val="2EDE49DD"/>
    <w:rsid w:val="2EDF2503"/>
    <w:rsid w:val="2EE10029"/>
    <w:rsid w:val="2EE144CD"/>
    <w:rsid w:val="2EE16EB1"/>
    <w:rsid w:val="2EE23DA1"/>
    <w:rsid w:val="2EE31FF3"/>
    <w:rsid w:val="2EE45D6B"/>
    <w:rsid w:val="2EE47B19"/>
    <w:rsid w:val="2EE66CC2"/>
    <w:rsid w:val="2EE713B8"/>
    <w:rsid w:val="2EE72D23"/>
    <w:rsid w:val="2EE75AC5"/>
    <w:rsid w:val="2EE841B3"/>
    <w:rsid w:val="2EE858F4"/>
    <w:rsid w:val="2EE87609"/>
    <w:rsid w:val="2EE95130"/>
    <w:rsid w:val="2EEB0EA8"/>
    <w:rsid w:val="2EEC4152"/>
    <w:rsid w:val="2EED4C20"/>
    <w:rsid w:val="2EED69CE"/>
    <w:rsid w:val="2EEE0025"/>
    <w:rsid w:val="2EEE2746"/>
    <w:rsid w:val="2EF04710"/>
    <w:rsid w:val="2EF17594"/>
    <w:rsid w:val="2EF20132"/>
    <w:rsid w:val="2EF22236"/>
    <w:rsid w:val="2EF32A07"/>
    <w:rsid w:val="2EF37D5C"/>
    <w:rsid w:val="2EF44200"/>
    <w:rsid w:val="2EF53AD4"/>
    <w:rsid w:val="2EFA558F"/>
    <w:rsid w:val="2EFB2629"/>
    <w:rsid w:val="2EFC4E63"/>
    <w:rsid w:val="2EFE6E2D"/>
    <w:rsid w:val="2EFF2BA5"/>
    <w:rsid w:val="2EFF6701"/>
    <w:rsid w:val="2F001F7D"/>
    <w:rsid w:val="2F0106CB"/>
    <w:rsid w:val="2F0361F1"/>
    <w:rsid w:val="2F0401BB"/>
    <w:rsid w:val="2F041F69"/>
    <w:rsid w:val="2F0562AC"/>
    <w:rsid w:val="2F05640D"/>
    <w:rsid w:val="2F063F34"/>
    <w:rsid w:val="2F0913C9"/>
    <w:rsid w:val="2F0957D2"/>
    <w:rsid w:val="2F097580"/>
    <w:rsid w:val="2F0A3A24"/>
    <w:rsid w:val="2F0D7070"/>
    <w:rsid w:val="2F0F103A"/>
    <w:rsid w:val="2F0F2DE8"/>
    <w:rsid w:val="2F10090E"/>
    <w:rsid w:val="2F104DB2"/>
    <w:rsid w:val="2F1228D8"/>
    <w:rsid w:val="2F124686"/>
    <w:rsid w:val="2F125CDF"/>
    <w:rsid w:val="2F1321AD"/>
    <w:rsid w:val="2F133481"/>
    <w:rsid w:val="2F154177"/>
    <w:rsid w:val="2F155F25"/>
    <w:rsid w:val="2F1706C1"/>
    <w:rsid w:val="2F176141"/>
    <w:rsid w:val="2F177EEF"/>
    <w:rsid w:val="2F1877C3"/>
    <w:rsid w:val="2F195A15"/>
    <w:rsid w:val="2F1A353B"/>
    <w:rsid w:val="2F1B1C13"/>
    <w:rsid w:val="2F1C04D2"/>
    <w:rsid w:val="2F1D4533"/>
    <w:rsid w:val="2F1E302B"/>
    <w:rsid w:val="2F226F15"/>
    <w:rsid w:val="2F230642"/>
    <w:rsid w:val="2F236894"/>
    <w:rsid w:val="2F2443BA"/>
    <w:rsid w:val="2F255896"/>
    <w:rsid w:val="2F260132"/>
    <w:rsid w:val="2F264155"/>
    <w:rsid w:val="2F283EAA"/>
    <w:rsid w:val="2F2A7C22"/>
    <w:rsid w:val="2F2B1BEC"/>
    <w:rsid w:val="2F2B3D4C"/>
    <w:rsid w:val="2F2C2B98"/>
    <w:rsid w:val="2F2E6FE6"/>
    <w:rsid w:val="2F2F5238"/>
    <w:rsid w:val="2F300FB0"/>
    <w:rsid w:val="2F307202"/>
    <w:rsid w:val="2F320885"/>
    <w:rsid w:val="2F340AA1"/>
    <w:rsid w:val="2F34132A"/>
    <w:rsid w:val="2F34284F"/>
    <w:rsid w:val="2F350375"/>
    <w:rsid w:val="2F3527BA"/>
    <w:rsid w:val="2F364819"/>
    <w:rsid w:val="2F370591"/>
    <w:rsid w:val="2F37233F"/>
    <w:rsid w:val="2F3960B7"/>
    <w:rsid w:val="2F3A598B"/>
    <w:rsid w:val="2F3C7955"/>
    <w:rsid w:val="2F3D3B1D"/>
    <w:rsid w:val="2F3E547B"/>
    <w:rsid w:val="2F3F2FA2"/>
    <w:rsid w:val="2F416D1A"/>
    <w:rsid w:val="2F4221ED"/>
    <w:rsid w:val="2F432A92"/>
    <w:rsid w:val="2F4405B8"/>
    <w:rsid w:val="2F445198"/>
    <w:rsid w:val="2F452CAE"/>
    <w:rsid w:val="2F45680A"/>
    <w:rsid w:val="2F46011B"/>
    <w:rsid w:val="2F4607D4"/>
    <w:rsid w:val="2F477220"/>
    <w:rsid w:val="2F48454C"/>
    <w:rsid w:val="2F4862FA"/>
    <w:rsid w:val="2F4A3550"/>
    <w:rsid w:val="2F4A3E20"/>
    <w:rsid w:val="2F4B7B98"/>
    <w:rsid w:val="2F4F5F32"/>
    <w:rsid w:val="2F4F7689"/>
    <w:rsid w:val="2F503401"/>
    <w:rsid w:val="2F5051AF"/>
    <w:rsid w:val="2F5527C5"/>
    <w:rsid w:val="2F560A17"/>
    <w:rsid w:val="2F566C69"/>
    <w:rsid w:val="2F5702EB"/>
    <w:rsid w:val="2F57653D"/>
    <w:rsid w:val="2F5A7DDB"/>
    <w:rsid w:val="2F5C3B54"/>
    <w:rsid w:val="2F5E5B1E"/>
    <w:rsid w:val="2F5E78CC"/>
    <w:rsid w:val="2F5F53F2"/>
    <w:rsid w:val="2F601896"/>
    <w:rsid w:val="2F603644"/>
    <w:rsid w:val="2F61560E"/>
    <w:rsid w:val="2F6173BC"/>
    <w:rsid w:val="2F6241C8"/>
    <w:rsid w:val="2F634EE2"/>
    <w:rsid w:val="2F642A01"/>
    <w:rsid w:val="2F6649D2"/>
    <w:rsid w:val="2F666780"/>
    <w:rsid w:val="2F68074A"/>
    <w:rsid w:val="2F68699C"/>
    <w:rsid w:val="2F697F69"/>
    <w:rsid w:val="2F6A44C2"/>
    <w:rsid w:val="2F6B1FE9"/>
    <w:rsid w:val="2F6D5D61"/>
    <w:rsid w:val="2F6D7B0F"/>
    <w:rsid w:val="2F6F1AD9"/>
    <w:rsid w:val="2F6F7D2B"/>
    <w:rsid w:val="2F7215C9"/>
    <w:rsid w:val="2F725125"/>
    <w:rsid w:val="2F7610B9"/>
    <w:rsid w:val="2F762E67"/>
    <w:rsid w:val="2F77098D"/>
    <w:rsid w:val="2F77273B"/>
    <w:rsid w:val="2F776BDF"/>
    <w:rsid w:val="2F79671F"/>
    <w:rsid w:val="2F7B222C"/>
    <w:rsid w:val="2F7D0FB0"/>
    <w:rsid w:val="2F7E03A7"/>
    <w:rsid w:val="2F7E3ACA"/>
    <w:rsid w:val="2F7E7F6E"/>
    <w:rsid w:val="2F81180C"/>
    <w:rsid w:val="2F827680"/>
    <w:rsid w:val="2F8310E0"/>
    <w:rsid w:val="2F837332"/>
    <w:rsid w:val="2F843CC3"/>
    <w:rsid w:val="2F882B9B"/>
    <w:rsid w:val="2F884949"/>
    <w:rsid w:val="2F897553"/>
    <w:rsid w:val="2F8A06C1"/>
    <w:rsid w:val="2F8A09E3"/>
    <w:rsid w:val="2F8A6913"/>
    <w:rsid w:val="2F8D1F5F"/>
    <w:rsid w:val="2F8F1C84"/>
    <w:rsid w:val="2F8F1EDE"/>
    <w:rsid w:val="2F9037FD"/>
    <w:rsid w:val="2F917CA1"/>
    <w:rsid w:val="2F9257C7"/>
    <w:rsid w:val="2F927575"/>
    <w:rsid w:val="2F961B57"/>
    <w:rsid w:val="2F963509"/>
    <w:rsid w:val="2F9704F5"/>
    <w:rsid w:val="2F990904"/>
    <w:rsid w:val="2F995907"/>
    <w:rsid w:val="2F9B28CE"/>
    <w:rsid w:val="2F9C59C9"/>
    <w:rsid w:val="2F9C6646"/>
    <w:rsid w:val="2F9D4288"/>
    <w:rsid w:val="2F9E416C"/>
    <w:rsid w:val="2F9E5F1A"/>
    <w:rsid w:val="2F9F2EBA"/>
    <w:rsid w:val="2FA06136"/>
    <w:rsid w:val="2FA31782"/>
    <w:rsid w:val="2FA554FB"/>
    <w:rsid w:val="2FA8323D"/>
    <w:rsid w:val="2FA84FEB"/>
    <w:rsid w:val="2FA86D99"/>
    <w:rsid w:val="2FAA0D63"/>
    <w:rsid w:val="2FAA688C"/>
    <w:rsid w:val="2FAA7FCD"/>
    <w:rsid w:val="2FAD43AF"/>
    <w:rsid w:val="2FB120F1"/>
    <w:rsid w:val="2FB13E9F"/>
    <w:rsid w:val="2FB15C4D"/>
    <w:rsid w:val="2FB43C50"/>
    <w:rsid w:val="2FB4573E"/>
    <w:rsid w:val="2FB614B6"/>
    <w:rsid w:val="2FB63264"/>
    <w:rsid w:val="2FB66570"/>
    <w:rsid w:val="2FBB4D1E"/>
    <w:rsid w:val="2FBB6ACC"/>
    <w:rsid w:val="2FBC0CA1"/>
    <w:rsid w:val="2FBC2844"/>
    <w:rsid w:val="2FBE480E"/>
    <w:rsid w:val="2FBE65BC"/>
    <w:rsid w:val="2FBF61F6"/>
    <w:rsid w:val="2FC00586"/>
    <w:rsid w:val="2FC0066F"/>
    <w:rsid w:val="2FC11C09"/>
    <w:rsid w:val="2FC260AC"/>
    <w:rsid w:val="2FC33BD3"/>
    <w:rsid w:val="2FC516F9"/>
    <w:rsid w:val="2FC55B9D"/>
    <w:rsid w:val="2FC75471"/>
    <w:rsid w:val="2FC81E15"/>
    <w:rsid w:val="2FC82F97"/>
    <w:rsid w:val="2FC8743B"/>
    <w:rsid w:val="2FCA6D0F"/>
    <w:rsid w:val="2FCB0375"/>
    <w:rsid w:val="2FCC0CD9"/>
    <w:rsid w:val="2FCC2A87"/>
    <w:rsid w:val="2FCD4A51"/>
    <w:rsid w:val="2FCE2CA3"/>
    <w:rsid w:val="2FCE5C87"/>
    <w:rsid w:val="2FCF07C9"/>
    <w:rsid w:val="2FCF4325"/>
    <w:rsid w:val="2FD1009E"/>
    <w:rsid w:val="2FD23E16"/>
    <w:rsid w:val="2FD302BA"/>
    <w:rsid w:val="2FD44032"/>
    <w:rsid w:val="2FD47B8E"/>
    <w:rsid w:val="2FD61B58"/>
    <w:rsid w:val="2FD76804"/>
    <w:rsid w:val="2FD8190A"/>
    <w:rsid w:val="2FD91648"/>
    <w:rsid w:val="2FDB53C0"/>
    <w:rsid w:val="2FDB6DFB"/>
    <w:rsid w:val="2FDD2BAB"/>
    <w:rsid w:val="2FDD4C94"/>
    <w:rsid w:val="2FDE0A0C"/>
    <w:rsid w:val="2FDE6C5E"/>
    <w:rsid w:val="2FE04785"/>
    <w:rsid w:val="2FE06533"/>
    <w:rsid w:val="2FE12C6D"/>
    <w:rsid w:val="2FE34275"/>
    <w:rsid w:val="2FE36023"/>
    <w:rsid w:val="2FE37DD1"/>
    <w:rsid w:val="2FE73D65"/>
    <w:rsid w:val="2FE77F6F"/>
    <w:rsid w:val="2FE83639"/>
    <w:rsid w:val="2FE853E7"/>
    <w:rsid w:val="2FE9188B"/>
    <w:rsid w:val="2FEA5603"/>
    <w:rsid w:val="2FEA6BBC"/>
    <w:rsid w:val="2FEA73B1"/>
    <w:rsid w:val="2FEC137B"/>
    <w:rsid w:val="2FEC3129"/>
    <w:rsid w:val="2FEF2C1A"/>
    <w:rsid w:val="2FEF49C8"/>
    <w:rsid w:val="2FF07B91"/>
    <w:rsid w:val="2FF10740"/>
    <w:rsid w:val="2FF13BF2"/>
    <w:rsid w:val="2FF26266"/>
    <w:rsid w:val="2FF40230"/>
    <w:rsid w:val="2FF65D56"/>
    <w:rsid w:val="2FF81ACE"/>
    <w:rsid w:val="2FF87D20"/>
    <w:rsid w:val="2FF95846"/>
    <w:rsid w:val="2FFA3A98"/>
    <w:rsid w:val="2FFB15BE"/>
    <w:rsid w:val="2FFB336C"/>
    <w:rsid w:val="2FFD0E93"/>
    <w:rsid w:val="30004E27"/>
    <w:rsid w:val="300246FB"/>
    <w:rsid w:val="30071D11"/>
    <w:rsid w:val="30073ABF"/>
    <w:rsid w:val="300761B5"/>
    <w:rsid w:val="30077F63"/>
    <w:rsid w:val="30085A89"/>
    <w:rsid w:val="300A3308"/>
    <w:rsid w:val="300A35B0"/>
    <w:rsid w:val="300A7A53"/>
    <w:rsid w:val="300C557A"/>
    <w:rsid w:val="300F0BC6"/>
    <w:rsid w:val="301306B6"/>
    <w:rsid w:val="301333D5"/>
    <w:rsid w:val="30134B5A"/>
    <w:rsid w:val="30142680"/>
    <w:rsid w:val="3014442E"/>
    <w:rsid w:val="301461DC"/>
    <w:rsid w:val="301663F8"/>
    <w:rsid w:val="30183F1E"/>
    <w:rsid w:val="30185CCC"/>
    <w:rsid w:val="301937F3"/>
    <w:rsid w:val="301D32E3"/>
    <w:rsid w:val="301E2C0E"/>
    <w:rsid w:val="301F34FF"/>
    <w:rsid w:val="30201025"/>
    <w:rsid w:val="30204B81"/>
    <w:rsid w:val="3020552E"/>
    <w:rsid w:val="302208F9"/>
    <w:rsid w:val="302503E9"/>
    <w:rsid w:val="3025488D"/>
    <w:rsid w:val="3025663B"/>
    <w:rsid w:val="302567CF"/>
    <w:rsid w:val="30272830"/>
    <w:rsid w:val="30297EDA"/>
    <w:rsid w:val="302A3C52"/>
    <w:rsid w:val="302A5A00"/>
    <w:rsid w:val="302B3D82"/>
    <w:rsid w:val="302C5C1C"/>
    <w:rsid w:val="302C79CA"/>
    <w:rsid w:val="302D729E"/>
    <w:rsid w:val="302E3742"/>
    <w:rsid w:val="302F3016"/>
    <w:rsid w:val="30305023"/>
    <w:rsid w:val="30311084"/>
    <w:rsid w:val="30313232"/>
    <w:rsid w:val="30336FAA"/>
    <w:rsid w:val="30354AD0"/>
    <w:rsid w:val="30360848"/>
    <w:rsid w:val="303643A5"/>
    <w:rsid w:val="303776ED"/>
    <w:rsid w:val="3038011D"/>
    <w:rsid w:val="30386386"/>
    <w:rsid w:val="30393E95"/>
    <w:rsid w:val="303960D5"/>
    <w:rsid w:val="303A0CA6"/>
    <w:rsid w:val="303D5733"/>
    <w:rsid w:val="303F76FD"/>
    <w:rsid w:val="30405F06"/>
    <w:rsid w:val="30446AC1"/>
    <w:rsid w:val="30474804"/>
    <w:rsid w:val="304765B2"/>
    <w:rsid w:val="3049232A"/>
    <w:rsid w:val="304940D8"/>
    <w:rsid w:val="304A7E50"/>
    <w:rsid w:val="304C3BC8"/>
    <w:rsid w:val="304C5976"/>
    <w:rsid w:val="304E5B92"/>
    <w:rsid w:val="304F36B8"/>
    <w:rsid w:val="304F5466"/>
    <w:rsid w:val="3050190A"/>
    <w:rsid w:val="3050460D"/>
    <w:rsid w:val="305331A8"/>
    <w:rsid w:val="30536D05"/>
    <w:rsid w:val="30556F21"/>
    <w:rsid w:val="30562C99"/>
    <w:rsid w:val="30564A47"/>
    <w:rsid w:val="305807BF"/>
    <w:rsid w:val="3058256D"/>
    <w:rsid w:val="30586A11"/>
    <w:rsid w:val="305877C3"/>
    <w:rsid w:val="305A62E5"/>
    <w:rsid w:val="305A6B4F"/>
    <w:rsid w:val="305B3E0B"/>
    <w:rsid w:val="305D5DD5"/>
    <w:rsid w:val="305E56A9"/>
    <w:rsid w:val="305F7D9F"/>
    <w:rsid w:val="306058C5"/>
    <w:rsid w:val="306233EC"/>
    <w:rsid w:val="3062519A"/>
    <w:rsid w:val="306252E1"/>
    <w:rsid w:val="30640F12"/>
    <w:rsid w:val="30656A38"/>
    <w:rsid w:val="30662EDC"/>
    <w:rsid w:val="30666833"/>
    <w:rsid w:val="30672894"/>
    <w:rsid w:val="30683E50"/>
    <w:rsid w:val="306929CC"/>
    <w:rsid w:val="30696528"/>
    <w:rsid w:val="306A22A0"/>
    <w:rsid w:val="306B04F2"/>
    <w:rsid w:val="306C426A"/>
    <w:rsid w:val="306C6018"/>
    <w:rsid w:val="306E2EC6"/>
    <w:rsid w:val="30705F2D"/>
    <w:rsid w:val="30711881"/>
    <w:rsid w:val="30735887"/>
    <w:rsid w:val="30760C45"/>
    <w:rsid w:val="30766E97"/>
    <w:rsid w:val="30782C0F"/>
    <w:rsid w:val="30794CA9"/>
    <w:rsid w:val="307A6987"/>
    <w:rsid w:val="307B44AD"/>
    <w:rsid w:val="307B625B"/>
    <w:rsid w:val="307D0225"/>
    <w:rsid w:val="30801AC4"/>
    <w:rsid w:val="30801FAB"/>
    <w:rsid w:val="30803872"/>
    <w:rsid w:val="30817D16"/>
    <w:rsid w:val="308415B4"/>
    <w:rsid w:val="30841DBC"/>
    <w:rsid w:val="30847806"/>
    <w:rsid w:val="30850E88"/>
    <w:rsid w:val="308710A4"/>
    <w:rsid w:val="30872E52"/>
    <w:rsid w:val="308772AD"/>
    <w:rsid w:val="30896BCA"/>
    <w:rsid w:val="308A0F66"/>
    <w:rsid w:val="308B46F0"/>
    <w:rsid w:val="308E2433"/>
    <w:rsid w:val="30907F59"/>
    <w:rsid w:val="309335A5"/>
    <w:rsid w:val="309537C1"/>
    <w:rsid w:val="3095556F"/>
    <w:rsid w:val="3095731D"/>
    <w:rsid w:val="30963095"/>
    <w:rsid w:val="3098505F"/>
    <w:rsid w:val="309C4B4F"/>
    <w:rsid w:val="309D08C8"/>
    <w:rsid w:val="309D2F86"/>
    <w:rsid w:val="309F1F4A"/>
    <w:rsid w:val="309F63EE"/>
    <w:rsid w:val="30A05CC2"/>
    <w:rsid w:val="30A12166"/>
    <w:rsid w:val="30A13F14"/>
    <w:rsid w:val="30A23EB5"/>
    <w:rsid w:val="30A25EDE"/>
    <w:rsid w:val="30A27C8C"/>
    <w:rsid w:val="30A34086"/>
    <w:rsid w:val="30A413A6"/>
    <w:rsid w:val="30A47560"/>
    <w:rsid w:val="30A77050"/>
    <w:rsid w:val="30A92647"/>
    <w:rsid w:val="30A9726C"/>
    <w:rsid w:val="30AA08EF"/>
    <w:rsid w:val="30AC4667"/>
    <w:rsid w:val="30AE4883"/>
    <w:rsid w:val="30B05F05"/>
    <w:rsid w:val="30B11C7D"/>
    <w:rsid w:val="30B17ECF"/>
    <w:rsid w:val="30B22269"/>
    <w:rsid w:val="30B31E99"/>
    <w:rsid w:val="30B33C47"/>
    <w:rsid w:val="30B359F5"/>
    <w:rsid w:val="30B55C11"/>
    <w:rsid w:val="30B6207A"/>
    <w:rsid w:val="30B654E5"/>
    <w:rsid w:val="30B67293"/>
    <w:rsid w:val="30B8125D"/>
    <w:rsid w:val="30BA3228"/>
    <w:rsid w:val="30BA4FD6"/>
    <w:rsid w:val="30BA6D84"/>
    <w:rsid w:val="30BB2AFC"/>
    <w:rsid w:val="30BD0622"/>
    <w:rsid w:val="30BD4AC6"/>
    <w:rsid w:val="30BF439A"/>
    <w:rsid w:val="30C10112"/>
    <w:rsid w:val="30C11F27"/>
    <w:rsid w:val="30C145B6"/>
    <w:rsid w:val="30C243A0"/>
    <w:rsid w:val="30C506DF"/>
    <w:rsid w:val="30CB2D3F"/>
    <w:rsid w:val="30CC6AB7"/>
    <w:rsid w:val="30CE6CD3"/>
    <w:rsid w:val="30D065A7"/>
    <w:rsid w:val="30D103C3"/>
    <w:rsid w:val="30D342E9"/>
    <w:rsid w:val="30D37E45"/>
    <w:rsid w:val="30D45603"/>
    <w:rsid w:val="30D616E4"/>
    <w:rsid w:val="30D72AF4"/>
    <w:rsid w:val="30D756C5"/>
    <w:rsid w:val="30D75B88"/>
    <w:rsid w:val="30D81900"/>
    <w:rsid w:val="30D8545C"/>
    <w:rsid w:val="30DA11D4"/>
    <w:rsid w:val="30DA5678"/>
    <w:rsid w:val="30DA7426"/>
    <w:rsid w:val="30DB6CFA"/>
    <w:rsid w:val="30DD2A72"/>
    <w:rsid w:val="30DD6F16"/>
    <w:rsid w:val="30DF2C8E"/>
    <w:rsid w:val="30E16777"/>
    <w:rsid w:val="30E20088"/>
    <w:rsid w:val="30E21348"/>
    <w:rsid w:val="30E262DA"/>
    <w:rsid w:val="30E3277E"/>
    <w:rsid w:val="30E65DCB"/>
    <w:rsid w:val="30E67B79"/>
    <w:rsid w:val="30E738F1"/>
    <w:rsid w:val="30E97669"/>
    <w:rsid w:val="30EA6399"/>
    <w:rsid w:val="30EB1633"/>
    <w:rsid w:val="30EB3EF2"/>
    <w:rsid w:val="30EC0F07"/>
    <w:rsid w:val="30ED53AB"/>
    <w:rsid w:val="30ED7159"/>
    <w:rsid w:val="30EE2ED1"/>
    <w:rsid w:val="30F1626C"/>
    <w:rsid w:val="30F1651D"/>
    <w:rsid w:val="30F2476F"/>
    <w:rsid w:val="30F304E8"/>
    <w:rsid w:val="30F46739"/>
    <w:rsid w:val="30F54260"/>
    <w:rsid w:val="30F73B34"/>
    <w:rsid w:val="30FA1876"/>
    <w:rsid w:val="30FA3624"/>
    <w:rsid w:val="30FA7AC8"/>
    <w:rsid w:val="30FC114A"/>
    <w:rsid w:val="30FC55EE"/>
    <w:rsid w:val="30FC739C"/>
    <w:rsid w:val="30FD3114"/>
    <w:rsid w:val="30FF50DE"/>
    <w:rsid w:val="30FF6E8C"/>
    <w:rsid w:val="31010E56"/>
    <w:rsid w:val="310149B3"/>
    <w:rsid w:val="3102072B"/>
    <w:rsid w:val="3103697D"/>
    <w:rsid w:val="310426F5"/>
    <w:rsid w:val="310444A3"/>
    <w:rsid w:val="31046251"/>
    <w:rsid w:val="3106021B"/>
    <w:rsid w:val="31071BD3"/>
    <w:rsid w:val="310821E5"/>
    <w:rsid w:val="31083F93"/>
    <w:rsid w:val="31085D41"/>
    <w:rsid w:val="310B02A3"/>
    <w:rsid w:val="310B3A83"/>
    <w:rsid w:val="310D77FB"/>
    <w:rsid w:val="310E0E7D"/>
    <w:rsid w:val="310E70CF"/>
    <w:rsid w:val="31102C85"/>
    <w:rsid w:val="31115856"/>
    <w:rsid w:val="31124E12"/>
    <w:rsid w:val="3115220C"/>
    <w:rsid w:val="31152BCA"/>
    <w:rsid w:val="31153F26"/>
    <w:rsid w:val="31175F84"/>
    <w:rsid w:val="31181CFC"/>
    <w:rsid w:val="311961A0"/>
    <w:rsid w:val="31197F4E"/>
    <w:rsid w:val="311A1F18"/>
    <w:rsid w:val="311A26B5"/>
    <w:rsid w:val="311A5A74"/>
    <w:rsid w:val="311C359A"/>
    <w:rsid w:val="311E0784"/>
    <w:rsid w:val="311F12DD"/>
    <w:rsid w:val="311F752F"/>
    <w:rsid w:val="31210BB1"/>
    <w:rsid w:val="31215055"/>
    <w:rsid w:val="31216E03"/>
    <w:rsid w:val="31224929"/>
    <w:rsid w:val="31230DCD"/>
    <w:rsid w:val="31232B7B"/>
    <w:rsid w:val="312406A1"/>
    <w:rsid w:val="312468F3"/>
    <w:rsid w:val="3125515C"/>
    <w:rsid w:val="31264EAB"/>
    <w:rsid w:val="312665EC"/>
    <w:rsid w:val="312863E3"/>
    <w:rsid w:val="31295CB7"/>
    <w:rsid w:val="312A215B"/>
    <w:rsid w:val="312B4CBC"/>
    <w:rsid w:val="312B5ED3"/>
    <w:rsid w:val="312D57A8"/>
    <w:rsid w:val="312E1520"/>
    <w:rsid w:val="312F7772"/>
    <w:rsid w:val="313034EA"/>
    <w:rsid w:val="31307046"/>
    <w:rsid w:val="31321010"/>
    <w:rsid w:val="31327262"/>
    <w:rsid w:val="31342FDA"/>
    <w:rsid w:val="31344D88"/>
    <w:rsid w:val="31350B00"/>
    <w:rsid w:val="31353510"/>
    <w:rsid w:val="31374878"/>
    <w:rsid w:val="313905F0"/>
    <w:rsid w:val="313B4368"/>
    <w:rsid w:val="313C3C3D"/>
    <w:rsid w:val="313D33E3"/>
    <w:rsid w:val="313E1763"/>
    <w:rsid w:val="313E5C07"/>
    <w:rsid w:val="313E79B5"/>
    <w:rsid w:val="31413001"/>
    <w:rsid w:val="31434FCB"/>
    <w:rsid w:val="31436D79"/>
    <w:rsid w:val="31442AF1"/>
    <w:rsid w:val="3148438F"/>
    <w:rsid w:val="31490108"/>
    <w:rsid w:val="314920DA"/>
    <w:rsid w:val="314B3E80"/>
    <w:rsid w:val="314B5736"/>
    <w:rsid w:val="314D19A6"/>
    <w:rsid w:val="314E04F1"/>
    <w:rsid w:val="314E571E"/>
    <w:rsid w:val="315216B2"/>
    <w:rsid w:val="31532FD9"/>
    <w:rsid w:val="315947EF"/>
    <w:rsid w:val="315A2315"/>
    <w:rsid w:val="315E0057"/>
    <w:rsid w:val="31603DCF"/>
    <w:rsid w:val="31605B7D"/>
    <w:rsid w:val="31607C0D"/>
    <w:rsid w:val="316118F5"/>
    <w:rsid w:val="316136A3"/>
    <w:rsid w:val="31615451"/>
    <w:rsid w:val="3162252D"/>
    <w:rsid w:val="31633F23"/>
    <w:rsid w:val="3164658E"/>
    <w:rsid w:val="31653193"/>
    <w:rsid w:val="31662A68"/>
    <w:rsid w:val="3166515D"/>
    <w:rsid w:val="31666F0B"/>
    <w:rsid w:val="316A0CBF"/>
    <w:rsid w:val="316B1CB8"/>
    <w:rsid w:val="316D0D81"/>
    <w:rsid w:val="31723B02"/>
    <w:rsid w:val="317258B0"/>
    <w:rsid w:val="31741628"/>
    <w:rsid w:val="31751BAF"/>
    <w:rsid w:val="31754028"/>
    <w:rsid w:val="3175714F"/>
    <w:rsid w:val="31771119"/>
    <w:rsid w:val="31772EC7"/>
    <w:rsid w:val="31774A03"/>
    <w:rsid w:val="317909ED"/>
    <w:rsid w:val="317B29B7"/>
    <w:rsid w:val="317C1A50"/>
    <w:rsid w:val="317C228B"/>
    <w:rsid w:val="317C5755"/>
    <w:rsid w:val="317E6003"/>
    <w:rsid w:val="31807FCD"/>
    <w:rsid w:val="31815AF3"/>
    <w:rsid w:val="318178A1"/>
    <w:rsid w:val="3183186B"/>
    <w:rsid w:val="31833619"/>
    <w:rsid w:val="31837ABD"/>
    <w:rsid w:val="31857392"/>
    <w:rsid w:val="3186135C"/>
    <w:rsid w:val="31864EB8"/>
    <w:rsid w:val="31880C30"/>
    <w:rsid w:val="318850D4"/>
    <w:rsid w:val="318B24CE"/>
    <w:rsid w:val="318B4309"/>
    <w:rsid w:val="318B6972"/>
    <w:rsid w:val="318D26EA"/>
    <w:rsid w:val="318D6246"/>
    <w:rsid w:val="318F0210"/>
    <w:rsid w:val="31905D36"/>
    <w:rsid w:val="319121DA"/>
    <w:rsid w:val="319475D5"/>
    <w:rsid w:val="3195334D"/>
    <w:rsid w:val="3196159F"/>
    <w:rsid w:val="319677F1"/>
    <w:rsid w:val="31973569"/>
    <w:rsid w:val="319770C5"/>
    <w:rsid w:val="319A0963"/>
    <w:rsid w:val="319C0B7F"/>
    <w:rsid w:val="319C292D"/>
    <w:rsid w:val="319D4FDD"/>
    <w:rsid w:val="319D518F"/>
    <w:rsid w:val="319E0453"/>
    <w:rsid w:val="31A041CB"/>
    <w:rsid w:val="31A16195"/>
    <w:rsid w:val="31A17801"/>
    <w:rsid w:val="31A279BF"/>
    <w:rsid w:val="31A35A6A"/>
    <w:rsid w:val="31A422DF"/>
    <w:rsid w:val="31A43456"/>
    <w:rsid w:val="31A43590"/>
    <w:rsid w:val="31A60340"/>
    <w:rsid w:val="31A6555A"/>
    <w:rsid w:val="31A74126"/>
    <w:rsid w:val="31A812D2"/>
    <w:rsid w:val="31AA329C"/>
    <w:rsid w:val="31AA504A"/>
    <w:rsid w:val="31AA6DF8"/>
    <w:rsid w:val="31AB491E"/>
    <w:rsid w:val="31AD4AD2"/>
    <w:rsid w:val="31AD4B3A"/>
    <w:rsid w:val="31AD6213"/>
    <w:rsid w:val="31AD68E8"/>
    <w:rsid w:val="31B00187"/>
    <w:rsid w:val="31B1462B"/>
    <w:rsid w:val="31B3151A"/>
    <w:rsid w:val="31B41A25"/>
    <w:rsid w:val="31B71515"/>
    <w:rsid w:val="31B732C3"/>
    <w:rsid w:val="31B77767"/>
    <w:rsid w:val="31B9528D"/>
    <w:rsid w:val="31BB2DB3"/>
    <w:rsid w:val="31BB70D6"/>
    <w:rsid w:val="31BD2FCF"/>
    <w:rsid w:val="31BE0AF5"/>
    <w:rsid w:val="31BE5A57"/>
    <w:rsid w:val="31C12394"/>
    <w:rsid w:val="31C3610C"/>
    <w:rsid w:val="31C53C32"/>
    <w:rsid w:val="31C61758"/>
    <w:rsid w:val="31C75BFC"/>
    <w:rsid w:val="31C82E1B"/>
    <w:rsid w:val="31CA1248"/>
    <w:rsid w:val="31CA3FFA"/>
    <w:rsid w:val="31CA749A"/>
    <w:rsid w:val="31CB66E8"/>
    <w:rsid w:val="31CC1DA3"/>
    <w:rsid w:val="31CC3212"/>
    <w:rsid w:val="31CD2AE7"/>
    <w:rsid w:val="31CF3EBA"/>
    <w:rsid w:val="31D04385"/>
    <w:rsid w:val="31D112FC"/>
    <w:rsid w:val="31D125D7"/>
    <w:rsid w:val="31D245A1"/>
    <w:rsid w:val="31D24707"/>
    <w:rsid w:val="31D40319"/>
    <w:rsid w:val="31D413BE"/>
    <w:rsid w:val="31D43E75"/>
    <w:rsid w:val="31D47C7D"/>
    <w:rsid w:val="31D71BB7"/>
    <w:rsid w:val="31D75713"/>
    <w:rsid w:val="31D9148B"/>
    <w:rsid w:val="31D9265F"/>
    <w:rsid w:val="31D9592F"/>
    <w:rsid w:val="31DB16A7"/>
    <w:rsid w:val="31DB5204"/>
    <w:rsid w:val="31DB7B50"/>
    <w:rsid w:val="31DD5420"/>
    <w:rsid w:val="31DD71CE"/>
    <w:rsid w:val="31DE4CF4"/>
    <w:rsid w:val="31E00A6C"/>
    <w:rsid w:val="31E06CBE"/>
    <w:rsid w:val="31E3230A"/>
    <w:rsid w:val="31E340B8"/>
    <w:rsid w:val="31E367AE"/>
    <w:rsid w:val="31E542D4"/>
    <w:rsid w:val="31E57E30"/>
    <w:rsid w:val="31E7004C"/>
    <w:rsid w:val="31E71DFA"/>
    <w:rsid w:val="31E83DC4"/>
    <w:rsid w:val="31E87583"/>
    <w:rsid w:val="31E87920"/>
    <w:rsid w:val="31E97269"/>
    <w:rsid w:val="31EA18EB"/>
    <w:rsid w:val="31EA5447"/>
    <w:rsid w:val="31EA61B5"/>
    <w:rsid w:val="31EB11BF"/>
    <w:rsid w:val="31ED1F65"/>
    <w:rsid w:val="31EF5153"/>
    <w:rsid w:val="31F2079F"/>
    <w:rsid w:val="31F369F1"/>
    <w:rsid w:val="31F42769"/>
    <w:rsid w:val="31F6028F"/>
    <w:rsid w:val="31F6203D"/>
    <w:rsid w:val="31F664E1"/>
    <w:rsid w:val="31F91B2E"/>
    <w:rsid w:val="31F97D80"/>
    <w:rsid w:val="31FC33CC"/>
    <w:rsid w:val="31FD161E"/>
    <w:rsid w:val="31FD7870"/>
    <w:rsid w:val="31FE5396"/>
    <w:rsid w:val="31FE7144"/>
    <w:rsid w:val="32024E86"/>
    <w:rsid w:val="32026C34"/>
    <w:rsid w:val="320329AC"/>
    <w:rsid w:val="3203418B"/>
    <w:rsid w:val="32035262"/>
    <w:rsid w:val="32036508"/>
    <w:rsid w:val="3207424B"/>
    <w:rsid w:val="320756DD"/>
    <w:rsid w:val="32081D71"/>
    <w:rsid w:val="32096215"/>
    <w:rsid w:val="320F30FF"/>
    <w:rsid w:val="320F4EAD"/>
    <w:rsid w:val="321150C9"/>
    <w:rsid w:val="3212499D"/>
    <w:rsid w:val="32130E41"/>
    <w:rsid w:val="32140715"/>
    <w:rsid w:val="32146851"/>
    <w:rsid w:val="321626E0"/>
    <w:rsid w:val="321921D0"/>
    <w:rsid w:val="32193F7E"/>
    <w:rsid w:val="321C75CA"/>
    <w:rsid w:val="321D11E7"/>
    <w:rsid w:val="321E3342"/>
    <w:rsid w:val="32216284"/>
    <w:rsid w:val="32236BAB"/>
    <w:rsid w:val="322425CE"/>
    <w:rsid w:val="322546D1"/>
    <w:rsid w:val="32270449"/>
    <w:rsid w:val="322748ED"/>
    <w:rsid w:val="322767CF"/>
    <w:rsid w:val="32285F6F"/>
    <w:rsid w:val="322A1CE7"/>
    <w:rsid w:val="322A618B"/>
    <w:rsid w:val="322C5A5F"/>
    <w:rsid w:val="322E1CC9"/>
    <w:rsid w:val="322E7A29"/>
    <w:rsid w:val="32317519"/>
    <w:rsid w:val="32333292"/>
    <w:rsid w:val="32340DB8"/>
    <w:rsid w:val="32342B66"/>
    <w:rsid w:val="32364B30"/>
    <w:rsid w:val="32382656"/>
    <w:rsid w:val="3239017C"/>
    <w:rsid w:val="323963CE"/>
    <w:rsid w:val="323A4620"/>
    <w:rsid w:val="323B19FC"/>
    <w:rsid w:val="323B2146"/>
    <w:rsid w:val="323B3EF4"/>
    <w:rsid w:val="323E39E4"/>
    <w:rsid w:val="323F180D"/>
    <w:rsid w:val="323F1C36"/>
    <w:rsid w:val="32402C9D"/>
    <w:rsid w:val="324059AE"/>
    <w:rsid w:val="32427031"/>
    <w:rsid w:val="32452FC5"/>
    <w:rsid w:val="3245567F"/>
    <w:rsid w:val="32466B0F"/>
    <w:rsid w:val="32494863"/>
    <w:rsid w:val="32496611"/>
    <w:rsid w:val="324A2389"/>
    <w:rsid w:val="324C06E6"/>
    <w:rsid w:val="324C3E11"/>
    <w:rsid w:val="324C4353"/>
    <w:rsid w:val="324C6101"/>
    <w:rsid w:val="324C6402"/>
    <w:rsid w:val="32527C83"/>
    <w:rsid w:val="3253123E"/>
    <w:rsid w:val="32537490"/>
    <w:rsid w:val="325379FB"/>
    <w:rsid w:val="32544FB6"/>
    <w:rsid w:val="3255145A"/>
    <w:rsid w:val="32562ADC"/>
    <w:rsid w:val="325925CC"/>
    <w:rsid w:val="325A6A70"/>
    <w:rsid w:val="325B00F2"/>
    <w:rsid w:val="325B4596"/>
    <w:rsid w:val="325D030E"/>
    <w:rsid w:val="325E6226"/>
    <w:rsid w:val="325E7BE3"/>
    <w:rsid w:val="325F0DF7"/>
    <w:rsid w:val="325F4087"/>
    <w:rsid w:val="325F5E35"/>
    <w:rsid w:val="325F76B6"/>
    <w:rsid w:val="32602287"/>
    <w:rsid w:val="32624BA7"/>
    <w:rsid w:val="32625925"/>
    <w:rsid w:val="326276D3"/>
    <w:rsid w:val="32635237"/>
    <w:rsid w:val="3267118D"/>
    <w:rsid w:val="32672F3B"/>
    <w:rsid w:val="32676A97"/>
    <w:rsid w:val="32681EA9"/>
    <w:rsid w:val="32694FCA"/>
    <w:rsid w:val="326A2A2B"/>
    <w:rsid w:val="326A47D9"/>
    <w:rsid w:val="326B1F6B"/>
    <w:rsid w:val="326F1DF0"/>
    <w:rsid w:val="32737B32"/>
    <w:rsid w:val="32755658"/>
    <w:rsid w:val="3276317E"/>
    <w:rsid w:val="32766A06"/>
    <w:rsid w:val="32780CA4"/>
    <w:rsid w:val="32786EF6"/>
    <w:rsid w:val="32790B1D"/>
    <w:rsid w:val="327A0EC0"/>
    <w:rsid w:val="327A2C6E"/>
    <w:rsid w:val="327B0795"/>
    <w:rsid w:val="327B2543"/>
    <w:rsid w:val="327B69E7"/>
    <w:rsid w:val="327C2EF0"/>
    <w:rsid w:val="327C6A16"/>
    <w:rsid w:val="327D4380"/>
    <w:rsid w:val="327F0285"/>
    <w:rsid w:val="327F2033"/>
    <w:rsid w:val="327F64D7"/>
    <w:rsid w:val="32803FFD"/>
    <w:rsid w:val="32814191"/>
    <w:rsid w:val="32827D75"/>
    <w:rsid w:val="32841682"/>
    <w:rsid w:val="32843AED"/>
    <w:rsid w:val="32851613"/>
    <w:rsid w:val="328533C1"/>
    <w:rsid w:val="32863FA2"/>
    <w:rsid w:val="32866B73"/>
    <w:rsid w:val="32867865"/>
    <w:rsid w:val="32870EE7"/>
    <w:rsid w:val="32891103"/>
    <w:rsid w:val="328A09D8"/>
    <w:rsid w:val="328C29A2"/>
    <w:rsid w:val="328F5FEE"/>
    <w:rsid w:val="32931F82"/>
    <w:rsid w:val="32933D30"/>
    <w:rsid w:val="3293788C"/>
    <w:rsid w:val="32957AA8"/>
    <w:rsid w:val="3296737C"/>
    <w:rsid w:val="32974F27"/>
    <w:rsid w:val="32981347"/>
    <w:rsid w:val="32987598"/>
    <w:rsid w:val="329C61C8"/>
    <w:rsid w:val="329D070B"/>
    <w:rsid w:val="329D695D"/>
    <w:rsid w:val="329E36B9"/>
    <w:rsid w:val="329F4B49"/>
    <w:rsid w:val="32A10BAA"/>
    <w:rsid w:val="32A25D21"/>
    <w:rsid w:val="32A41A99"/>
    <w:rsid w:val="32A7320F"/>
    <w:rsid w:val="32A73338"/>
    <w:rsid w:val="32A777DC"/>
    <w:rsid w:val="32A93554"/>
    <w:rsid w:val="32A95302"/>
    <w:rsid w:val="32A970B0"/>
    <w:rsid w:val="32AA2E28"/>
    <w:rsid w:val="32AB643B"/>
    <w:rsid w:val="32AC094E"/>
    <w:rsid w:val="32AE2918"/>
    <w:rsid w:val="32AE46C6"/>
    <w:rsid w:val="32AF5D7F"/>
    <w:rsid w:val="32B06690"/>
    <w:rsid w:val="32B31CDC"/>
    <w:rsid w:val="32B3444F"/>
    <w:rsid w:val="32B37F2E"/>
    <w:rsid w:val="32B53CA7"/>
    <w:rsid w:val="32B75C71"/>
    <w:rsid w:val="32B819E9"/>
    <w:rsid w:val="32B83797"/>
    <w:rsid w:val="32BA750F"/>
    <w:rsid w:val="32BD2B5B"/>
    <w:rsid w:val="32BD6FFF"/>
    <w:rsid w:val="32BF0681"/>
    <w:rsid w:val="32BF2D77"/>
    <w:rsid w:val="32C043F9"/>
    <w:rsid w:val="32C1585A"/>
    <w:rsid w:val="32C20171"/>
    <w:rsid w:val="32C24615"/>
    <w:rsid w:val="32C37971"/>
    <w:rsid w:val="32C4038E"/>
    <w:rsid w:val="32C4213C"/>
    <w:rsid w:val="32C51A10"/>
    <w:rsid w:val="32C65EB4"/>
    <w:rsid w:val="32C75788"/>
    <w:rsid w:val="32C97752"/>
    <w:rsid w:val="32C97DB6"/>
    <w:rsid w:val="32CB171C"/>
    <w:rsid w:val="32CB34CA"/>
    <w:rsid w:val="32CC7242"/>
    <w:rsid w:val="32D00AE0"/>
    <w:rsid w:val="32D041EC"/>
    <w:rsid w:val="32D06D32"/>
    <w:rsid w:val="32D14858"/>
    <w:rsid w:val="32D22AAA"/>
    <w:rsid w:val="32D305D1"/>
    <w:rsid w:val="32D3237F"/>
    <w:rsid w:val="32D54349"/>
    <w:rsid w:val="32D558F6"/>
    <w:rsid w:val="32D560F7"/>
    <w:rsid w:val="32D61E6F"/>
    <w:rsid w:val="32D700C1"/>
    <w:rsid w:val="32D9616A"/>
    <w:rsid w:val="32DA195F"/>
    <w:rsid w:val="32DA370D"/>
    <w:rsid w:val="32DA54BB"/>
    <w:rsid w:val="32DB21CB"/>
    <w:rsid w:val="32DC7485"/>
    <w:rsid w:val="32DD31FD"/>
    <w:rsid w:val="32DF371D"/>
    <w:rsid w:val="32E12CEE"/>
    <w:rsid w:val="32E14A9C"/>
    <w:rsid w:val="32E20814"/>
    <w:rsid w:val="32E26A66"/>
    <w:rsid w:val="32E427DE"/>
    <w:rsid w:val="32E4633A"/>
    <w:rsid w:val="32E60304"/>
    <w:rsid w:val="32E847CF"/>
    <w:rsid w:val="32E93950"/>
    <w:rsid w:val="32EC3440"/>
    <w:rsid w:val="32EC51EE"/>
    <w:rsid w:val="32ED1692"/>
    <w:rsid w:val="32F00761"/>
    <w:rsid w:val="32F15B31"/>
    <w:rsid w:val="32F20C56"/>
    <w:rsid w:val="32F80037"/>
    <w:rsid w:val="32F90662"/>
    <w:rsid w:val="32FA5B5D"/>
    <w:rsid w:val="32FA6DD7"/>
    <w:rsid w:val="32FB3683"/>
    <w:rsid w:val="32FD22FD"/>
    <w:rsid w:val="32FE3023"/>
    <w:rsid w:val="32FF13C6"/>
    <w:rsid w:val="32FF3174"/>
    <w:rsid w:val="33004414"/>
    <w:rsid w:val="3301513E"/>
    <w:rsid w:val="33016EEC"/>
    <w:rsid w:val="33022C64"/>
    <w:rsid w:val="33030EB6"/>
    <w:rsid w:val="330469DC"/>
    <w:rsid w:val="330864CC"/>
    <w:rsid w:val="330B1B18"/>
    <w:rsid w:val="330D3AE3"/>
    <w:rsid w:val="330D5DEB"/>
    <w:rsid w:val="330E33B7"/>
    <w:rsid w:val="331035D3"/>
    <w:rsid w:val="33114C55"/>
    <w:rsid w:val="33153593"/>
    <w:rsid w:val="331704BD"/>
    <w:rsid w:val="33174961"/>
    <w:rsid w:val="3317670F"/>
    <w:rsid w:val="3317784C"/>
    <w:rsid w:val="33182487"/>
    <w:rsid w:val="33184235"/>
    <w:rsid w:val="331A1D5C"/>
    <w:rsid w:val="331A7FAD"/>
    <w:rsid w:val="331C3D26"/>
    <w:rsid w:val="331C5AD4"/>
    <w:rsid w:val="331D7A9E"/>
    <w:rsid w:val="3321758E"/>
    <w:rsid w:val="33265EB1"/>
    <w:rsid w:val="332901F1"/>
    <w:rsid w:val="332B5D17"/>
    <w:rsid w:val="332B79E1"/>
    <w:rsid w:val="332C1A8F"/>
    <w:rsid w:val="332C1E5A"/>
    <w:rsid w:val="332C31B3"/>
    <w:rsid w:val="3330332D"/>
    <w:rsid w:val="33305A23"/>
    <w:rsid w:val="333170A5"/>
    <w:rsid w:val="33323549"/>
    <w:rsid w:val="33356B95"/>
    <w:rsid w:val="33370B5F"/>
    <w:rsid w:val="333746BC"/>
    <w:rsid w:val="33380434"/>
    <w:rsid w:val="33386B85"/>
    <w:rsid w:val="333A23FE"/>
    <w:rsid w:val="333A57B7"/>
    <w:rsid w:val="333C7F24"/>
    <w:rsid w:val="333D3C9C"/>
    <w:rsid w:val="333D5A4A"/>
    <w:rsid w:val="333E1EEE"/>
    <w:rsid w:val="333F5C66"/>
    <w:rsid w:val="333F7A14"/>
    <w:rsid w:val="33437504"/>
    <w:rsid w:val="33446DD8"/>
    <w:rsid w:val="33460DA3"/>
    <w:rsid w:val="33482D6D"/>
    <w:rsid w:val="33484B1B"/>
    <w:rsid w:val="334868C9"/>
    <w:rsid w:val="33490893"/>
    <w:rsid w:val="334B460B"/>
    <w:rsid w:val="334C7BCC"/>
    <w:rsid w:val="334D2131"/>
    <w:rsid w:val="334E5EA9"/>
    <w:rsid w:val="334E7C57"/>
    <w:rsid w:val="334F40FB"/>
    <w:rsid w:val="334F4E0C"/>
    <w:rsid w:val="3350577D"/>
    <w:rsid w:val="335334BF"/>
    <w:rsid w:val="335523BF"/>
    <w:rsid w:val="3355548A"/>
    <w:rsid w:val="33557238"/>
    <w:rsid w:val="3357192F"/>
    <w:rsid w:val="33582884"/>
    <w:rsid w:val="33590AD6"/>
    <w:rsid w:val="33596D28"/>
    <w:rsid w:val="335975FF"/>
    <w:rsid w:val="335A2AA0"/>
    <w:rsid w:val="335B5B7B"/>
    <w:rsid w:val="335C6172"/>
    <w:rsid w:val="335C6818"/>
    <w:rsid w:val="335E433E"/>
    <w:rsid w:val="335E60EC"/>
    <w:rsid w:val="335F00B6"/>
    <w:rsid w:val="335F1E64"/>
    <w:rsid w:val="33613E2E"/>
    <w:rsid w:val="33615BDC"/>
    <w:rsid w:val="3361798A"/>
    <w:rsid w:val="336254B1"/>
    <w:rsid w:val="33631954"/>
    <w:rsid w:val="33633703"/>
    <w:rsid w:val="33641229"/>
    <w:rsid w:val="336456CD"/>
    <w:rsid w:val="3364747B"/>
    <w:rsid w:val="33680D19"/>
    <w:rsid w:val="336A2CE3"/>
    <w:rsid w:val="336B0809"/>
    <w:rsid w:val="336B25B7"/>
    <w:rsid w:val="336B6A5B"/>
    <w:rsid w:val="336D1AD6"/>
    <w:rsid w:val="336D27D3"/>
    <w:rsid w:val="336D4581"/>
    <w:rsid w:val="336D632F"/>
    <w:rsid w:val="336D6F05"/>
    <w:rsid w:val="336E20A7"/>
    <w:rsid w:val="33707BCD"/>
    <w:rsid w:val="33721B98"/>
    <w:rsid w:val="33745910"/>
    <w:rsid w:val="33751688"/>
    <w:rsid w:val="33753436"/>
    <w:rsid w:val="33775400"/>
    <w:rsid w:val="33776412"/>
    <w:rsid w:val="33785759"/>
    <w:rsid w:val="33792F26"/>
    <w:rsid w:val="337E22EA"/>
    <w:rsid w:val="337E678E"/>
    <w:rsid w:val="337F131A"/>
    <w:rsid w:val="337F42B4"/>
    <w:rsid w:val="338027AA"/>
    <w:rsid w:val="33813B89"/>
    <w:rsid w:val="3381627F"/>
    <w:rsid w:val="33835B53"/>
    <w:rsid w:val="33837901"/>
    <w:rsid w:val="33850766"/>
    <w:rsid w:val="338673F1"/>
    <w:rsid w:val="338800BF"/>
    <w:rsid w:val="338813BB"/>
    <w:rsid w:val="33884F17"/>
    <w:rsid w:val="338866DE"/>
    <w:rsid w:val="338B4A07"/>
    <w:rsid w:val="338E797F"/>
    <w:rsid w:val="338F274A"/>
    <w:rsid w:val="338F44F8"/>
    <w:rsid w:val="3390201E"/>
    <w:rsid w:val="339064C2"/>
    <w:rsid w:val="3392223A"/>
    <w:rsid w:val="339406A5"/>
    <w:rsid w:val="33953AD8"/>
    <w:rsid w:val="33955886"/>
    <w:rsid w:val="33957634"/>
    <w:rsid w:val="339935C8"/>
    <w:rsid w:val="33995376"/>
    <w:rsid w:val="339A3939"/>
    <w:rsid w:val="339A4C4A"/>
    <w:rsid w:val="339B7340"/>
    <w:rsid w:val="339C09C3"/>
    <w:rsid w:val="339C6C14"/>
    <w:rsid w:val="339D48A3"/>
    <w:rsid w:val="339E0BDF"/>
    <w:rsid w:val="339E298D"/>
    <w:rsid w:val="339F04B3"/>
    <w:rsid w:val="33A04965"/>
    <w:rsid w:val="33A06705"/>
    <w:rsid w:val="33A1422B"/>
    <w:rsid w:val="33A154C2"/>
    <w:rsid w:val="33A15FD9"/>
    <w:rsid w:val="33A361F5"/>
    <w:rsid w:val="33A45AC9"/>
    <w:rsid w:val="33A81036"/>
    <w:rsid w:val="33A830F7"/>
    <w:rsid w:val="33A94587"/>
    <w:rsid w:val="33AB32FB"/>
    <w:rsid w:val="33AB6E58"/>
    <w:rsid w:val="33AD2BD0"/>
    <w:rsid w:val="33AE06F6"/>
    <w:rsid w:val="33AF4B9A"/>
    <w:rsid w:val="33AF6948"/>
    <w:rsid w:val="33B158EA"/>
    <w:rsid w:val="33B2468A"/>
    <w:rsid w:val="33B65F28"/>
    <w:rsid w:val="33B73A4E"/>
    <w:rsid w:val="33B9293B"/>
    <w:rsid w:val="33B95A18"/>
    <w:rsid w:val="33BA52ED"/>
    <w:rsid w:val="33BA699C"/>
    <w:rsid w:val="33BA709B"/>
    <w:rsid w:val="33BB353F"/>
    <w:rsid w:val="33BC1065"/>
    <w:rsid w:val="33BE4DDD"/>
    <w:rsid w:val="33C00B55"/>
    <w:rsid w:val="33C323F3"/>
    <w:rsid w:val="33C341A1"/>
    <w:rsid w:val="33C40A0F"/>
    <w:rsid w:val="33C543BD"/>
    <w:rsid w:val="33C63C91"/>
    <w:rsid w:val="33C66680"/>
    <w:rsid w:val="33C87A09"/>
    <w:rsid w:val="33CB12A8"/>
    <w:rsid w:val="33CB74FA"/>
    <w:rsid w:val="33CC574C"/>
    <w:rsid w:val="33CF2B46"/>
    <w:rsid w:val="33D068BE"/>
    <w:rsid w:val="33D4015C"/>
    <w:rsid w:val="33D42114"/>
    <w:rsid w:val="33D47543"/>
    <w:rsid w:val="33D535A4"/>
    <w:rsid w:val="33D622E7"/>
    <w:rsid w:val="33D740F0"/>
    <w:rsid w:val="33D75E9F"/>
    <w:rsid w:val="33D77C4D"/>
    <w:rsid w:val="33D8534E"/>
    <w:rsid w:val="33D939C5"/>
    <w:rsid w:val="33D95773"/>
    <w:rsid w:val="33DA09AC"/>
    <w:rsid w:val="33DA282E"/>
    <w:rsid w:val="33DB4845"/>
    <w:rsid w:val="33DB598F"/>
    <w:rsid w:val="33DB773D"/>
    <w:rsid w:val="33DC1707"/>
    <w:rsid w:val="33DC34B5"/>
    <w:rsid w:val="33DC5263"/>
    <w:rsid w:val="33DC5895"/>
    <w:rsid w:val="33DD3477"/>
    <w:rsid w:val="33DE4907"/>
    <w:rsid w:val="33DE722D"/>
    <w:rsid w:val="33E12879"/>
    <w:rsid w:val="33E34843"/>
    <w:rsid w:val="33E365F1"/>
    <w:rsid w:val="33E505BB"/>
    <w:rsid w:val="33E52369"/>
    <w:rsid w:val="33E5680D"/>
    <w:rsid w:val="33E81E5A"/>
    <w:rsid w:val="33E91A1A"/>
    <w:rsid w:val="33EA7980"/>
    <w:rsid w:val="33EB36F8"/>
    <w:rsid w:val="33EC194A"/>
    <w:rsid w:val="33ED121E"/>
    <w:rsid w:val="33ED7470"/>
    <w:rsid w:val="33EE30FE"/>
    <w:rsid w:val="33EF4F96"/>
    <w:rsid w:val="33F00D0E"/>
    <w:rsid w:val="33F071FD"/>
    <w:rsid w:val="33F16F60"/>
    <w:rsid w:val="33F2420D"/>
    <w:rsid w:val="33F407FF"/>
    <w:rsid w:val="33F46B2D"/>
    <w:rsid w:val="33F64577"/>
    <w:rsid w:val="33FB7DDF"/>
    <w:rsid w:val="33FC5673"/>
    <w:rsid w:val="33FC5905"/>
    <w:rsid w:val="33FE78CF"/>
    <w:rsid w:val="34000F51"/>
    <w:rsid w:val="340071A3"/>
    <w:rsid w:val="34012F1B"/>
    <w:rsid w:val="3402116D"/>
    <w:rsid w:val="34030A42"/>
    <w:rsid w:val="34036C94"/>
    <w:rsid w:val="34050C5E"/>
    <w:rsid w:val="34060532"/>
    <w:rsid w:val="340622E0"/>
    <w:rsid w:val="34076784"/>
    <w:rsid w:val="34092494"/>
    <w:rsid w:val="340A1DD0"/>
    <w:rsid w:val="340A6274"/>
    <w:rsid w:val="340B4DB4"/>
    <w:rsid w:val="340F73E6"/>
    <w:rsid w:val="34125129"/>
    <w:rsid w:val="34140EA1"/>
    <w:rsid w:val="34142C4F"/>
    <w:rsid w:val="341449D6"/>
    <w:rsid w:val="34160775"/>
    <w:rsid w:val="34161EC7"/>
    <w:rsid w:val="341669C7"/>
    <w:rsid w:val="34180991"/>
    <w:rsid w:val="34192B39"/>
    <w:rsid w:val="341964B7"/>
    <w:rsid w:val="341B2F1E"/>
    <w:rsid w:val="341B3FDD"/>
    <w:rsid w:val="341D7D55"/>
    <w:rsid w:val="341E587B"/>
    <w:rsid w:val="341E7629"/>
    <w:rsid w:val="342033A2"/>
    <w:rsid w:val="34216FDA"/>
    <w:rsid w:val="342235BE"/>
    <w:rsid w:val="3422536C"/>
    <w:rsid w:val="34232E92"/>
    <w:rsid w:val="3424709C"/>
    <w:rsid w:val="34254E5C"/>
    <w:rsid w:val="34256C0A"/>
    <w:rsid w:val="34264730"/>
    <w:rsid w:val="34270BD4"/>
    <w:rsid w:val="34296EAD"/>
    <w:rsid w:val="342A033D"/>
    <w:rsid w:val="342A06C4"/>
    <w:rsid w:val="342D3D10"/>
    <w:rsid w:val="342E014E"/>
    <w:rsid w:val="342E1F62"/>
    <w:rsid w:val="3430563F"/>
    <w:rsid w:val="34311A53"/>
    <w:rsid w:val="34346E4D"/>
    <w:rsid w:val="34357EA6"/>
    <w:rsid w:val="343609D9"/>
    <w:rsid w:val="34367069"/>
    <w:rsid w:val="3437641C"/>
    <w:rsid w:val="34383DD1"/>
    <w:rsid w:val="343B2752"/>
    <w:rsid w:val="343B71CB"/>
    <w:rsid w:val="34402563"/>
    <w:rsid w:val="3442156A"/>
    <w:rsid w:val="34425A0E"/>
    <w:rsid w:val="34443AB5"/>
    <w:rsid w:val="3445105A"/>
    <w:rsid w:val="34452E08"/>
    <w:rsid w:val="34476B80"/>
    <w:rsid w:val="344828F8"/>
    <w:rsid w:val="34496D9C"/>
    <w:rsid w:val="344A041F"/>
    <w:rsid w:val="344A2B14"/>
    <w:rsid w:val="344C063B"/>
    <w:rsid w:val="344C4197"/>
    <w:rsid w:val="344D7F0F"/>
    <w:rsid w:val="344F012B"/>
    <w:rsid w:val="344F0BC8"/>
    <w:rsid w:val="344F1ED9"/>
    <w:rsid w:val="344F264A"/>
    <w:rsid w:val="345319C9"/>
    <w:rsid w:val="34533777"/>
    <w:rsid w:val="34545741"/>
    <w:rsid w:val="345614B9"/>
    <w:rsid w:val="34563267"/>
    <w:rsid w:val="34567FB6"/>
    <w:rsid w:val="34580D8D"/>
    <w:rsid w:val="345968B4"/>
    <w:rsid w:val="345B087E"/>
    <w:rsid w:val="345B262C"/>
    <w:rsid w:val="345D3D25"/>
    <w:rsid w:val="345E036E"/>
    <w:rsid w:val="346045FB"/>
    <w:rsid w:val="346314E0"/>
    <w:rsid w:val="346A6D13"/>
    <w:rsid w:val="346D235F"/>
    <w:rsid w:val="346F4329"/>
    <w:rsid w:val="346F60D7"/>
    <w:rsid w:val="347100A1"/>
    <w:rsid w:val="34713BFD"/>
    <w:rsid w:val="34713F61"/>
    <w:rsid w:val="34727975"/>
    <w:rsid w:val="347436ED"/>
    <w:rsid w:val="34750D1D"/>
    <w:rsid w:val="34757B91"/>
    <w:rsid w:val="34761214"/>
    <w:rsid w:val="34767465"/>
    <w:rsid w:val="34784F8C"/>
    <w:rsid w:val="34790D04"/>
    <w:rsid w:val="347E631A"/>
    <w:rsid w:val="347F27BE"/>
    <w:rsid w:val="34802092"/>
    <w:rsid w:val="3482405C"/>
    <w:rsid w:val="34824EE6"/>
    <w:rsid w:val="34831B82"/>
    <w:rsid w:val="348576A9"/>
    <w:rsid w:val="34873421"/>
    <w:rsid w:val="348778C5"/>
    <w:rsid w:val="3489363D"/>
    <w:rsid w:val="348A4CBF"/>
    <w:rsid w:val="348E3489"/>
    <w:rsid w:val="348E4BCA"/>
    <w:rsid w:val="348F22D5"/>
    <w:rsid w:val="348F6779"/>
    <w:rsid w:val="34930017"/>
    <w:rsid w:val="34936269"/>
    <w:rsid w:val="34943D90"/>
    <w:rsid w:val="3494526F"/>
    <w:rsid w:val="34945B3E"/>
    <w:rsid w:val="34951ECC"/>
    <w:rsid w:val="34964AD5"/>
    <w:rsid w:val="34983880"/>
    <w:rsid w:val="3498710C"/>
    <w:rsid w:val="34993154"/>
    <w:rsid w:val="349A203C"/>
    <w:rsid w:val="349B511E"/>
    <w:rsid w:val="349E076A"/>
    <w:rsid w:val="34A22009"/>
    <w:rsid w:val="34A43FD3"/>
    <w:rsid w:val="34A71D15"/>
    <w:rsid w:val="34A75771"/>
    <w:rsid w:val="34A915E9"/>
    <w:rsid w:val="34A9783B"/>
    <w:rsid w:val="34AA5361"/>
    <w:rsid w:val="34AA710F"/>
    <w:rsid w:val="34AC0153"/>
    <w:rsid w:val="34AC10D9"/>
    <w:rsid w:val="34AC732B"/>
    <w:rsid w:val="34AD7EA2"/>
    <w:rsid w:val="34AE30A3"/>
    <w:rsid w:val="34AF2977"/>
    <w:rsid w:val="34B14942"/>
    <w:rsid w:val="34B166F0"/>
    <w:rsid w:val="34B32468"/>
    <w:rsid w:val="34B34216"/>
    <w:rsid w:val="34B35455"/>
    <w:rsid w:val="34B41D3C"/>
    <w:rsid w:val="34B451A4"/>
    <w:rsid w:val="34B54432"/>
    <w:rsid w:val="34B61205"/>
    <w:rsid w:val="34B61F58"/>
    <w:rsid w:val="34B8182C"/>
    <w:rsid w:val="34B85CD0"/>
    <w:rsid w:val="34B87EDC"/>
    <w:rsid w:val="34B955A4"/>
    <w:rsid w:val="34BA2757"/>
    <w:rsid w:val="34BA6286"/>
    <w:rsid w:val="34BB5077"/>
    <w:rsid w:val="34BD32E6"/>
    <w:rsid w:val="34BD5094"/>
    <w:rsid w:val="34BD6E42"/>
    <w:rsid w:val="34BF0E0C"/>
    <w:rsid w:val="34BF2BBB"/>
    <w:rsid w:val="34C24459"/>
    <w:rsid w:val="34C27960"/>
    <w:rsid w:val="34C401D1"/>
    <w:rsid w:val="34C44675"/>
    <w:rsid w:val="34C46423"/>
    <w:rsid w:val="34C5219B"/>
    <w:rsid w:val="34C603ED"/>
    <w:rsid w:val="34C71A6F"/>
    <w:rsid w:val="34C74165"/>
    <w:rsid w:val="34C957E7"/>
    <w:rsid w:val="34CA0B0B"/>
    <w:rsid w:val="34CA155F"/>
    <w:rsid w:val="34CA36DC"/>
    <w:rsid w:val="34CB5A03"/>
    <w:rsid w:val="34CC3529"/>
    <w:rsid w:val="34CE54F3"/>
    <w:rsid w:val="34D0301A"/>
    <w:rsid w:val="34D04DC8"/>
    <w:rsid w:val="34D128EE"/>
    <w:rsid w:val="34D348B8"/>
    <w:rsid w:val="34D36666"/>
    <w:rsid w:val="34D4418C"/>
    <w:rsid w:val="34D4478E"/>
    <w:rsid w:val="34D523DE"/>
    <w:rsid w:val="34D643A8"/>
    <w:rsid w:val="34D670AE"/>
    <w:rsid w:val="34D83C7C"/>
    <w:rsid w:val="34DA3AEF"/>
    <w:rsid w:val="34DB551B"/>
    <w:rsid w:val="34DD1293"/>
    <w:rsid w:val="34DD43B0"/>
    <w:rsid w:val="34DD5737"/>
    <w:rsid w:val="34DF14AF"/>
    <w:rsid w:val="34DF500B"/>
    <w:rsid w:val="34E13990"/>
    <w:rsid w:val="34E15227"/>
    <w:rsid w:val="34E21B0E"/>
    <w:rsid w:val="34E24AFB"/>
    <w:rsid w:val="34E268A9"/>
    <w:rsid w:val="34E42621"/>
    <w:rsid w:val="34E46AC5"/>
    <w:rsid w:val="34E502E4"/>
    <w:rsid w:val="34E6283D"/>
    <w:rsid w:val="34E70033"/>
    <w:rsid w:val="34E940DB"/>
    <w:rsid w:val="34E95524"/>
    <w:rsid w:val="34E97C37"/>
    <w:rsid w:val="34EB1C02"/>
    <w:rsid w:val="34EC597A"/>
    <w:rsid w:val="34EC7728"/>
    <w:rsid w:val="34EE524E"/>
    <w:rsid w:val="34EF0FC6"/>
    <w:rsid w:val="34F012EF"/>
    <w:rsid w:val="34F0546A"/>
    <w:rsid w:val="34F07218"/>
    <w:rsid w:val="34F12F90"/>
    <w:rsid w:val="34F43D78"/>
    <w:rsid w:val="34F5482E"/>
    <w:rsid w:val="34F565DC"/>
    <w:rsid w:val="34F605A6"/>
    <w:rsid w:val="34F62354"/>
    <w:rsid w:val="34F77B28"/>
    <w:rsid w:val="34F82448"/>
    <w:rsid w:val="34F8431E"/>
    <w:rsid w:val="34F95019"/>
    <w:rsid w:val="34FA1E45"/>
    <w:rsid w:val="34FA62E8"/>
    <w:rsid w:val="34FC3E0F"/>
    <w:rsid w:val="34FD1935"/>
    <w:rsid w:val="34FD7B87"/>
    <w:rsid w:val="350031D3"/>
    <w:rsid w:val="35011B2D"/>
    <w:rsid w:val="35020CF9"/>
    <w:rsid w:val="3502519D"/>
    <w:rsid w:val="35026F4B"/>
    <w:rsid w:val="35040F15"/>
    <w:rsid w:val="35044A71"/>
    <w:rsid w:val="350635C4"/>
    <w:rsid w:val="3509393A"/>
    <w:rsid w:val="350A5F9E"/>
    <w:rsid w:val="350B4052"/>
    <w:rsid w:val="350B5E00"/>
    <w:rsid w:val="350B742E"/>
    <w:rsid w:val="350C3926"/>
    <w:rsid w:val="350C7DCA"/>
    <w:rsid w:val="350D601C"/>
    <w:rsid w:val="350E3B42"/>
    <w:rsid w:val="350E58F0"/>
    <w:rsid w:val="35101668"/>
    <w:rsid w:val="351132A0"/>
    <w:rsid w:val="351153E0"/>
    <w:rsid w:val="3511718E"/>
    <w:rsid w:val="35134CB4"/>
    <w:rsid w:val="35150A2C"/>
    <w:rsid w:val="35170C48"/>
    <w:rsid w:val="35194603"/>
    <w:rsid w:val="351B1DBB"/>
    <w:rsid w:val="351B6F23"/>
    <w:rsid w:val="351C000D"/>
    <w:rsid w:val="351C2F84"/>
    <w:rsid w:val="351C625F"/>
    <w:rsid w:val="351D3D85"/>
    <w:rsid w:val="351D5B33"/>
    <w:rsid w:val="351F18AB"/>
    <w:rsid w:val="352001C4"/>
    <w:rsid w:val="35201905"/>
    <w:rsid w:val="352073D1"/>
    <w:rsid w:val="35211654"/>
    <w:rsid w:val="35215623"/>
    <w:rsid w:val="35226619"/>
    <w:rsid w:val="35245113"/>
    <w:rsid w:val="35246EC1"/>
    <w:rsid w:val="35260E8C"/>
    <w:rsid w:val="35262C3A"/>
    <w:rsid w:val="35270760"/>
    <w:rsid w:val="352754C6"/>
    <w:rsid w:val="352769B2"/>
    <w:rsid w:val="3529097C"/>
    <w:rsid w:val="352929B7"/>
    <w:rsid w:val="352B52D7"/>
    <w:rsid w:val="352C5D76"/>
    <w:rsid w:val="352D221A"/>
    <w:rsid w:val="352D3F09"/>
    <w:rsid w:val="352E5F92"/>
    <w:rsid w:val="35301D0A"/>
    <w:rsid w:val="35303AB8"/>
    <w:rsid w:val="35305866"/>
    <w:rsid w:val="35307CB9"/>
    <w:rsid w:val="35327830"/>
    <w:rsid w:val="3533180D"/>
    <w:rsid w:val="35331E04"/>
    <w:rsid w:val="35335357"/>
    <w:rsid w:val="353510CF"/>
    <w:rsid w:val="35357321"/>
    <w:rsid w:val="35365462"/>
    <w:rsid w:val="35366BF5"/>
    <w:rsid w:val="35380BBF"/>
    <w:rsid w:val="35386E11"/>
    <w:rsid w:val="353A0493"/>
    <w:rsid w:val="353A4937"/>
    <w:rsid w:val="353B0B1D"/>
    <w:rsid w:val="353C0E2D"/>
    <w:rsid w:val="353C245D"/>
    <w:rsid w:val="353E4427"/>
    <w:rsid w:val="353F5AA9"/>
    <w:rsid w:val="35411821"/>
    <w:rsid w:val="35424C9F"/>
    <w:rsid w:val="3542559A"/>
    <w:rsid w:val="35431A3E"/>
    <w:rsid w:val="3543612F"/>
    <w:rsid w:val="35441312"/>
    <w:rsid w:val="354457B6"/>
    <w:rsid w:val="354632DC"/>
    <w:rsid w:val="35472BB0"/>
    <w:rsid w:val="35492DCC"/>
    <w:rsid w:val="35496928"/>
    <w:rsid w:val="354C01C6"/>
    <w:rsid w:val="354D6418"/>
    <w:rsid w:val="354E2190"/>
    <w:rsid w:val="354E3F3E"/>
    <w:rsid w:val="355157DD"/>
    <w:rsid w:val="35521C81"/>
    <w:rsid w:val="35527ED3"/>
    <w:rsid w:val="35531555"/>
    <w:rsid w:val="355359F9"/>
    <w:rsid w:val="35571045"/>
    <w:rsid w:val="35575A35"/>
    <w:rsid w:val="35586B6B"/>
    <w:rsid w:val="35591A96"/>
    <w:rsid w:val="355A0B35"/>
    <w:rsid w:val="355A6D87"/>
    <w:rsid w:val="355C0417"/>
    <w:rsid w:val="355C2AFF"/>
    <w:rsid w:val="355D6CD6"/>
    <w:rsid w:val="355E745F"/>
    <w:rsid w:val="355F439E"/>
    <w:rsid w:val="355F614C"/>
    <w:rsid w:val="355F7A56"/>
    <w:rsid w:val="355F7EFA"/>
    <w:rsid w:val="35610116"/>
    <w:rsid w:val="35613C72"/>
    <w:rsid w:val="356279EA"/>
    <w:rsid w:val="35633E8E"/>
    <w:rsid w:val="35645510"/>
    <w:rsid w:val="356614C9"/>
    <w:rsid w:val="356674DA"/>
    <w:rsid w:val="356814A4"/>
    <w:rsid w:val="35683252"/>
    <w:rsid w:val="356924AC"/>
    <w:rsid w:val="356B22EF"/>
    <w:rsid w:val="356B3EAB"/>
    <w:rsid w:val="356B4AF0"/>
    <w:rsid w:val="356D0868"/>
    <w:rsid w:val="356D6ABA"/>
    <w:rsid w:val="356E2833"/>
    <w:rsid w:val="356E45E1"/>
    <w:rsid w:val="35702107"/>
    <w:rsid w:val="35717C54"/>
    <w:rsid w:val="35717D1D"/>
    <w:rsid w:val="35727A6C"/>
    <w:rsid w:val="35753BC1"/>
    <w:rsid w:val="3575596F"/>
    <w:rsid w:val="35755E35"/>
    <w:rsid w:val="35757AA4"/>
    <w:rsid w:val="35775243"/>
    <w:rsid w:val="3578720D"/>
    <w:rsid w:val="357A0DCF"/>
    <w:rsid w:val="357C6CFE"/>
    <w:rsid w:val="357E2A76"/>
    <w:rsid w:val="35812566"/>
    <w:rsid w:val="35814314"/>
    <w:rsid w:val="358160C2"/>
    <w:rsid w:val="35822132"/>
    <w:rsid w:val="35824CBB"/>
    <w:rsid w:val="35831E3A"/>
    <w:rsid w:val="35843E04"/>
    <w:rsid w:val="35867B7C"/>
    <w:rsid w:val="358856A2"/>
    <w:rsid w:val="358A766C"/>
    <w:rsid w:val="358B0CEF"/>
    <w:rsid w:val="358B1D54"/>
    <w:rsid w:val="358B5193"/>
    <w:rsid w:val="358D4A67"/>
    <w:rsid w:val="358D7245"/>
    <w:rsid w:val="358E6A31"/>
    <w:rsid w:val="358F1B65"/>
    <w:rsid w:val="359027A9"/>
    <w:rsid w:val="35904557"/>
    <w:rsid w:val="35906305"/>
    <w:rsid w:val="3592207D"/>
    <w:rsid w:val="35957DBF"/>
    <w:rsid w:val="35960B5E"/>
    <w:rsid w:val="359758E5"/>
    <w:rsid w:val="3598340C"/>
    <w:rsid w:val="3599165E"/>
    <w:rsid w:val="359978AF"/>
    <w:rsid w:val="359C114E"/>
    <w:rsid w:val="359C2EFC"/>
    <w:rsid w:val="359C73A0"/>
    <w:rsid w:val="359D6D3A"/>
    <w:rsid w:val="35A10512"/>
    <w:rsid w:val="35A13F7A"/>
    <w:rsid w:val="35A16764"/>
    <w:rsid w:val="35A40002"/>
    <w:rsid w:val="35A41DB0"/>
    <w:rsid w:val="35A63D7A"/>
    <w:rsid w:val="35A6695C"/>
    <w:rsid w:val="35A83E4D"/>
    <w:rsid w:val="35AA386B"/>
    <w:rsid w:val="35AB1391"/>
    <w:rsid w:val="35AB313F"/>
    <w:rsid w:val="35AB75E3"/>
    <w:rsid w:val="35AD335B"/>
    <w:rsid w:val="35AD3C5E"/>
    <w:rsid w:val="35AD5109"/>
    <w:rsid w:val="35AE2C2F"/>
    <w:rsid w:val="35AF0E81"/>
    <w:rsid w:val="35AF114F"/>
    <w:rsid w:val="35AF70D3"/>
    <w:rsid w:val="35B00755"/>
    <w:rsid w:val="35B04BF9"/>
    <w:rsid w:val="35B069A7"/>
    <w:rsid w:val="35B244CD"/>
    <w:rsid w:val="35B30761"/>
    <w:rsid w:val="35B446E9"/>
    <w:rsid w:val="35B44A00"/>
    <w:rsid w:val="35B71AE4"/>
    <w:rsid w:val="35B82066"/>
    <w:rsid w:val="35B9585C"/>
    <w:rsid w:val="35BC17F0"/>
    <w:rsid w:val="35BC70FA"/>
    <w:rsid w:val="35BD2012"/>
    <w:rsid w:val="35BD4BE3"/>
    <w:rsid w:val="35BE10C4"/>
    <w:rsid w:val="35C024FF"/>
    <w:rsid w:val="35C16E06"/>
    <w:rsid w:val="35C275C5"/>
    <w:rsid w:val="35C366DA"/>
    <w:rsid w:val="35C42453"/>
    <w:rsid w:val="35C80195"/>
    <w:rsid w:val="35C81F43"/>
    <w:rsid w:val="35C83CF1"/>
    <w:rsid w:val="35C91817"/>
    <w:rsid w:val="35C91CF6"/>
    <w:rsid w:val="35CA5CBB"/>
    <w:rsid w:val="35CB1A33"/>
    <w:rsid w:val="35CB558F"/>
    <w:rsid w:val="35CD7559"/>
    <w:rsid w:val="35CE2F97"/>
    <w:rsid w:val="35CE6E2D"/>
    <w:rsid w:val="35CF32D1"/>
    <w:rsid w:val="35D00DF7"/>
    <w:rsid w:val="35D01BC9"/>
    <w:rsid w:val="35D03732"/>
    <w:rsid w:val="35D22DC1"/>
    <w:rsid w:val="35D24B6F"/>
    <w:rsid w:val="35D408E8"/>
    <w:rsid w:val="35D42696"/>
    <w:rsid w:val="35D54660"/>
    <w:rsid w:val="35D72186"/>
    <w:rsid w:val="35D7578A"/>
    <w:rsid w:val="35D76ECB"/>
    <w:rsid w:val="35D97CAC"/>
    <w:rsid w:val="35DA1C76"/>
    <w:rsid w:val="35DB7EC8"/>
    <w:rsid w:val="35DC154A"/>
    <w:rsid w:val="35DC779C"/>
    <w:rsid w:val="35DF103A"/>
    <w:rsid w:val="35E1140C"/>
    <w:rsid w:val="35E13004"/>
    <w:rsid w:val="35E14DB3"/>
    <w:rsid w:val="35E2382D"/>
    <w:rsid w:val="35E548A3"/>
    <w:rsid w:val="35E7527E"/>
    <w:rsid w:val="35E84393"/>
    <w:rsid w:val="35E86141"/>
    <w:rsid w:val="35E87EEF"/>
    <w:rsid w:val="35E93C67"/>
    <w:rsid w:val="35EA010B"/>
    <w:rsid w:val="35EB5C31"/>
    <w:rsid w:val="35EE5D7D"/>
    <w:rsid w:val="35F03248"/>
    <w:rsid w:val="35F20D6E"/>
    <w:rsid w:val="35F25212"/>
    <w:rsid w:val="35F26FC0"/>
    <w:rsid w:val="35F44AE6"/>
    <w:rsid w:val="35F5085E"/>
    <w:rsid w:val="35F5260C"/>
    <w:rsid w:val="35F66AB0"/>
    <w:rsid w:val="35F73632"/>
    <w:rsid w:val="35F76384"/>
    <w:rsid w:val="35FA439C"/>
    <w:rsid w:val="35FB2318"/>
    <w:rsid w:val="35FB40C6"/>
    <w:rsid w:val="35FB7397"/>
    <w:rsid w:val="35FC1BEC"/>
    <w:rsid w:val="35FD0BE5"/>
    <w:rsid w:val="36007566"/>
    <w:rsid w:val="3600792F"/>
    <w:rsid w:val="36017203"/>
    <w:rsid w:val="36050AA1"/>
    <w:rsid w:val="36062A6B"/>
    <w:rsid w:val="36064819"/>
    <w:rsid w:val="3608233F"/>
    <w:rsid w:val="360A4309"/>
    <w:rsid w:val="360D1B6A"/>
    <w:rsid w:val="360D3DFA"/>
    <w:rsid w:val="360F1920"/>
    <w:rsid w:val="360F448A"/>
    <w:rsid w:val="360F7B72"/>
    <w:rsid w:val="36105698"/>
    <w:rsid w:val="36107446"/>
    <w:rsid w:val="361231BE"/>
    <w:rsid w:val="36127662"/>
    <w:rsid w:val="36132E0B"/>
    <w:rsid w:val="36154A5C"/>
    <w:rsid w:val="36160F00"/>
    <w:rsid w:val="36162CAE"/>
    <w:rsid w:val="361707D4"/>
    <w:rsid w:val="36171AA8"/>
    <w:rsid w:val="36174C78"/>
    <w:rsid w:val="361840AC"/>
    <w:rsid w:val="3619454C"/>
    <w:rsid w:val="361A2073"/>
    <w:rsid w:val="361B2A2D"/>
    <w:rsid w:val="361C5DEB"/>
    <w:rsid w:val="361D69CE"/>
    <w:rsid w:val="361E10D9"/>
    <w:rsid w:val="361E2AEF"/>
    <w:rsid w:val="36203B2D"/>
    <w:rsid w:val="362178A5"/>
    <w:rsid w:val="362353CB"/>
    <w:rsid w:val="36252EF1"/>
    <w:rsid w:val="36266C69"/>
    <w:rsid w:val="3627310D"/>
    <w:rsid w:val="36274EBB"/>
    <w:rsid w:val="36280C33"/>
    <w:rsid w:val="362829E1"/>
    <w:rsid w:val="362A0508"/>
    <w:rsid w:val="362B4280"/>
    <w:rsid w:val="362D1DA6"/>
    <w:rsid w:val="362D624A"/>
    <w:rsid w:val="362D7FF8"/>
    <w:rsid w:val="362F3D70"/>
    <w:rsid w:val="362F5B1E"/>
    <w:rsid w:val="36301896"/>
    <w:rsid w:val="36323860"/>
    <w:rsid w:val="3632560E"/>
    <w:rsid w:val="36343134"/>
    <w:rsid w:val="363561A5"/>
    <w:rsid w:val="36360D76"/>
    <w:rsid w:val="36362319"/>
    <w:rsid w:val="363650FE"/>
    <w:rsid w:val="36372C24"/>
    <w:rsid w:val="36394BEF"/>
    <w:rsid w:val="363C023B"/>
    <w:rsid w:val="363C34A7"/>
    <w:rsid w:val="363D5FAB"/>
    <w:rsid w:val="363E0457"/>
    <w:rsid w:val="363E2205"/>
    <w:rsid w:val="363E3FB3"/>
    <w:rsid w:val="363E7508"/>
    <w:rsid w:val="36400C61"/>
    <w:rsid w:val="36401AD9"/>
    <w:rsid w:val="36405F7D"/>
    <w:rsid w:val="36413AA3"/>
    <w:rsid w:val="364307A9"/>
    <w:rsid w:val="364315C9"/>
    <w:rsid w:val="36453593"/>
    <w:rsid w:val="36455341"/>
    <w:rsid w:val="36462E68"/>
    <w:rsid w:val="36484E32"/>
    <w:rsid w:val="36486BE0"/>
    <w:rsid w:val="364A0BAA"/>
    <w:rsid w:val="364B1B0C"/>
    <w:rsid w:val="364C66D0"/>
    <w:rsid w:val="364D2448"/>
    <w:rsid w:val="364F4412"/>
    <w:rsid w:val="364F61C0"/>
    <w:rsid w:val="364F7F6E"/>
    <w:rsid w:val="3651018A"/>
    <w:rsid w:val="36511F38"/>
    <w:rsid w:val="3652180C"/>
    <w:rsid w:val="365256CD"/>
    <w:rsid w:val="36525CB0"/>
    <w:rsid w:val="36527A5E"/>
    <w:rsid w:val="36533F02"/>
    <w:rsid w:val="36541A28"/>
    <w:rsid w:val="365437D6"/>
    <w:rsid w:val="365442FF"/>
    <w:rsid w:val="36545584"/>
    <w:rsid w:val="365612FD"/>
    <w:rsid w:val="365732C7"/>
    <w:rsid w:val="36592B9B"/>
    <w:rsid w:val="3659703F"/>
    <w:rsid w:val="365A6A30"/>
    <w:rsid w:val="365B2DB7"/>
    <w:rsid w:val="365C1350"/>
    <w:rsid w:val="365C268B"/>
    <w:rsid w:val="365D6B2F"/>
    <w:rsid w:val="365F242B"/>
    <w:rsid w:val="36617CA1"/>
    <w:rsid w:val="36637EBD"/>
    <w:rsid w:val="366559E4"/>
    <w:rsid w:val="36657792"/>
    <w:rsid w:val="36681030"/>
    <w:rsid w:val="36687282"/>
    <w:rsid w:val="36695095"/>
    <w:rsid w:val="366B28CE"/>
    <w:rsid w:val="366C0E45"/>
    <w:rsid w:val="366D6646"/>
    <w:rsid w:val="366F23BE"/>
    <w:rsid w:val="36704443"/>
    <w:rsid w:val="36721EAF"/>
    <w:rsid w:val="36743E79"/>
    <w:rsid w:val="36785EB1"/>
    <w:rsid w:val="36791FB9"/>
    <w:rsid w:val="3679323D"/>
    <w:rsid w:val="367B0D63"/>
    <w:rsid w:val="367D2D2D"/>
    <w:rsid w:val="367E0853"/>
    <w:rsid w:val="367E2601"/>
    <w:rsid w:val="367E325A"/>
    <w:rsid w:val="367E6AA5"/>
    <w:rsid w:val="368045CB"/>
    <w:rsid w:val="36820344"/>
    <w:rsid w:val="368340BC"/>
    <w:rsid w:val="36835E6A"/>
    <w:rsid w:val="36853990"/>
    <w:rsid w:val="36857E34"/>
    <w:rsid w:val="368619EC"/>
    <w:rsid w:val="3687718E"/>
    <w:rsid w:val="368C2F70"/>
    <w:rsid w:val="368C4D1E"/>
    <w:rsid w:val="368D6CE8"/>
    <w:rsid w:val="368F0CB2"/>
    <w:rsid w:val="368F2A60"/>
    <w:rsid w:val="36910587"/>
    <w:rsid w:val="369167D9"/>
    <w:rsid w:val="369260AD"/>
    <w:rsid w:val="36932551"/>
    <w:rsid w:val="369342FF"/>
    <w:rsid w:val="36940077"/>
    <w:rsid w:val="36941E25"/>
    <w:rsid w:val="36962041"/>
    <w:rsid w:val="3699743B"/>
    <w:rsid w:val="369A12F2"/>
    <w:rsid w:val="369B35A4"/>
    <w:rsid w:val="369B7657"/>
    <w:rsid w:val="369D13B4"/>
    <w:rsid w:val="369E2CA4"/>
    <w:rsid w:val="369E4A52"/>
    <w:rsid w:val="369F3CD4"/>
    <w:rsid w:val="36A04C6E"/>
    <w:rsid w:val="36A05164"/>
    <w:rsid w:val="36A209E6"/>
    <w:rsid w:val="36A54032"/>
    <w:rsid w:val="36A57B46"/>
    <w:rsid w:val="36A91D74"/>
    <w:rsid w:val="36AA1648"/>
    <w:rsid w:val="36AA789A"/>
    <w:rsid w:val="36AC3612"/>
    <w:rsid w:val="36AC53C0"/>
    <w:rsid w:val="36AD2EE7"/>
    <w:rsid w:val="36AE738B"/>
    <w:rsid w:val="36AF3103"/>
    <w:rsid w:val="36AF37C9"/>
    <w:rsid w:val="36AF4EB1"/>
    <w:rsid w:val="36B10C29"/>
    <w:rsid w:val="36B14785"/>
    <w:rsid w:val="36B4763B"/>
    <w:rsid w:val="36B6623F"/>
    <w:rsid w:val="36B67FED"/>
    <w:rsid w:val="36B81FB7"/>
    <w:rsid w:val="36B83D65"/>
    <w:rsid w:val="36B9188B"/>
    <w:rsid w:val="36B97ADD"/>
    <w:rsid w:val="36BA34AD"/>
    <w:rsid w:val="36BB3856"/>
    <w:rsid w:val="36BB493D"/>
    <w:rsid w:val="36BC6F7C"/>
    <w:rsid w:val="36BE6EA2"/>
    <w:rsid w:val="36C00E6C"/>
    <w:rsid w:val="36C26992"/>
    <w:rsid w:val="36C344B8"/>
    <w:rsid w:val="36C4095C"/>
    <w:rsid w:val="36C46BAE"/>
    <w:rsid w:val="36C546D4"/>
    <w:rsid w:val="36C7044C"/>
    <w:rsid w:val="36C941C4"/>
    <w:rsid w:val="36C96F41"/>
    <w:rsid w:val="36C97D20"/>
    <w:rsid w:val="36CB4432"/>
    <w:rsid w:val="36CC5A63"/>
    <w:rsid w:val="36CE01E2"/>
    <w:rsid w:val="36CE3589"/>
    <w:rsid w:val="36CF10AF"/>
    <w:rsid w:val="36D14E27"/>
    <w:rsid w:val="36D30B9F"/>
    <w:rsid w:val="36D36DF1"/>
    <w:rsid w:val="36D466C5"/>
    <w:rsid w:val="36D500B5"/>
    <w:rsid w:val="36D6162D"/>
    <w:rsid w:val="36D6243D"/>
    <w:rsid w:val="36D641EB"/>
    <w:rsid w:val="36D77E04"/>
    <w:rsid w:val="36DB27E6"/>
    <w:rsid w:val="36DB3EF8"/>
    <w:rsid w:val="36DD1A1E"/>
    <w:rsid w:val="36DF7544"/>
    <w:rsid w:val="36E032BC"/>
    <w:rsid w:val="36E13395"/>
    <w:rsid w:val="36E20DE2"/>
    <w:rsid w:val="36E27034"/>
    <w:rsid w:val="36E36908"/>
    <w:rsid w:val="36E52680"/>
    <w:rsid w:val="36E56B24"/>
    <w:rsid w:val="36E6490D"/>
    <w:rsid w:val="36E7289C"/>
    <w:rsid w:val="36E763F9"/>
    <w:rsid w:val="36E903C3"/>
    <w:rsid w:val="36E92171"/>
    <w:rsid w:val="36EA7C97"/>
    <w:rsid w:val="36EB3659"/>
    <w:rsid w:val="36EE0C0E"/>
    <w:rsid w:val="36EE59D9"/>
    <w:rsid w:val="36EE7787"/>
    <w:rsid w:val="36EE77CC"/>
    <w:rsid w:val="36EF52AD"/>
    <w:rsid w:val="36F01751"/>
    <w:rsid w:val="36F17277"/>
    <w:rsid w:val="36F30A6D"/>
    <w:rsid w:val="36F31241"/>
    <w:rsid w:val="36F32FEF"/>
    <w:rsid w:val="36F34D9D"/>
    <w:rsid w:val="36F44ACE"/>
    <w:rsid w:val="36F54FB9"/>
    <w:rsid w:val="36F6663C"/>
    <w:rsid w:val="36F823B4"/>
    <w:rsid w:val="36FA25D0"/>
    <w:rsid w:val="36FB00F6"/>
    <w:rsid w:val="36FB1EA4"/>
    <w:rsid w:val="36FB71FF"/>
    <w:rsid w:val="36FD34CA"/>
    <w:rsid w:val="36FD79CA"/>
    <w:rsid w:val="370004A0"/>
    <w:rsid w:val="3700570C"/>
    <w:rsid w:val="37021484"/>
    <w:rsid w:val="370276D6"/>
    <w:rsid w:val="37040D59"/>
    <w:rsid w:val="370451FC"/>
    <w:rsid w:val="37046FAB"/>
    <w:rsid w:val="37055A53"/>
    <w:rsid w:val="37060F75"/>
    <w:rsid w:val="37070849"/>
    <w:rsid w:val="37076A9B"/>
    <w:rsid w:val="3709636F"/>
    <w:rsid w:val="370C0184"/>
    <w:rsid w:val="370C2303"/>
    <w:rsid w:val="370C2D55"/>
    <w:rsid w:val="370F76FD"/>
    <w:rsid w:val="371116C7"/>
    <w:rsid w:val="3715740A"/>
    <w:rsid w:val="37164F30"/>
    <w:rsid w:val="37184804"/>
    <w:rsid w:val="371B60A2"/>
    <w:rsid w:val="371C0798"/>
    <w:rsid w:val="371F2036"/>
    <w:rsid w:val="37225683"/>
    <w:rsid w:val="3724764D"/>
    <w:rsid w:val="3725246C"/>
    <w:rsid w:val="37270EEB"/>
    <w:rsid w:val="37272C99"/>
    <w:rsid w:val="3729227D"/>
    <w:rsid w:val="3729371C"/>
    <w:rsid w:val="37296A11"/>
    <w:rsid w:val="372B09DB"/>
    <w:rsid w:val="372B2789"/>
    <w:rsid w:val="372B4B9D"/>
    <w:rsid w:val="372C02AF"/>
    <w:rsid w:val="372E4027"/>
    <w:rsid w:val="372E5DD5"/>
    <w:rsid w:val="37305FF2"/>
    <w:rsid w:val="37313B18"/>
    <w:rsid w:val="373158C6"/>
    <w:rsid w:val="37335AE2"/>
    <w:rsid w:val="37337890"/>
    <w:rsid w:val="37350820"/>
    <w:rsid w:val="37353608"/>
    <w:rsid w:val="373553B6"/>
    <w:rsid w:val="37361CB0"/>
    <w:rsid w:val="373830F8"/>
    <w:rsid w:val="373A0C1E"/>
    <w:rsid w:val="373B04F2"/>
    <w:rsid w:val="373D426B"/>
    <w:rsid w:val="373F4487"/>
    <w:rsid w:val="374101FF"/>
    <w:rsid w:val="37410504"/>
    <w:rsid w:val="37411FAD"/>
    <w:rsid w:val="374171DF"/>
    <w:rsid w:val="37441A9D"/>
    <w:rsid w:val="37450315"/>
    <w:rsid w:val="374675C3"/>
    <w:rsid w:val="3747333B"/>
    <w:rsid w:val="37476E97"/>
    <w:rsid w:val="37486C96"/>
    <w:rsid w:val="37492C0F"/>
    <w:rsid w:val="374A2CF7"/>
    <w:rsid w:val="374B6987"/>
    <w:rsid w:val="374C59AF"/>
    <w:rsid w:val="374E6478"/>
    <w:rsid w:val="37500442"/>
    <w:rsid w:val="37503F9E"/>
    <w:rsid w:val="37505428"/>
    <w:rsid w:val="37515F68"/>
    <w:rsid w:val="37517D16"/>
    <w:rsid w:val="37531CE0"/>
    <w:rsid w:val="37533A8E"/>
    <w:rsid w:val="37533DA9"/>
    <w:rsid w:val="37537F32"/>
    <w:rsid w:val="375515B4"/>
    <w:rsid w:val="3756129A"/>
    <w:rsid w:val="37585548"/>
    <w:rsid w:val="3758678B"/>
    <w:rsid w:val="375872F6"/>
    <w:rsid w:val="375A12C0"/>
    <w:rsid w:val="375B08FF"/>
    <w:rsid w:val="375C0B95"/>
    <w:rsid w:val="375D66BB"/>
    <w:rsid w:val="375F0685"/>
    <w:rsid w:val="376143FD"/>
    <w:rsid w:val="376163AC"/>
    <w:rsid w:val="37621F23"/>
    <w:rsid w:val="37623CD1"/>
    <w:rsid w:val="37643EED"/>
    <w:rsid w:val="37645C9B"/>
    <w:rsid w:val="37667C65"/>
    <w:rsid w:val="376718FC"/>
    <w:rsid w:val="376A5878"/>
    <w:rsid w:val="376B0DD8"/>
    <w:rsid w:val="376D0FF4"/>
    <w:rsid w:val="376D2DA2"/>
    <w:rsid w:val="376E08C8"/>
    <w:rsid w:val="376F3581"/>
    <w:rsid w:val="37702892"/>
    <w:rsid w:val="37715EA1"/>
    <w:rsid w:val="377203B8"/>
    <w:rsid w:val="377309D7"/>
    <w:rsid w:val="37733392"/>
    <w:rsid w:val="37734130"/>
    <w:rsid w:val="37757EA8"/>
    <w:rsid w:val="377731A3"/>
    <w:rsid w:val="37773C20"/>
    <w:rsid w:val="37781747"/>
    <w:rsid w:val="377834F5"/>
    <w:rsid w:val="37797204"/>
    <w:rsid w:val="377A101B"/>
    <w:rsid w:val="377A54BF"/>
    <w:rsid w:val="377D0B0B"/>
    <w:rsid w:val="377D4444"/>
    <w:rsid w:val="377E4FAF"/>
    <w:rsid w:val="378123A9"/>
    <w:rsid w:val="378219F7"/>
    <w:rsid w:val="37826121"/>
    <w:rsid w:val="378400EB"/>
    <w:rsid w:val="37841E99"/>
    <w:rsid w:val="378620B5"/>
    <w:rsid w:val="37863E63"/>
    <w:rsid w:val="37865C12"/>
    <w:rsid w:val="3787198A"/>
    <w:rsid w:val="37873738"/>
    <w:rsid w:val="37887BDC"/>
    <w:rsid w:val="37892452"/>
    <w:rsid w:val="37893954"/>
    <w:rsid w:val="378B147A"/>
    <w:rsid w:val="378B43A5"/>
    <w:rsid w:val="378C0D4E"/>
    <w:rsid w:val="378C4B81"/>
    <w:rsid w:val="378D6FA0"/>
    <w:rsid w:val="378E0F6A"/>
    <w:rsid w:val="378E2D18"/>
    <w:rsid w:val="378E4AC6"/>
    <w:rsid w:val="37906A90"/>
    <w:rsid w:val="379320DC"/>
    <w:rsid w:val="37936580"/>
    <w:rsid w:val="37940C11"/>
    <w:rsid w:val="379540A7"/>
    <w:rsid w:val="3797278D"/>
    <w:rsid w:val="37976071"/>
    <w:rsid w:val="37985945"/>
    <w:rsid w:val="379950AD"/>
    <w:rsid w:val="379A346B"/>
    <w:rsid w:val="379C3687"/>
    <w:rsid w:val="379C71E3"/>
    <w:rsid w:val="379D4EBE"/>
    <w:rsid w:val="379E11AD"/>
    <w:rsid w:val="379F4F25"/>
    <w:rsid w:val="37A10C9D"/>
    <w:rsid w:val="37A12A4B"/>
    <w:rsid w:val="37A1598C"/>
    <w:rsid w:val="37A34A15"/>
    <w:rsid w:val="37A367C3"/>
    <w:rsid w:val="37A4253C"/>
    <w:rsid w:val="37A442EA"/>
    <w:rsid w:val="37A60062"/>
    <w:rsid w:val="37A61E10"/>
    <w:rsid w:val="37A83DDA"/>
    <w:rsid w:val="37A97B52"/>
    <w:rsid w:val="37AC0952"/>
    <w:rsid w:val="37AE5168"/>
    <w:rsid w:val="37AE6F16"/>
    <w:rsid w:val="37AF33BA"/>
    <w:rsid w:val="37AF72D3"/>
    <w:rsid w:val="37B02C8E"/>
    <w:rsid w:val="37B17BB1"/>
    <w:rsid w:val="37B207B5"/>
    <w:rsid w:val="37B24C58"/>
    <w:rsid w:val="37B54749"/>
    <w:rsid w:val="37B7226F"/>
    <w:rsid w:val="37B7401D"/>
    <w:rsid w:val="37B81AC6"/>
    <w:rsid w:val="37B92F56"/>
    <w:rsid w:val="37BA1D5F"/>
    <w:rsid w:val="37BE184F"/>
    <w:rsid w:val="37BE35FD"/>
    <w:rsid w:val="37BF1123"/>
    <w:rsid w:val="37BF2ED1"/>
    <w:rsid w:val="37BF7375"/>
    <w:rsid w:val="37C14E9C"/>
    <w:rsid w:val="37C24C19"/>
    <w:rsid w:val="37C329C2"/>
    <w:rsid w:val="37C40069"/>
    <w:rsid w:val="37C4498C"/>
    <w:rsid w:val="37C4673A"/>
    <w:rsid w:val="37C60704"/>
    <w:rsid w:val="37C624B2"/>
    <w:rsid w:val="37C64260"/>
    <w:rsid w:val="37C6490D"/>
    <w:rsid w:val="37C8622A"/>
    <w:rsid w:val="37C87FD8"/>
    <w:rsid w:val="37C91FA2"/>
    <w:rsid w:val="37C922AF"/>
    <w:rsid w:val="37C97392"/>
    <w:rsid w:val="37CA3EDB"/>
    <w:rsid w:val="37CB1876"/>
    <w:rsid w:val="37CB5D1A"/>
    <w:rsid w:val="37CD1A92"/>
    <w:rsid w:val="37CE1367"/>
    <w:rsid w:val="37D03331"/>
    <w:rsid w:val="37D050DF"/>
    <w:rsid w:val="37D22C05"/>
    <w:rsid w:val="37D3697D"/>
    <w:rsid w:val="37D50FEE"/>
    <w:rsid w:val="37D7646D"/>
    <w:rsid w:val="37D90437"/>
    <w:rsid w:val="37D921E5"/>
    <w:rsid w:val="37D92540"/>
    <w:rsid w:val="37DA39D0"/>
    <w:rsid w:val="37DA41AF"/>
    <w:rsid w:val="37DA7D0B"/>
    <w:rsid w:val="37DC1CD5"/>
    <w:rsid w:val="37DD15AA"/>
    <w:rsid w:val="37DE4F22"/>
    <w:rsid w:val="37DE77FC"/>
    <w:rsid w:val="37DF17C6"/>
    <w:rsid w:val="37E312B6"/>
    <w:rsid w:val="37E34E12"/>
    <w:rsid w:val="37E42938"/>
    <w:rsid w:val="37E56DDC"/>
    <w:rsid w:val="37E62B54"/>
    <w:rsid w:val="37E666B0"/>
    <w:rsid w:val="37EA0736"/>
    <w:rsid w:val="37EA34C5"/>
    <w:rsid w:val="37EA43F2"/>
    <w:rsid w:val="37EB016A"/>
    <w:rsid w:val="37EF1A09"/>
    <w:rsid w:val="37F0752F"/>
    <w:rsid w:val="37F077E9"/>
    <w:rsid w:val="37F27B04"/>
    <w:rsid w:val="37F30DCD"/>
    <w:rsid w:val="37F4701F"/>
    <w:rsid w:val="37F60FE9"/>
    <w:rsid w:val="37F61ECE"/>
    <w:rsid w:val="37F7266B"/>
    <w:rsid w:val="37F963E3"/>
    <w:rsid w:val="37FA03AE"/>
    <w:rsid w:val="37FC5ED4"/>
    <w:rsid w:val="37FE01FA"/>
    <w:rsid w:val="37FE0B1D"/>
    <w:rsid w:val="37FE39FA"/>
    <w:rsid w:val="37FE7E9E"/>
    <w:rsid w:val="37FF59C4"/>
    <w:rsid w:val="38003C16"/>
    <w:rsid w:val="3801173C"/>
    <w:rsid w:val="380134EA"/>
    <w:rsid w:val="3803406C"/>
    <w:rsid w:val="380357AD"/>
    <w:rsid w:val="380454FC"/>
    <w:rsid w:val="38060B00"/>
    <w:rsid w:val="38080218"/>
    <w:rsid w:val="38080D1C"/>
    <w:rsid w:val="38084878"/>
    <w:rsid w:val="38086A4E"/>
    <w:rsid w:val="380A05F1"/>
    <w:rsid w:val="380D00E1"/>
    <w:rsid w:val="380D1E8F"/>
    <w:rsid w:val="380D6333"/>
    <w:rsid w:val="380E28C0"/>
    <w:rsid w:val="38123949"/>
    <w:rsid w:val="3814146F"/>
    <w:rsid w:val="3814321D"/>
    <w:rsid w:val="381476C1"/>
    <w:rsid w:val="381551E7"/>
    <w:rsid w:val="38157BC2"/>
    <w:rsid w:val="381724E2"/>
    <w:rsid w:val="38172D0E"/>
    <w:rsid w:val="38174ABC"/>
    <w:rsid w:val="38196A86"/>
    <w:rsid w:val="381C0324"/>
    <w:rsid w:val="381C47C8"/>
    <w:rsid w:val="381D515F"/>
    <w:rsid w:val="381E22EE"/>
    <w:rsid w:val="38213B8C"/>
    <w:rsid w:val="3821593A"/>
    <w:rsid w:val="382316B2"/>
    <w:rsid w:val="3823332A"/>
    <w:rsid w:val="38233460"/>
    <w:rsid w:val="38233656"/>
    <w:rsid w:val="38237904"/>
    <w:rsid w:val="3825542A"/>
    <w:rsid w:val="382611A3"/>
    <w:rsid w:val="38267406"/>
    <w:rsid w:val="38271FD7"/>
    <w:rsid w:val="382C3278"/>
    <w:rsid w:val="382D0783"/>
    <w:rsid w:val="382F0057"/>
    <w:rsid w:val="38305977"/>
    <w:rsid w:val="383445DB"/>
    <w:rsid w:val="3834566E"/>
    <w:rsid w:val="38353194"/>
    <w:rsid w:val="38392C84"/>
    <w:rsid w:val="38397128"/>
    <w:rsid w:val="383B2EA0"/>
    <w:rsid w:val="383C09C6"/>
    <w:rsid w:val="383E029A"/>
    <w:rsid w:val="383E473E"/>
    <w:rsid w:val="38417D8A"/>
    <w:rsid w:val="3844298F"/>
    <w:rsid w:val="38451629"/>
    <w:rsid w:val="3845787B"/>
    <w:rsid w:val="3846046C"/>
    <w:rsid w:val="38481119"/>
    <w:rsid w:val="384855BD"/>
    <w:rsid w:val="3848736B"/>
    <w:rsid w:val="384A30E3"/>
    <w:rsid w:val="384A6801"/>
    <w:rsid w:val="384A6C3F"/>
    <w:rsid w:val="384B0C09"/>
    <w:rsid w:val="384B29B7"/>
    <w:rsid w:val="384D672F"/>
    <w:rsid w:val="384F3EE7"/>
    <w:rsid w:val="38507FCD"/>
    <w:rsid w:val="38514471"/>
    <w:rsid w:val="38543F62"/>
    <w:rsid w:val="38545D10"/>
    <w:rsid w:val="385555E4"/>
    <w:rsid w:val="38563836"/>
    <w:rsid w:val="38575800"/>
    <w:rsid w:val="385775AE"/>
    <w:rsid w:val="38591578"/>
    <w:rsid w:val="385C2E16"/>
    <w:rsid w:val="385C4BC4"/>
    <w:rsid w:val="385E26EA"/>
    <w:rsid w:val="385F7597"/>
    <w:rsid w:val="38602906"/>
    <w:rsid w:val="38606463"/>
    <w:rsid w:val="386121DB"/>
    <w:rsid w:val="38613F89"/>
    <w:rsid w:val="3862042D"/>
    <w:rsid w:val="38651CCB"/>
    <w:rsid w:val="38653409"/>
    <w:rsid w:val="38665FDA"/>
    <w:rsid w:val="38675A43"/>
    <w:rsid w:val="38685317"/>
    <w:rsid w:val="3869321A"/>
    <w:rsid w:val="386A46AA"/>
    <w:rsid w:val="386A72E1"/>
    <w:rsid w:val="386C3059"/>
    <w:rsid w:val="386E302B"/>
    <w:rsid w:val="386F1750"/>
    <w:rsid w:val="386F2B4A"/>
    <w:rsid w:val="38712935"/>
    <w:rsid w:val="387168C2"/>
    <w:rsid w:val="3872263A"/>
    <w:rsid w:val="38735A0D"/>
    <w:rsid w:val="38740160"/>
    <w:rsid w:val="38741F0E"/>
    <w:rsid w:val="38743CBC"/>
    <w:rsid w:val="38752EFE"/>
    <w:rsid w:val="387719FE"/>
    <w:rsid w:val="387737AC"/>
    <w:rsid w:val="38795247"/>
    <w:rsid w:val="387B14EE"/>
    <w:rsid w:val="387B329C"/>
    <w:rsid w:val="387C0DC3"/>
    <w:rsid w:val="387C7014"/>
    <w:rsid w:val="387D5266"/>
    <w:rsid w:val="387E0FDF"/>
    <w:rsid w:val="387F3FB0"/>
    <w:rsid w:val="38800011"/>
    <w:rsid w:val="38806B05"/>
    <w:rsid w:val="3881462B"/>
    <w:rsid w:val="388365F5"/>
    <w:rsid w:val="3885411B"/>
    <w:rsid w:val="388834D5"/>
    <w:rsid w:val="38883C0B"/>
    <w:rsid w:val="38897C33"/>
    <w:rsid w:val="388A34DF"/>
    <w:rsid w:val="388F4F9A"/>
    <w:rsid w:val="388F6D48"/>
    <w:rsid w:val="38910D12"/>
    <w:rsid w:val="38926838"/>
    <w:rsid w:val="389425B0"/>
    <w:rsid w:val="389600D6"/>
    <w:rsid w:val="38966328"/>
    <w:rsid w:val="38975BFC"/>
    <w:rsid w:val="389820A0"/>
    <w:rsid w:val="38997BC6"/>
    <w:rsid w:val="389A2D2B"/>
    <w:rsid w:val="389B56ED"/>
    <w:rsid w:val="389B749B"/>
    <w:rsid w:val="389D76B7"/>
    <w:rsid w:val="389E342F"/>
    <w:rsid w:val="389E51DD"/>
    <w:rsid w:val="38A04AB1"/>
    <w:rsid w:val="38A071A7"/>
    <w:rsid w:val="38A10829"/>
    <w:rsid w:val="38A30A45"/>
    <w:rsid w:val="38A50319"/>
    <w:rsid w:val="38A5656B"/>
    <w:rsid w:val="38A85D8D"/>
    <w:rsid w:val="38A8605B"/>
    <w:rsid w:val="38A87E0A"/>
    <w:rsid w:val="38A94C7C"/>
    <w:rsid w:val="38AA06AD"/>
    <w:rsid w:val="38AA3C86"/>
    <w:rsid w:val="38AC5B4C"/>
    <w:rsid w:val="38AD5420"/>
    <w:rsid w:val="38AE04BE"/>
    <w:rsid w:val="38AF1198"/>
    <w:rsid w:val="38AF2F46"/>
    <w:rsid w:val="38B24FA9"/>
    <w:rsid w:val="38B30C88"/>
    <w:rsid w:val="38B36EDA"/>
    <w:rsid w:val="38B95B73"/>
    <w:rsid w:val="38BA1632"/>
    <w:rsid w:val="38BB18EB"/>
    <w:rsid w:val="38BC3F52"/>
    <w:rsid w:val="38BD1B07"/>
    <w:rsid w:val="38BD38B5"/>
    <w:rsid w:val="38BE13DB"/>
    <w:rsid w:val="38C05153"/>
    <w:rsid w:val="38C073F1"/>
    <w:rsid w:val="38C118E6"/>
    <w:rsid w:val="38C20ECB"/>
    <w:rsid w:val="38C22C79"/>
    <w:rsid w:val="38C2711D"/>
    <w:rsid w:val="38C32995"/>
    <w:rsid w:val="38C509BB"/>
    <w:rsid w:val="38C67BD5"/>
    <w:rsid w:val="38C8225A"/>
    <w:rsid w:val="38C84008"/>
    <w:rsid w:val="38C950C6"/>
    <w:rsid w:val="38CC2814"/>
    <w:rsid w:val="38CC3A47"/>
    <w:rsid w:val="38CC3AF8"/>
    <w:rsid w:val="38CD161E"/>
    <w:rsid w:val="38CE7AA8"/>
    <w:rsid w:val="38CF5396"/>
    <w:rsid w:val="38D14DE7"/>
    <w:rsid w:val="38D17360"/>
    <w:rsid w:val="38D210E2"/>
    <w:rsid w:val="38D34E86"/>
    <w:rsid w:val="38D62BC9"/>
    <w:rsid w:val="38D70B59"/>
    <w:rsid w:val="38D94467"/>
    <w:rsid w:val="38DB1F8D"/>
    <w:rsid w:val="38DD3F57"/>
    <w:rsid w:val="38DD5D05"/>
    <w:rsid w:val="38DD7AB3"/>
    <w:rsid w:val="38DE55D9"/>
    <w:rsid w:val="38DF7CCF"/>
    <w:rsid w:val="38E075A3"/>
    <w:rsid w:val="38E147DC"/>
    <w:rsid w:val="38E2156D"/>
    <w:rsid w:val="38E250CA"/>
    <w:rsid w:val="38E52E0C"/>
    <w:rsid w:val="38E54BBA"/>
    <w:rsid w:val="38E70932"/>
    <w:rsid w:val="38E726E0"/>
    <w:rsid w:val="38EA0422"/>
    <w:rsid w:val="38EA6674"/>
    <w:rsid w:val="38EB1BA0"/>
    <w:rsid w:val="38EC419A"/>
    <w:rsid w:val="38ED3A6E"/>
    <w:rsid w:val="38EF5A38"/>
    <w:rsid w:val="38F117B0"/>
    <w:rsid w:val="38F207D6"/>
    <w:rsid w:val="38F4304F"/>
    <w:rsid w:val="38F512A1"/>
    <w:rsid w:val="38F640E2"/>
    <w:rsid w:val="38F66DC7"/>
    <w:rsid w:val="38F82B3F"/>
    <w:rsid w:val="38F848ED"/>
    <w:rsid w:val="38F8669B"/>
    <w:rsid w:val="38F92413"/>
    <w:rsid w:val="38FA68B7"/>
    <w:rsid w:val="38FB262F"/>
    <w:rsid w:val="38FD1F03"/>
    <w:rsid w:val="38FD63A7"/>
    <w:rsid w:val="38FE5C7B"/>
    <w:rsid w:val="390019F4"/>
    <w:rsid w:val="390037A2"/>
    <w:rsid w:val="39007C46"/>
    <w:rsid w:val="39007D65"/>
    <w:rsid w:val="390239BE"/>
    <w:rsid w:val="3905700A"/>
    <w:rsid w:val="39070FD4"/>
    <w:rsid w:val="39074B30"/>
    <w:rsid w:val="390A4620"/>
    <w:rsid w:val="390B0AC4"/>
    <w:rsid w:val="390C0398"/>
    <w:rsid w:val="390E4110"/>
    <w:rsid w:val="390E5EBF"/>
    <w:rsid w:val="39111E53"/>
    <w:rsid w:val="39113C01"/>
    <w:rsid w:val="39131727"/>
    <w:rsid w:val="391334D5"/>
    <w:rsid w:val="39137979"/>
    <w:rsid w:val="3914549F"/>
    <w:rsid w:val="3914724D"/>
    <w:rsid w:val="39161217"/>
    <w:rsid w:val="39180AEB"/>
    <w:rsid w:val="39184F8F"/>
    <w:rsid w:val="391A34DD"/>
    <w:rsid w:val="391B05DB"/>
    <w:rsid w:val="391D25A6"/>
    <w:rsid w:val="391D4354"/>
    <w:rsid w:val="39205BF2"/>
    <w:rsid w:val="39215D79"/>
    <w:rsid w:val="39222C63"/>
    <w:rsid w:val="39237490"/>
    <w:rsid w:val="39243934"/>
    <w:rsid w:val="392456E2"/>
    <w:rsid w:val="3925145A"/>
    <w:rsid w:val="392525BD"/>
    <w:rsid w:val="392531C1"/>
    <w:rsid w:val="39273424"/>
    <w:rsid w:val="392751D2"/>
    <w:rsid w:val="39290F4A"/>
    <w:rsid w:val="39292CF8"/>
    <w:rsid w:val="39294390"/>
    <w:rsid w:val="392A6A70"/>
    <w:rsid w:val="392B58F2"/>
    <w:rsid w:val="392C0A3B"/>
    <w:rsid w:val="392E030F"/>
    <w:rsid w:val="392E47B3"/>
    <w:rsid w:val="392E6561"/>
    <w:rsid w:val="3930052B"/>
    <w:rsid w:val="39305703"/>
    <w:rsid w:val="39335925"/>
    <w:rsid w:val="3934169D"/>
    <w:rsid w:val="39355B41"/>
    <w:rsid w:val="393578EF"/>
    <w:rsid w:val="39363667"/>
    <w:rsid w:val="393671C3"/>
    <w:rsid w:val="393755D6"/>
    <w:rsid w:val="39396CB4"/>
    <w:rsid w:val="393A114C"/>
    <w:rsid w:val="393A1386"/>
    <w:rsid w:val="393A4330"/>
    <w:rsid w:val="393A4F06"/>
    <w:rsid w:val="393C6877"/>
    <w:rsid w:val="393C6ED0"/>
    <w:rsid w:val="393D49F6"/>
    <w:rsid w:val="393F42CA"/>
    <w:rsid w:val="39406294"/>
    <w:rsid w:val="394418E0"/>
    <w:rsid w:val="3944674A"/>
    <w:rsid w:val="39447B32"/>
    <w:rsid w:val="39455658"/>
    <w:rsid w:val="39461AFC"/>
    <w:rsid w:val="39477622"/>
    <w:rsid w:val="394915ED"/>
    <w:rsid w:val="3949339B"/>
    <w:rsid w:val="394E275F"/>
    <w:rsid w:val="39501A9A"/>
    <w:rsid w:val="39544AFE"/>
    <w:rsid w:val="39550B5F"/>
    <w:rsid w:val="39553AED"/>
    <w:rsid w:val="39581830"/>
    <w:rsid w:val="3958538C"/>
    <w:rsid w:val="395A55A8"/>
    <w:rsid w:val="395C5E61"/>
    <w:rsid w:val="395D0BF4"/>
    <w:rsid w:val="395F2BBE"/>
    <w:rsid w:val="39602492"/>
    <w:rsid w:val="39610843"/>
    <w:rsid w:val="396226AE"/>
    <w:rsid w:val="3962445C"/>
    <w:rsid w:val="3962620A"/>
    <w:rsid w:val="39627FB8"/>
    <w:rsid w:val="396401D4"/>
    <w:rsid w:val="39643D30"/>
    <w:rsid w:val="39650654"/>
    <w:rsid w:val="39657AA9"/>
    <w:rsid w:val="39663F4D"/>
    <w:rsid w:val="39665CFB"/>
    <w:rsid w:val="39682B90"/>
    <w:rsid w:val="39697599"/>
    <w:rsid w:val="396A4218"/>
    <w:rsid w:val="396A50BF"/>
    <w:rsid w:val="396C3D44"/>
    <w:rsid w:val="396E1053"/>
    <w:rsid w:val="396F26D5"/>
    <w:rsid w:val="39700927"/>
    <w:rsid w:val="397217C8"/>
    <w:rsid w:val="397228F1"/>
    <w:rsid w:val="397516CD"/>
    <w:rsid w:val="39763A64"/>
    <w:rsid w:val="39777F08"/>
    <w:rsid w:val="39796ACA"/>
    <w:rsid w:val="397B0F78"/>
    <w:rsid w:val="397D3044"/>
    <w:rsid w:val="397D68DB"/>
    <w:rsid w:val="397F11FB"/>
    <w:rsid w:val="397F6DBC"/>
    <w:rsid w:val="3980268B"/>
    <w:rsid w:val="398057BB"/>
    <w:rsid w:val="39810D86"/>
    <w:rsid w:val="398268AC"/>
    <w:rsid w:val="3984249C"/>
    <w:rsid w:val="39842625"/>
    <w:rsid w:val="39861EF9"/>
    <w:rsid w:val="398919E9"/>
    <w:rsid w:val="398937F5"/>
    <w:rsid w:val="39897C3B"/>
    <w:rsid w:val="398A0EDF"/>
    <w:rsid w:val="398A1ADC"/>
    <w:rsid w:val="398B236F"/>
    <w:rsid w:val="398B39B3"/>
    <w:rsid w:val="398B750F"/>
    <w:rsid w:val="398C3287"/>
    <w:rsid w:val="398D772B"/>
    <w:rsid w:val="398E0DAD"/>
    <w:rsid w:val="398E2DD1"/>
    <w:rsid w:val="398E6FFF"/>
    <w:rsid w:val="398E7860"/>
    <w:rsid w:val="39900FC9"/>
    <w:rsid w:val="39902D77"/>
    <w:rsid w:val="3990325F"/>
    <w:rsid w:val="39904B26"/>
    <w:rsid w:val="39924D42"/>
    <w:rsid w:val="39930ABA"/>
    <w:rsid w:val="39932868"/>
    <w:rsid w:val="399436D2"/>
    <w:rsid w:val="3995038E"/>
    <w:rsid w:val="399565E0"/>
    <w:rsid w:val="39967482"/>
    <w:rsid w:val="399B34CA"/>
    <w:rsid w:val="399D36E6"/>
    <w:rsid w:val="399D5494"/>
    <w:rsid w:val="399E5C14"/>
    <w:rsid w:val="399F5366"/>
    <w:rsid w:val="399F70A4"/>
    <w:rsid w:val="399F745E"/>
    <w:rsid w:val="39A03105"/>
    <w:rsid w:val="39A131D7"/>
    <w:rsid w:val="39A14F85"/>
    <w:rsid w:val="39A25A25"/>
    <w:rsid w:val="39A30D63"/>
    <w:rsid w:val="39A36EB5"/>
    <w:rsid w:val="39A405D1"/>
    <w:rsid w:val="39A44A75"/>
    <w:rsid w:val="39A4757E"/>
    <w:rsid w:val="39A607ED"/>
    <w:rsid w:val="39A64349"/>
    <w:rsid w:val="39A700C1"/>
    <w:rsid w:val="39A82FD8"/>
    <w:rsid w:val="39A95BE7"/>
    <w:rsid w:val="39AD1B7B"/>
    <w:rsid w:val="39AE31FE"/>
    <w:rsid w:val="39AE5709"/>
    <w:rsid w:val="39AE76A2"/>
    <w:rsid w:val="39B0341A"/>
    <w:rsid w:val="39B051C8"/>
    <w:rsid w:val="39B06F76"/>
    <w:rsid w:val="39B32F0A"/>
    <w:rsid w:val="39B555DC"/>
    <w:rsid w:val="39B76556"/>
    <w:rsid w:val="39B8138C"/>
    <w:rsid w:val="39B90520"/>
    <w:rsid w:val="39BA3CAC"/>
    <w:rsid w:val="39BA6046"/>
    <w:rsid w:val="39BD1693"/>
    <w:rsid w:val="39BD78E5"/>
    <w:rsid w:val="39BF18AF"/>
    <w:rsid w:val="39C11183"/>
    <w:rsid w:val="39C12F31"/>
    <w:rsid w:val="39C173D5"/>
    <w:rsid w:val="39C24EFB"/>
    <w:rsid w:val="39C40C73"/>
    <w:rsid w:val="39C42A21"/>
    <w:rsid w:val="39C443D2"/>
    <w:rsid w:val="39C72511"/>
    <w:rsid w:val="39C80763"/>
    <w:rsid w:val="39C90037"/>
    <w:rsid w:val="39C96289"/>
    <w:rsid w:val="39CB0253"/>
    <w:rsid w:val="39CB2002"/>
    <w:rsid w:val="39D013C6"/>
    <w:rsid w:val="39D10AA3"/>
    <w:rsid w:val="39D13C2E"/>
    <w:rsid w:val="39D215E2"/>
    <w:rsid w:val="39D30EB6"/>
    <w:rsid w:val="39D37108"/>
    <w:rsid w:val="39D508B4"/>
    <w:rsid w:val="39D709A6"/>
    <w:rsid w:val="39D72754"/>
    <w:rsid w:val="39D864CC"/>
    <w:rsid w:val="39D92970"/>
    <w:rsid w:val="39DA3FF3"/>
    <w:rsid w:val="39DA5780"/>
    <w:rsid w:val="39DC420F"/>
    <w:rsid w:val="39DF5C78"/>
    <w:rsid w:val="39E11825"/>
    <w:rsid w:val="39E135D3"/>
    <w:rsid w:val="39E3559D"/>
    <w:rsid w:val="39E400A7"/>
    <w:rsid w:val="39E430C3"/>
    <w:rsid w:val="39E60BE9"/>
    <w:rsid w:val="39E6508D"/>
    <w:rsid w:val="39E66E3B"/>
    <w:rsid w:val="39E674EC"/>
    <w:rsid w:val="39E76710"/>
    <w:rsid w:val="39E906DA"/>
    <w:rsid w:val="39E92488"/>
    <w:rsid w:val="39E9692C"/>
    <w:rsid w:val="39EA164A"/>
    <w:rsid w:val="39EB26A4"/>
    <w:rsid w:val="39EB4452"/>
    <w:rsid w:val="39EC027C"/>
    <w:rsid w:val="39EC3D26"/>
    <w:rsid w:val="39F23A32"/>
    <w:rsid w:val="39F2758E"/>
    <w:rsid w:val="39F350B4"/>
    <w:rsid w:val="39F50E2C"/>
    <w:rsid w:val="39F74BA5"/>
    <w:rsid w:val="39F8091D"/>
    <w:rsid w:val="39F8681F"/>
    <w:rsid w:val="39F96B6F"/>
    <w:rsid w:val="39FA0F7F"/>
    <w:rsid w:val="39FD5F33"/>
    <w:rsid w:val="3A00614F"/>
    <w:rsid w:val="3A0177D1"/>
    <w:rsid w:val="3A03179B"/>
    <w:rsid w:val="3A0379ED"/>
    <w:rsid w:val="3A070207"/>
    <w:rsid w:val="3A086DB2"/>
    <w:rsid w:val="3A0B0650"/>
    <w:rsid w:val="3A0B4C95"/>
    <w:rsid w:val="3A103EB8"/>
    <w:rsid w:val="3A105C66"/>
    <w:rsid w:val="3A1204A1"/>
    <w:rsid w:val="3A125E82"/>
    <w:rsid w:val="3A130856"/>
    <w:rsid w:val="3A137505"/>
    <w:rsid w:val="3A145757"/>
    <w:rsid w:val="3A147C15"/>
    <w:rsid w:val="3A175247"/>
    <w:rsid w:val="3A184B1B"/>
    <w:rsid w:val="3A190FBF"/>
    <w:rsid w:val="3A1918DE"/>
    <w:rsid w:val="3A192D6D"/>
    <w:rsid w:val="3A1A0893"/>
    <w:rsid w:val="3A1A6AE5"/>
    <w:rsid w:val="3A1C0AAF"/>
    <w:rsid w:val="3A1E053A"/>
    <w:rsid w:val="3A1E4827"/>
    <w:rsid w:val="3A1F5EA9"/>
    <w:rsid w:val="3A217E73"/>
    <w:rsid w:val="3A25040D"/>
    <w:rsid w:val="3A255BB6"/>
    <w:rsid w:val="3A255EE2"/>
    <w:rsid w:val="3A257964"/>
    <w:rsid w:val="3A2636DC"/>
    <w:rsid w:val="3A2A4F7A"/>
    <w:rsid w:val="3A2B6F44"/>
    <w:rsid w:val="3A2D05C6"/>
    <w:rsid w:val="3A2D3FCE"/>
    <w:rsid w:val="3A2D6B9F"/>
    <w:rsid w:val="3A3000B7"/>
    <w:rsid w:val="3A30455A"/>
    <w:rsid w:val="3A331955"/>
    <w:rsid w:val="3A347BA7"/>
    <w:rsid w:val="3A361B71"/>
    <w:rsid w:val="3A372822"/>
    <w:rsid w:val="3A3758E9"/>
    <w:rsid w:val="3A377697"/>
    <w:rsid w:val="3A377C51"/>
    <w:rsid w:val="3A3A2CE3"/>
    <w:rsid w:val="3A3B11A3"/>
    <w:rsid w:val="3A3B7187"/>
    <w:rsid w:val="3A3C4CAD"/>
    <w:rsid w:val="3A3D6694"/>
    <w:rsid w:val="3A3E0A25"/>
    <w:rsid w:val="3A3E4582"/>
    <w:rsid w:val="3A3F67B6"/>
    <w:rsid w:val="3A414072"/>
    <w:rsid w:val="3A43603C"/>
    <w:rsid w:val="3A451DB4"/>
    <w:rsid w:val="3A465B2C"/>
    <w:rsid w:val="3A4678DA"/>
    <w:rsid w:val="3A477746"/>
    <w:rsid w:val="3A480176"/>
    <w:rsid w:val="3A4818A4"/>
    <w:rsid w:val="3A485400"/>
    <w:rsid w:val="3A4934F6"/>
    <w:rsid w:val="3A4A73CA"/>
    <w:rsid w:val="3A4D0C68"/>
    <w:rsid w:val="3A4F2C33"/>
    <w:rsid w:val="3A500759"/>
    <w:rsid w:val="3A541FF7"/>
    <w:rsid w:val="3A557B1D"/>
    <w:rsid w:val="3A561743"/>
    <w:rsid w:val="3A565DAA"/>
    <w:rsid w:val="3A573895"/>
    <w:rsid w:val="3A575643"/>
    <w:rsid w:val="3A575AF9"/>
    <w:rsid w:val="3A5913BB"/>
    <w:rsid w:val="3A59585F"/>
    <w:rsid w:val="3A5A5133"/>
    <w:rsid w:val="3A5B15D7"/>
    <w:rsid w:val="3A5C35BA"/>
    <w:rsid w:val="3A5E2E76"/>
    <w:rsid w:val="3A5E4C24"/>
    <w:rsid w:val="3A5E69D2"/>
    <w:rsid w:val="3A60099C"/>
    <w:rsid w:val="3A614714"/>
    <w:rsid w:val="3A63223A"/>
    <w:rsid w:val="3A6366DE"/>
    <w:rsid w:val="3A647D60"/>
    <w:rsid w:val="3A6769F0"/>
    <w:rsid w:val="3A683CF4"/>
    <w:rsid w:val="3A6A4F0B"/>
    <w:rsid w:val="3A6B53FF"/>
    <w:rsid w:val="3A6B6B40"/>
    <w:rsid w:val="3A6D4031"/>
    <w:rsid w:val="3A6D4E67"/>
    <w:rsid w:val="3A6F5083"/>
    <w:rsid w:val="3A6F6E31"/>
    <w:rsid w:val="3A706705"/>
    <w:rsid w:val="3A711271"/>
    <w:rsid w:val="3A712BA9"/>
    <w:rsid w:val="3A736762"/>
    <w:rsid w:val="3A751082"/>
    <w:rsid w:val="3A751F6D"/>
    <w:rsid w:val="3A7750E3"/>
    <w:rsid w:val="3A777A93"/>
    <w:rsid w:val="3A777CB4"/>
    <w:rsid w:val="3A7925D4"/>
    <w:rsid w:val="3A79380C"/>
    <w:rsid w:val="3A7B3A28"/>
    <w:rsid w:val="3A7C32FC"/>
    <w:rsid w:val="3A7D77A0"/>
    <w:rsid w:val="3A7E52C6"/>
    <w:rsid w:val="3A80103E"/>
    <w:rsid w:val="3A802DEC"/>
    <w:rsid w:val="3A8328DC"/>
    <w:rsid w:val="3A836438"/>
    <w:rsid w:val="3A85143D"/>
    <w:rsid w:val="3A8521B0"/>
    <w:rsid w:val="3A862007"/>
    <w:rsid w:val="3A863EAD"/>
    <w:rsid w:val="3A86542E"/>
    <w:rsid w:val="3A8723CC"/>
    <w:rsid w:val="3A887EF3"/>
    <w:rsid w:val="3A8A5A19"/>
    <w:rsid w:val="3A8B1791"/>
    <w:rsid w:val="3A8C79E3"/>
    <w:rsid w:val="3A8E336A"/>
    <w:rsid w:val="3A8F302F"/>
    <w:rsid w:val="3A8F74D3"/>
    <w:rsid w:val="3A900B55"/>
    <w:rsid w:val="3A9073CB"/>
    <w:rsid w:val="3A9248CD"/>
    <w:rsid w:val="3A940645"/>
    <w:rsid w:val="3A946897"/>
    <w:rsid w:val="3A96260F"/>
    <w:rsid w:val="3A970136"/>
    <w:rsid w:val="3A971EE4"/>
    <w:rsid w:val="3A976388"/>
    <w:rsid w:val="3A99047D"/>
    <w:rsid w:val="3A993EAE"/>
    <w:rsid w:val="3A9C399E"/>
    <w:rsid w:val="3A9D6DFE"/>
    <w:rsid w:val="3A9E3272"/>
    <w:rsid w:val="3AA12D62"/>
    <w:rsid w:val="3AA36ADA"/>
    <w:rsid w:val="3AA52853"/>
    <w:rsid w:val="3AA54601"/>
    <w:rsid w:val="3AA765CB"/>
    <w:rsid w:val="3AA80595"/>
    <w:rsid w:val="3AA85F85"/>
    <w:rsid w:val="3AAA1C17"/>
    <w:rsid w:val="3AAA1C84"/>
    <w:rsid w:val="3AAB598F"/>
    <w:rsid w:val="3AAC1E33"/>
    <w:rsid w:val="3AAC5463"/>
    <w:rsid w:val="3AAD14C4"/>
    <w:rsid w:val="3AAD52BC"/>
    <w:rsid w:val="3AAD5BAB"/>
    <w:rsid w:val="3AAF547F"/>
    <w:rsid w:val="3AB01003"/>
    <w:rsid w:val="3AB331C1"/>
    <w:rsid w:val="3AB40CE8"/>
    <w:rsid w:val="3AB42A96"/>
    <w:rsid w:val="3AB46F3A"/>
    <w:rsid w:val="3AB74334"/>
    <w:rsid w:val="3AB900AC"/>
    <w:rsid w:val="3ABB02C8"/>
    <w:rsid w:val="3ABB3E24"/>
    <w:rsid w:val="3ABD5DEE"/>
    <w:rsid w:val="3ABE1B66"/>
    <w:rsid w:val="3ABE3914"/>
    <w:rsid w:val="3AC0143A"/>
    <w:rsid w:val="3AC23405"/>
    <w:rsid w:val="3AC3717D"/>
    <w:rsid w:val="3AC4220A"/>
    <w:rsid w:val="3AC428AC"/>
    <w:rsid w:val="3AC54CA3"/>
    <w:rsid w:val="3AC70A1B"/>
    <w:rsid w:val="3AC86541"/>
    <w:rsid w:val="3ACA050B"/>
    <w:rsid w:val="3ACF167E"/>
    <w:rsid w:val="3AD1189A"/>
    <w:rsid w:val="3AD153F6"/>
    <w:rsid w:val="3AD2116E"/>
    <w:rsid w:val="3AD4138A"/>
    <w:rsid w:val="3AD56CC2"/>
    <w:rsid w:val="3AD62A0C"/>
    <w:rsid w:val="3AD82C28"/>
    <w:rsid w:val="3AD82FF0"/>
    <w:rsid w:val="3AD924FC"/>
    <w:rsid w:val="3ADB0022"/>
    <w:rsid w:val="3ADB44C6"/>
    <w:rsid w:val="3ADD1FEC"/>
    <w:rsid w:val="3ADD527F"/>
    <w:rsid w:val="3AE01ADD"/>
    <w:rsid w:val="3AE07D2F"/>
    <w:rsid w:val="3AE07D71"/>
    <w:rsid w:val="3AE315CD"/>
    <w:rsid w:val="3AE31E89"/>
    <w:rsid w:val="3AE50EA1"/>
    <w:rsid w:val="3AE55345"/>
    <w:rsid w:val="3AE570F3"/>
    <w:rsid w:val="3AE83F75"/>
    <w:rsid w:val="3AEA64B7"/>
    <w:rsid w:val="3AEA6895"/>
    <w:rsid w:val="3AEB1466"/>
    <w:rsid w:val="3AEC11B5"/>
    <w:rsid w:val="3AED190D"/>
    <w:rsid w:val="3AEE41FA"/>
    <w:rsid w:val="3AEF1D20"/>
    <w:rsid w:val="3AEF3ACE"/>
    <w:rsid w:val="3AF13CEA"/>
    <w:rsid w:val="3AF235BE"/>
    <w:rsid w:val="3AF27BF8"/>
    <w:rsid w:val="3AF45588"/>
    <w:rsid w:val="3AF539A8"/>
    <w:rsid w:val="3AF64E5C"/>
    <w:rsid w:val="3AF92329"/>
    <w:rsid w:val="3AFD443D"/>
    <w:rsid w:val="3AFE1F63"/>
    <w:rsid w:val="3AFE619B"/>
    <w:rsid w:val="3AFF6407"/>
    <w:rsid w:val="3B000022"/>
    <w:rsid w:val="3B003D26"/>
    <w:rsid w:val="3B007A89"/>
    <w:rsid w:val="3B012A92"/>
    <w:rsid w:val="3B023801"/>
    <w:rsid w:val="3B027CA5"/>
    <w:rsid w:val="3B07350D"/>
    <w:rsid w:val="3B0752BB"/>
    <w:rsid w:val="3B077069"/>
    <w:rsid w:val="3B082DE1"/>
    <w:rsid w:val="3B0932AE"/>
    <w:rsid w:val="3B0D21A6"/>
    <w:rsid w:val="3B0E03F8"/>
    <w:rsid w:val="3B0F23C2"/>
    <w:rsid w:val="3B0F4170"/>
    <w:rsid w:val="3B111C96"/>
    <w:rsid w:val="3B131EB2"/>
    <w:rsid w:val="3B135A0E"/>
    <w:rsid w:val="3B141B02"/>
    <w:rsid w:val="3B143534"/>
    <w:rsid w:val="3B1503C1"/>
    <w:rsid w:val="3B1672AC"/>
    <w:rsid w:val="3B1874C8"/>
    <w:rsid w:val="3B1B0D67"/>
    <w:rsid w:val="3B1D063B"/>
    <w:rsid w:val="3B1D688D"/>
    <w:rsid w:val="3B20637D"/>
    <w:rsid w:val="3B225C51"/>
    <w:rsid w:val="3B240593"/>
    <w:rsid w:val="3B253993"/>
    <w:rsid w:val="3B2632B7"/>
    <w:rsid w:val="3B2714BA"/>
    <w:rsid w:val="3B273268"/>
    <w:rsid w:val="3B295232"/>
    <w:rsid w:val="3B2A0FAA"/>
    <w:rsid w:val="3B2A2D58"/>
    <w:rsid w:val="3B2A61EB"/>
    <w:rsid w:val="3B2C2F74"/>
    <w:rsid w:val="3B2D45F6"/>
    <w:rsid w:val="3B2E2848"/>
    <w:rsid w:val="3B2F036E"/>
    <w:rsid w:val="3B304812"/>
    <w:rsid w:val="3B343BD6"/>
    <w:rsid w:val="3B34635D"/>
    <w:rsid w:val="3B36794F"/>
    <w:rsid w:val="3B374E9C"/>
    <w:rsid w:val="3B381919"/>
    <w:rsid w:val="3B3836C7"/>
    <w:rsid w:val="3B392F9B"/>
    <w:rsid w:val="3B3B4F65"/>
    <w:rsid w:val="3B3D0CDD"/>
    <w:rsid w:val="3B3D6F2F"/>
    <w:rsid w:val="3B4007CD"/>
    <w:rsid w:val="3B404329"/>
    <w:rsid w:val="3B4262F3"/>
    <w:rsid w:val="3B455DE4"/>
    <w:rsid w:val="3B4756B8"/>
    <w:rsid w:val="3B491E82"/>
    <w:rsid w:val="3B4A1BD1"/>
    <w:rsid w:val="3B4A33FA"/>
    <w:rsid w:val="3B4C7172"/>
    <w:rsid w:val="3B4E4C98"/>
    <w:rsid w:val="3B4F0A10"/>
    <w:rsid w:val="3B5129DA"/>
    <w:rsid w:val="3B530501"/>
    <w:rsid w:val="3B5322AF"/>
    <w:rsid w:val="3B546F95"/>
    <w:rsid w:val="3B554279"/>
    <w:rsid w:val="3B556027"/>
    <w:rsid w:val="3B563B4D"/>
    <w:rsid w:val="3B581673"/>
    <w:rsid w:val="3B585B17"/>
    <w:rsid w:val="3B5B73B5"/>
    <w:rsid w:val="3B5D137F"/>
    <w:rsid w:val="3B5E2A01"/>
    <w:rsid w:val="3B5E3171"/>
    <w:rsid w:val="3B5F40A8"/>
    <w:rsid w:val="3B5F50F7"/>
    <w:rsid w:val="3B5F6EA5"/>
    <w:rsid w:val="3B632A29"/>
    <w:rsid w:val="3B651FE2"/>
    <w:rsid w:val="3B653D90"/>
    <w:rsid w:val="3B660234"/>
    <w:rsid w:val="3B673FAC"/>
    <w:rsid w:val="3B677B08"/>
    <w:rsid w:val="3B6B3A9C"/>
    <w:rsid w:val="3B6C3370"/>
    <w:rsid w:val="3B6C511E"/>
    <w:rsid w:val="3B6E70E8"/>
    <w:rsid w:val="3B6F0FCC"/>
    <w:rsid w:val="3B7010B2"/>
    <w:rsid w:val="3B716BD9"/>
    <w:rsid w:val="3B732951"/>
    <w:rsid w:val="3B7566C9"/>
    <w:rsid w:val="3B762441"/>
    <w:rsid w:val="3B7641EF"/>
    <w:rsid w:val="3B781D15"/>
    <w:rsid w:val="3B7B1805"/>
    <w:rsid w:val="3B7B35B3"/>
    <w:rsid w:val="3B7D557D"/>
    <w:rsid w:val="3B7E3D60"/>
    <w:rsid w:val="3B7F30A4"/>
    <w:rsid w:val="3B806E1C"/>
    <w:rsid w:val="3B822B94"/>
    <w:rsid w:val="3B842468"/>
    <w:rsid w:val="3B84690C"/>
    <w:rsid w:val="3B862684"/>
    <w:rsid w:val="3B8701AA"/>
    <w:rsid w:val="3B8763FC"/>
    <w:rsid w:val="3B892174"/>
    <w:rsid w:val="3B8A07A5"/>
    <w:rsid w:val="3B8B04F4"/>
    <w:rsid w:val="3B8C756F"/>
    <w:rsid w:val="3B8E59E5"/>
    <w:rsid w:val="3B9052B1"/>
    <w:rsid w:val="3B911029"/>
    <w:rsid w:val="3B912DD7"/>
    <w:rsid w:val="3B9259DC"/>
    <w:rsid w:val="3B934DA1"/>
    <w:rsid w:val="3B96663F"/>
    <w:rsid w:val="3B9823B7"/>
    <w:rsid w:val="3B982DA9"/>
    <w:rsid w:val="3B984165"/>
    <w:rsid w:val="3B9A7EDD"/>
    <w:rsid w:val="3B9C1EA7"/>
    <w:rsid w:val="3B9D5C20"/>
    <w:rsid w:val="3B9F54F4"/>
    <w:rsid w:val="3BA07DFA"/>
    <w:rsid w:val="3BA1126C"/>
    <w:rsid w:val="3BA174BE"/>
    <w:rsid w:val="3BA26D92"/>
    <w:rsid w:val="3BA3677B"/>
    <w:rsid w:val="3BA553AD"/>
    <w:rsid w:val="3BA66882"/>
    <w:rsid w:val="3BA743A8"/>
    <w:rsid w:val="3BA96372"/>
    <w:rsid w:val="3BAA3A7D"/>
    <w:rsid w:val="3BAA664E"/>
    <w:rsid w:val="3BAB20EB"/>
    <w:rsid w:val="3BAB3E99"/>
    <w:rsid w:val="3BAC5E63"/>
    <w:rsid w:val="3BAC7C11"/>
    <w:rsid w:val="3BAD60C9"/>
    <w:rsid w:val="3BAE4FCF"/>
    <w:rsid w:val="3BB0325D"/>
    <w:rsid w:val="3BB15227"/>
    <w:rsid w:val="3BB16FD5"/>
    <w:rsid w:val="3BB23479"/>
    <w:rsid w:val="3BB371F1"/>
    <w:rsid w:val="3BB56AC5"/>
    <w:rsid w:val="3BB60E8E"/>
    <w:rsid w:val="3BB645EB"/>
    <w:rsid w:val="3BB6700C"/>
    <w:rsid w:val="3BB70A8F"/>
    <w:rsid w:val="3BB71485"/>
    <w:rsid w:val="3BB84807"/>
    <w:rsid w:val="3BBA0580"/>
    <w:rsid w:val="3BBA232E"/>
    <w:rsid w:val="3BBC0A63"/>
    <w:rsid w:val="3BBD1E1E"/>
    <w:rsid w:val="3BBD597A"/>
    <w:rsid w:val="3BBE4AC4"/>
    <w:rsid w:val="3BBF5F54"/>
    <w:rsid w:val="3BBF61AC"/>
    <w:rsid w:val="3BBF7944"/>
    <w:rsid w:val="3BC1190E"/>
    <w:rsid w:val="3BC1546A"/>
    <w:rsid w:val="3BC211E2"/>
    <w:rsid w:val="3BC431AC"/>
    <w:rsid w:val="3BC44F5A"/>
    <w:rsid w:val="3BC46D08"/>
    <w:rsid w:val="3BC4735F"/>
    <w:rsid w:val="3BC60CD2"/>
    <w:rsid w:val="3BC82C9D"/>
    <w:rsid w:val="3BC9358E"/>
    <w:rsid w:val="3BC96A15"/>
    <w:rsid w:val="3BCA3066"/>
    <w:rsid w:val="3BD01B51"/>
    <w:rsid w:val="3BD038FF"/>
    <w:rsid w:val="3BD056AD"/>
    <w:rsid w:val="3BD17677"/>
    <w:rsid w:val="3BD22C88"/>
    <w:rsid w:val="3BD31641"/>
    <w:rsid w:val="3BD333EF"/>
    <w:rsid w:val="3BD3519D"/>
    <w:rsid w:val="3BD50179"/>
    <w:rsid w:val="3BD50F16"/>
    <w:rsid w:val="3BD553B9"/>
    <w:rsid w:val="3BD72EE0"/>
    <w:rsid w:val="3BD74C8E"/>
    <w:rsid w:val="3BD76CB6"/>
    <w:rsid w:val="3BD86C58"/>
    <w:rsid w:val="3BD93476"/>
    <w:rsid w:val="3BDA29D0"/>
    <w:rsid w:val="3BDA652C"/>
    <w:rsid w:val="3BDC04F6"/>
    <w:rsid w:val="3BDD7D9B"/>
    <w:rsid w:val="3BDD7DCA"/>
    <w:rsid w:val="3BDF3B42"/>
    <w:rsid w:val="3BE178BA"/>
    <w:rsid w:val="3BE20963"/>
    <w:rsid w:val="3BE253E0"/>
    <w:rsid w:val="3BE3534E"/>
    <w:rsid w:val="3BE41159"/>
    <w:rsid w:val="3BE45256"/>
    <w:rsid w:val="3BE455FD"/>
    <w:rsid w:val="3BE473AB"/>
    <w:rsid w:val="3BE70C49"/>
    <w:rsid w:val="3BE73A1E"/>
    <w:rsid w:val="3BE850ED"/>
    <w:rsid w:val="3BE86E9B"/>
    <w:rsid w:val="3BE92C13"/>
    <w:rsid w:val="3BE949C1"/>
    <w:rsid w:val="3BEB239F"/>
    <w:rsid w:val="3BEB24E7"/>
    <w:rsid w:val="3BEB698B"/>
    <w:rsid w:val="3BED44B1"/>
    <w:rsid w:val="3BEE0229"/>
    <w:rsid w:val="3BEE0D20"/>
    <w:rsid w:val="3BF03FA1"/>
    <w:rsid w:val="3BF07AFD"/>
    <w:rsid w:val="3BF16211"/>
    <w:rsid w:val="3BF176A1"/>
    <w:rsid w:val="3BF22272"/>
    <w:rsid w:val="3BF33A92"/>
    <w:rsid w:val="3BF35840"/>
    <w:rsid w:val="3BF375EE"/>
    <w:rsid w:val="3BF53366"/>
    <w:rsid w:val="3BF75330"/>
    <w:rsid w:val="3BF84C04"/>
    <w:rsid w:val="3BF860E4"/>
    <w:rsid w:val="3BF910A8"/>
    <w:rsid w:val="3BFC5EF5"/>
    <w:rsid w:val="3BFD046C"/>
    <w:rsid w:val="3BFE66BE"/>
    <w:rsid w:val="3BFF5F92"/>
    <w:rsid w:val="3C011D0B"/>
    <w:rsid w:val="3C021D67"/>
    <w:rsid w:val="3C0331F7"/>
    <w:rsid w:val="3C033CD5"/>
    <w:rsid w:val="3C0435A9"/>
    <w:rsid w:val="3C0637C5"/>
    <w:rsid w:val="3C065573"/>
    <w:rsid w:val="3C090BBF"/>
    <w:rsid w:val="3C095063"/>
    <w:rsid w:val="3C096E11"/>
    <w:rsid w:val="3C0B0DDB"/>
    <w:rsid w:val="3C0C59EA"/>
    <w:rsid w:val="3C0D06AF"/>
    <w:rsid w:val="3C0D6901"/>
    <w:rsid w:val="3C0E0A2E"/>
    <w:rsid w:val="3C0E61D6"/>
    <w:rsid w:val="3C101F4E"/>
    <w:rsid w:val="3C1057FB"/>
    <w:rsid w:val="3C12011B"/>
    <w:rsid w:val="3C125CC6"/>
    <w:rsid w:val="3C137C90"/>
    <w:rsid w:val="3C145EE2"/>
    <w:rsid w:val="3C17152E"/>
    <w:rsid w:val="3C1852A6"/>
    <w:rsid w:val="3C1934F8"/>
    <w:rsid w:val="3C1A101E"/>
    <w:rsid w:val="3C1A2DCC"/>
    <w:rsid w:val="3C1A7FEE"/>
    <w:rsid w:val="3C1B147E"/>
    <w:rsid w:val="3C1D466B"/>
    <w:rsid w:val="3C1F4887"/>
    <w:rsid w:val="3C216780"/>
    <w:rsid w:val="3C2327E1"/>
    <w:rsid w:val="3C2459F9"/>
    <w:rsid w:val="3C255101"/>
    <w:rsid w:val="3C261771"/>
    <w:rsid w:val="3C277297"/>
    <w:rsid w:val="3C28373B"/>
    <w:rsid w:val="3C283A82"/>
    <w:rsid w:val="3C2854E9"/>
    <w:rsid w:val="3C2B6D87"/>
    <w:rsid w:val="3C2D2B00"/>
    <w:rsid w:val="3C2E0626"/>
    <w:rsid w:val="3C2E78F4"/>
    <w:rsid w:val="3C2F0D84"/>
    <w:rsid w:val="3C2F632F"/>
    <w:rsid w:val="3C300842"/>
    <w:rsid w:val="3C302214"/>
    <w:rsid w:val="3C30439E"/>
    <w:rsid w:val="3C3245BA"/>
    <w:rsid w:val="3C326368"/>
    <w:rsid w:val="3C34554B"/>
    <w:rsid w:val="3C3519B4"/>
    <w:rsid w:val="3C3A346E"/>
    <w:rsid w:val="3C3A521C"/>
    <w:rsid w:val="3C3A5E97"/>
    <w:rsid w:val="3C3A6FCB"/>
    <w:rsid w:val="3C3B7327"/>
    <w:rsid w:val="3C3D6ABB"/>
    <w:rsid w:val="3C3F0A85"/>
    <w:rsid w:val="3C3F2833"/>
    <w:rsid w:val="3C406CD7"/>
    <w:rsid w:val="3C421EA4"/>
    <w:rsid w:val="3C425AB9"/>
    <w:rsid w:val="3C430575"/>
    <w:rsid w:val="3C447E49"/>
    <w:rsid w:val="3C4542ED"/>
    <w:rsid w:val="3C455B7B"/>
    <w:rsid w:val="3C461E13"/>
    <w:rsid w:val="3C463BC1"/>
    <w:rsid w:val="3C46700B"/>
    <w:rsid w:val="3C4758CA"/>
    <w:rsid w:val="3C4944FC"/>
    <w:rsid w:val="3C495460"/>
    <w:rsid w:val="3C4B11D8"/>
    <w:rsid w:val="3C4C2E7D"/>
    <w:rsid w:val="3C4D400B"/>
    <w:rsid w:val="3C4E0CC8"/>
    <w:rsid w:val="3C5207B8"/>
    <w:rsid w:val="3C522566"/>
    <w:rsid w:val="3C5502A8"/>
    <w:rsid w:val="3C552056"/>
    <w:rsid w:val="3C553E04"/>
    <w:rsid w:val="3C574020"/>
    <w:rsid w:val="3C591B47"/>
    <w:rsid w:val="3C597D99"/>
    <w:rsid w:val="3C5A141B"/>
    <w:rsid w:val="3C5A58BF"/>
    <w:rsid w:val="3C5C1637"/>
    <w:rsid w:val="3C5E0F0B"/>
    <w:rsid w:val="3C5F6A31"/>
    <w:rsid w:val="3C601127"/>
    <w:rsid w:val="3C6127A9"/>
    <w:rsid w:val="3C6504EB"/>
    <w:rsid w:val="3C6542D3"/>
    <w:rsid w:val="3C687FDC"/>
    <w:rsid w:val="3C6B187A"/>
    <w:rsid w:val="3C6D114E"/>
    <w:rsid w:val="3C6D21B6"/>
    <w:rsid w:val="3C7050E2"/>
    <w:rsid w:val="3C706E90"/>
    <w:rsid w:val="3C722C08"/>
    <w:rsid w:val="3C7249B6"/>
    <w:rsid w:val="3C724B98"/>
    <w:rsid w:val="3C7544A7"/>
    <w:rsid w:val="3C77021F"/>
    <w:rsid w:val="3C771FCD"/>
    <w:rsid w:val="3C793F97"/>
    <w:rsid w:val="3C795D45"/>
    <w:rsid w:val="3C7C5C4A"/>
    <w:rsid w:val="3C7F70D3"/>
    <w:rsid w:val="3C805325"/>
    <w:rsid w:val="3C81109D"/>
    <w:rsid w:val="3C81292C"/>
    <w:rsid w:val="3C812E4B"/>
    <w:rsid w:val="3C836BC3"/>
    <w:rsid w:val="3C8666B4"/>
    <w:rsid w:val="3C876996"/>
    <w:rsid w:val="3C885F88"/>
    <w:rsid w:val="3C8A61A4"/>
    <w:rsid w:val="3C8A7F52"/>
    <w:rsid w:val="3C8B4AF4"/>
    <w:rsid w:val="3C8B5A78"/>
    <w:rsid w:val="3C8C50EB"/>
    <w:rsid w:val="3C8D7A42"/>
    <w:rsid w:val="3C8F0749"/>
    <w:rsid w:val="3C8F292E"/>
    <w:rsid w:val="3C8F7316"/>
    <w:rsid w:val="3C9012E0"/>
    <w:rsid w:val="3C925059"/>
    <w:rsid w:val="3C926E07"/>
    <w:rsid w:val="3C94492D"/>
    <w:rsid w:val="3C94542C"/>
    <w:rsid w:val="3C9506A5"/>
    <w:rsid w:val="3C9568F7"/>
    <w:rsid w:val="3C964B49"/>
    <w:rsid w:val="3C983CE2"/>
    <w:rsid w:val="3C990195"/>
    <w:rsid w:val="3C991F43"/>
    <w:rsid w:val="3C9A2914"/>
    <w:rsid w:val="3C9A5CBB"/>
    <w:rsid w:val="3C9B215F"/>
    <w:rsid w:val="3C9B2663"/>
    <w:rsid w:val="3C9C1A33"/>
    <w:rsid w:val="3C9F32D2"/>
    <w:rsid w:val="3CA11B80"/>
    <w:rsid w:val="3CA1704A"/>
    <w:rsid w:val="3CA22536"/>
    <w:rsid w:val="3CA32DC2"/>
    <w:rsid w:val="3CA44E56"/>
    <w:rsid w:val="3CA52FDE"/>
    <w:rsid w:val="3CA64660"/>
    <w:rsid w:val="3CA8487C"/>
    <w:rsid w:val="3CAA05F4"/>
    <w:rsid w:val="3CAA23A2"/>
    <w:rsid w:val="3CAA4150"/>
    <w:rsid w:val="3CAB7EC8"/>
    <w:rsid w:val="3CAC35E8"/>
    <w:rsid w:val="3CAC611A"/>
    <w:rsid w:val="3CAD1E92"/>
    <w:rsid w:val="3CAD3C40"/>
    <w:rsid w:val="3CAF79B9"/>
    <w:rsid w:val="3CB04B3A"/>
    <w:rsid w:val="3CB13731"/>
    <w:rsid w:val="3CB21257"/>
    <w:rsid w:val="3CB23005"/>
    <w:rsid w:val="3CB274A9"/>
    <w:rsid w:val="3CB43221"/>
    <w:rsid w:val="3CB44FCF"/>
    <w:rsid w:val="3CB46D7D"/>
    <w:rsid w:val="3CB52AF5"/>
    <w:rsid w:val="3CB66F99"/>
    <w:rsid w:val="3CB74ABF"/>
    <w:rsid w:val="3CB7686D"/>
    <w:rsid w:val="3CB925E5"/>
    <w:rsid w:val="3CB94393"/>
    <w:rsid w:val="3CBB45AF"/>
    <w:rsid w:val="3CBB635D"/>
    <w:rsid w:val="3CBC20D5"/>
    <w:rsid w:val="3CBC56FE"/>
    <w:rsid w:val="3CBD3E73"/>
    <w:rsid w:val="3CBD456D"/>
    <w:rsid w:val="3CBE05CE"/>
    <w:rsid w:val="3CBE7BFC"/>
    <w:rsid w:val="3CC01BC6"/>
    <w:rsid w:val="3CC03974"/>
    <w:rsid w:val="3CC2593E"/>
    <w:rsid w:val="3CC35212"/>
    <w:rsid w:val="3CC52D38"/>
    <w:rsid w:val="3CC82828"/>
    <w:rsid w:val="3CC96E22"/>
    <w:rsid w:val="3CCA2A44"/>
    <w:rsid w:val="3CCA47F2"/>
    <w:rsid w:val="3CCB2319"/>
    <w:rsid w:val="3CCC056A"/>
    <w:rsid w:val="3CCD6091"/>
    <w:rsid w:val="3CCE6982"/>
    <w:rsid w:val="3CCF1E09"/>
    <w:rsid w:val="3CD016DD"/>
    <w:rsid w:val="3CD13DD3"/>
    <w:rsid w:val="3CD15B81"/>
    <w:rsid w:val="3CD25455"/>
    <w:rsid w:val="3CD411CD"/>
    <w:rsid w:val="3CD427F4"/>
    <w:rsid w:val="3CD66855"/>
    <w:rsid w:val="3CD70CBD"/>
    <w:rsid w:val="3CDB1237"/>
    <w:rsid w:val="3CDC62D4"/>
    <w:rsid w:val="3CE05DC4"/>
    <w:rsid w:val="3CE07B72"/>
    <w:rsid w:val="3CE138EA"/>
    <w:rsid w:val="3CE16539"/>
    <w:rsid w:val="3CE21B3C"/>
    <w:rsid w:val="3CE26EDE"/>
    <w:rsid w:val="3CE33B06"/>
    <w:rsid w:val="3CE358B4"/>
    <w:rsid w:val="3CE37662"/>
    <w:rsid w:val="3CE4098F"/>
    <w:rsid w:val="3CE53779"/>
    <w:rsid w:val="3CE55188"/>
    <w:rsid w:val="3CE67CF2"/>
    <w:rsid w:val="3CE753A4"/>
    <w:rsid w:val="3CE77152"/>
    <w:rsid w:val="3CE80C6A"/>
    <w:rsid w:val="3CE8111C"/>
    <w:rsid w:val="3CE82ECA"/>
    <w:rsid w:val="3CE943D0"/>
    <w:rsid w:val="3CEA09F1"/>
    <w:rsid w:val="3CEA6C43"/>
    <w:rsid w:val="3CED228F"/>
    <w:rsid w:val="3CEF24AB"/>
    <w:rsid w:val="3CEF4259"/>
    <w:rsid w:val="3CF25AF7"/>
    <w:rsid w:val="3CF3094E"/>
    <w:rsid w:val="3CF4186F"/>
    <w:rsid w:val="3CF47AC1"/>
    <w:rsid w:val="3CF646FE"/>
    <w:rsid w:val="3CF67395"/>
    <w:rsid w:val="3CF7310E"/>
    <w:rsid w:val="3CF772CF"/>
    <w:rsid w:val="3CF9307F"/>
    <w:rsid w:val="3CFB49AC"/>
    <w:rsid w:val="3CFC0724"/>
    <w:rsid w:val="3CFC24D2"/>
    <w:rsid w:val="3CFD4BC8"/>
    <w:rsid w:val="3CFD6976"/>
    <w:rsid w:val="3CFE2E90"/>
    <w:rsid w:val="3CFE679F"/>
    <w:rsid w:val="3D001FC2"/>
    <w:rsid w:val="3D012F52"/>
    <w:rsid w:val="3D0221DE"/>
    <w:rsid w:val="3D033860"/>
    <w:rsid w:val="3D053A7C"/>
    <w:rsid w:val="3D0575D8"/>
    <w:rsid w:val="3D0641F3"/>
    <w:rsid w:val="3D073351"/>
    <w:rsid w:val="3D075F89"/>
    <w:rsid w:val="3D0777F5"/>
    <w:rsid w:val="3D09356D"/>
    <w:rsid w:val="3D0A17A7"/>
    <w:rsid w:val="3D0B54B4"/>
    <w:rsid w:val="3D0B7FB1"/>
    <w:rsid w:val="3D0C0967"/>
    <w:rsid w:val="3D0C0B0A"/>
    <w:rsid w:val="3D0C6BB9"/>
    <w:rsid w:val="3D0D14F5"/>
    <w:rsid w:val="3D0D2931"/>
    <w:rsid w:val="3D0E5556"/>
    <w:rsid w:val="3D0F2205"/>
    <w:rsid w:val="3D0F48FB"/>
    <w:rsid w:val="3D0F66A9"/>
    <w:rsid w:val="3D112421"/>
    <w:rsid w:val="3D1141CF"/>
    <w:rsid w:val="3D125367"/>
    <w:rsid w:val="3D127F47"/>
    <w:rsid w:val="3D145A6E"/>
    <w:rsid w:val="3D167A38"/>
    <w:rsid w:val="3D197A98"/>
    <w:rsid w:val="3D1D0DC6"/>
    <w:rsid w:val="3D1D247A"/>
    <w:rsid w:val="3D1E069A"/>
    <w:rsid w:val="3D1F72F5"/>
    <w:rsid w:val="3D2008B6"/>
    <w:rsid w:val="3D211F38"/>
    <w:rsid w:val="3D22462E"/>
    <w:rsid w:val="3D255ECD"/>
    <w:rsid w:val="3D271C45"/>
    <w:rsid w:val="3D2739F3"/>
    <w:rsid w:val="3D290A1D"/>
    <w:rsid w:val="3D2A5291"/>
    <w:rsid w:val="3D2C0ADF"/>
    <w:rsid w:val="3D2E4D81"/>
    <w:rsid w:val="3D305D1F"/>
    <w:rsid w:val="3D3103CE"/>
    <w:rsid w:val="3D332398"/>
    <w:rsid w:val="3D3446A0"/>
    <w:rsid w:val="3D37175C"/>
    <w:rsid w:val="3D3879AE"/>
    <w:rsid w:val="3D393726"/>
    <w:rsid w:val="3D3B124C"/>
    <w:rsid w:val="3D3B2FFA"/>
    <w:rsid w:val="3D3D4FC4"/>
    <w:rsid w:val="3D3D6D72"/>
    <w:rsid w:val="3D404AB5"/>
    <w:rsid w:val="3D406863"/>
    <w:rsid w:val="3D406F54"/>
    <w:rsid w:val="3D424389"/>
    <w:rsid w:val="3D430101"/>
    <w:rsid w:val="3D4346CC"/>
    <w:rsid w:val="3D436353"/>
    <w:rsid w:val="3D446D65"/>
    <w:rsid w:val="3D4520CB"/>
    <w:rsid w:val="3D461685"/>
    <w:rsid w:val="3D485717"/>
    <w:rsid w:val="3D491BBB"/>
    <w:rsid w:val="3D4A5933"/>
    <w:rsid w:val="3D4A76E1"/>
    <w:rsid w:val="3D4B4067"/>
    <w:rsid w:val="3D4C3459"/>
    <w:rsid w:val="3D4D2D2E"/>
    <w:rsid w:val="3D4D6987"/>
    <w:rsid w:val="3D4F2038"/>
    <w:rsid w:val="3D4F2F4A"/>
    <w:rsid w:val="3D4F6AA6"/>
    <w:rsid w:val="3D516CC2"/>
    <w:rsid w:val="3D536596"/>
    <w:rsid w:val="3D540560"/>
    <w:rsid w:val="3D54230E"/>
    <w:rsid w:val="3D5567B2"/>
    <w:rsid w:val="3D566086"/>
    <w:rsid w:val="3D580050"/>
    <w:rsid w:val="3D581DFE"/>
    <w:rsid w:val="3D583A9A"/>
    <w:rsid w:val="3D595B76"/>
    <w:rsid w:val="3D597924"/>
    <w:rsid w:val="3D5B241B"/>
    <w:rsid w:val="3D5D7415"/>
    <w:rsid w:val="3D5E4F3B"/>
    <w:rsid w:val="3D5F396D"/>
    <w:rsid w:val="3D606F05"/>
    <w:rsid w:val="3D622C7D"/>
    <w:rsid w:val="3D632551"/>
    <w:rsid w:val="3D6764E5"/>
    <w:rsid w:val="3D687B67"/>
    <w:rsid w:val="3D694A1F"/>
    <w:rsid w:val="3D6C33A0"/>
    <w:rsid w:val="3D6D517E"/>
    <w:rsid w:val="3D6E1622"/>
    <w:rsid w:val="3D711112"/>
    <w:rsid w:val="3D7309E6"/>
    <w:rsid w:val="3D734E8A"/>
    <w:rsid w:val="3D74650C"/>
    <w:rsid w:val="3D78424E"/>
    <w:rsid w:val="3D785FFC"/>
    <w:rsid w:val="3D7A6218"/>
    <w:rsid w:val="3D7A6E34"/>
    <w:rsid w:val="3D7B244D"/>
    <w:rsid w:val="3D7C2E95"/>
    <w:rsid w:val="3D7D1865"/>
    <w:rsid w:val="3D7D3613"/>
    <w:rsid w:val="3D7E738B"/>
    <w:rsid w:val="3D801355"/>
    <w:rsid w:val="3D803103"/>
    <w:rsid w:val="3D804EB1"/>
    <w:rsid w:val="3D8250CD"/>
    <w:rsid w:val="3D8255C6"/>
    <w:rsid w:val="3D8449A1"/>
    <w:rsid w:val="3D8726E3"/>
    <w:rsid w:val="3D87623F"/>
    <w:rsid w:val="3D8B21D4"/>
    <w:rsid w:val="3D8C1AA8"/>
    <w:rsid w:val="3D8C5F4C"/>
    <w:rsid w:val="3D8E5820"/>
    <w:rsid w:val="3D913562"/>
    <w:rsid w:val="3D915310"/>
    <w:rsid w:val="3D9170BE"/>
    <w:rsid w:val="3D931088"/>
    <w:rsid w:val="3D962926"/>
    <w:rsid w:val="3D9646D4"/>
    <w:rsid w:val="3D98669F"/>
    <w:rsid w:val="3D9923BD"/>
    <w:rsid w:val="3D995F73"/>
    <w:rsid w:val="3D9A2417"/>
    <w:rsid w:val="3D9B1CEB"/>
    <w:rsid w:val="3D9B7F3D"/>
    <w:rsid w:val="3D9E451C"/>
    <w:rsid w:val="3DA05553"/>
    <w:rsid w:val="3DA23079"/>
    <w:rsid w:val="3DA46DF1"/>
    <w:rsid w:val="3DA54918"/>
    <w:rsid w:val="3DA60DBB"/>
    <w:rsid w:val="3DA6700D"/>
    <w:rsid w:val="3DA70690"/>
    <w:rsid w:val="3DA74B34"/>
    <w:rsid w:val="3DA91EB2"/>
    <w:rsid w:val="3DA94A83"/>
    <w:rsid w:val="3DAA0180"/>
    <w:rsid w:val="3DAA3342"/>
    <w:rsid w:val="3DAC214A"/>
    <w:rsid w:val="3DAD1CC3"/>
    <w:rsid w:val="3DAD7631"/>
    <w:rsid w:val="3DAE1A1E"/>
    <w:rsid w:val="3DAE3153"/>
    <w:rsid w:val="3DAE5EC2"/>
    <w:rsid w:val="3DAE7C70"/>
    <w:rsid w:val="3DB01C3A"/>
    <w:rsid w:val="3DB1150E"/>
    <w:rsid w:val="3DB25D51"/>
    <w:rsid w:val="3DB35B35"/>
    <w:rsid w:val="3DB5594D"/>
    <w:rsid w:val="3DB64D77"/>
    <w:rsid w:val="3DB66B25"/>
    <w:rsid w:val="3DB75946"/>
    <w:rsid w:val="3DB86D41"/>
    <w:rsid w:val="3DBA03C3"/>
    <w:rsid w:val="3DBA6615"/>
    <w:rsid w:val="3DBB238D"/>
    <w:rsid w:val="3DBB413B"/>
    <w:rsid w:val="3DBB7856"/>
    <w:rsid w:val="3DBD4357"/>
    <w:rsid w:val="3DBD4389"/>
    <w:rsid w:val="3DBF1E7D"/>
    <w:rsid w:val="3DBF3C2B"/>
    <w:rsid w:val="3DBF3E9F"/>
    <w:rsid w:val="3DC01751"/>
    <w:rsid w:val="3DC2371B"/>
    <w:rsid w:val="3DC3562A"/>
    <w:rsid w:val="3DC41242"/>
    <w:rsid w:val="3DC54FBA"/>
    <w:rsid w:val="3DC56D68"/>
    <w:rsid w:val="3DC9292C"/>
    <w:rsid w:val="3DC96858"/>
    <w:rsid w:val="3DC97D5B"/>
    <w:rsid w:val="3DCB0822"/>
    <w:rsid w:val="3DCB25D0"/>
    <w:rsid w:val="3DCC459A"/>
    <w:rsid w:val="3DCC6348"/>
    <w:rsid w:val="3DCE0312"/>
    <w:rsid w:val="3DCE75E8"/>
    <w:rsid w:val="3DD0408A"/>
    <w:rsid w:val="3DD0505D"/>
    <w:rsid w:val="3DD1570D"/>
    <w:rsid w:val="3DD27E02"/>
    <w:rsid w:val="3DD31485"/>
    <w:rsid w:val="3DD339DE"/>
    <w:rsid w:val="3DD376D7"/>
    <w:rsid w:val="3DD60F75"/>
    <w:rsid w:val="3DD671C7"/>
    <w:rsid w:val="3DD74F30"/>
    <w:rsid w:val="3DD75419"/>
    <w:rsid w:val="3DD82F3F"/>
    <w:rsid w:val="3DDA0A65"/>
    <w:rsid w:val="3DDA2813"/>
    <w:rsid w:val="3DDF607B"/>
    <w:rsid w:val="3DE03515"/>
    <w:rsid w:val="3DE10046"/>
    <w:rsid w:val="3DE23DBE"/>
    <w:rsid w:val="3DE25B6C"/>
    <w:rsid w:val="3DE418E4"/>
    <w:rsid w:val="3DE47534"/>
    <w:rsid w:val="3DE509C4"/>
    <w:rsid w:val="3DE6565C"/>
    <w:rsid w:val="3DE713D4"/>
    <w:rsid w:val="3DE84774"/>
    <w:rsid w:val="3DE85EB5"/>
    <w:rsid w:val="3DE90CA8"/>
    <w:rsid w:val="3DE9514C"/>
    <w:rsid w:val="3DEA07D5"/>
    <w:rsid w:val="3DEA32DD"/>
    <w:rsid w:val="3DEB2C72"/>
    <w:rsid w:val="3DEB4A20"/>
    <w:rsid w:val="3DEC0798"/>
    <w:rsid w:val="3DEC4562"/>
    <w:rsid w:val="3DEE2762"/>
    <w:rsid w:val="3DEE62BF"/>
    <w:rsid w:val="3DF05AD7"/>
    <w:rsid w:val="3DF064DB"/>
    <w:rsid w:val="3DF15DAF"/>
    <w:rsid w:val="3DF24001"/>
    <w:rsid w:val="3DF338D5"/>
    <w:rsid w:val="3DF5764D"/>
    <w:rsid w:val="3DF633C5"/>
    <w:rsid w:val="3DF77869"/>
    <w:rsid w:val="3DF80EEB"/>
    <w:rsid w:val="3DF8538F"/>
    <w:rsid w:val="3DFA1107"/>
    <w:rsid w:val="3DFA2EB5"/>
    <w:rsid w:val="3DFB09DB"/>
    <w:rsid w:val="3DFC4E7F"/>
    <w:rsid w:val="3DFC6C2D"/>
    <w:rsid w:val="3DFD6502"/>
    <w:rsid w:val="3DFF156B"/>
    <w:rsid w:val="3DFF227A"/>
    <w:rsid w:val="3DFF671E"/>
    <w:rsid w:val="3E014244"/>
    <w:rsid w:val="3E027FBC"/>
    <w:rsid w:val="3E03620E"/>
    <w:rsid w:val="3E047890"/>
    <w:rsid w:val="3E0755D2"/>
    <w:rsid w:val="3E083824"/>
    <w:rsid w:val="3E08692F"/>
    <w:rsid w:val="3E0B0C1F"/>
    <w:rsid w:val="3E0B50C2"/>
    <w:rsid w:val="3E0B6E71"/>
    <w:rsid w:val="3E0C4997"/>
    <w:rsid w:val="3E0C52B0"/>
    <w:rsid w:val="3E0E070F"/>
    <w:rsid w:val="3E0E4BB3"/>
    <w:rsid w:val="3E0F1060"/>
    <w:rsid w:val="3E0F3C31"/>
    <w:rsid w:val="3E10092B"/>
    <w:rsid w:val="3E1026D9"/>
    <w:rsid w:val="3E104487"/>
    <w:rsid w:val="3E1050C1"/>
    <w:rsid w:val="3E1201FF"/>
    <w:rsid w:val="3E120A87"/>
    <w:rsid w:val="3E126451"/>
    <w:rsid w:val="3E133F77"/>
    <w:rsid w:val="3E135D25"/>
    <w:rsid w:val="3E1675C3"/>
    <w:rsid w:val="3E18158D"/>
    <w:rsid w:val="3E18333B"/>
    <w:rsid w:val="3E1877DF"/>
    <w:rsid w:val="3E1A3557"/>
    <w:rsid w:val="3E1A5306"/>
    <w:rsid w:val="3E1A70B4"/>
    <w:rsid w:val="3E1B37EB"/>
    <w:rsid w:val="3E1C26FC"/>
    <w:rsid w:val="3E1D0952"/>
    <w:rsid w:val="3E1D4DF6"/>
    <w:rsid w:val="3E1D6BA4"/>
    <w:rsid w:val="3E1E76C5"/>
    <w:rsid w:val="3E204BB6"/>
    <w:rsid w:val="3E23240C"/>
    <w:rsid w:val="3E246184"/>
    <w:rsid w:val="3E247F32"/>
    <w:rsid w:val="3E261EFC"/>
    <w:rsid w:val="3E263CAA"/>
    <w:rsid w:val="3E2717D1"/>
    <w:rsid w:val="3E29379B"/>
    <w:rsid w:val="3E2972F7"/>
    <w:rsid w:val="3E2B12C1"/>
    <w:rsid w:val="3E2B70F8"/>
    <w:rsid w:val="3E2C3159"/>
    <w:rsid w:val="3E2E2B5F"/>
    <w:rsid w:val="3E2E7003"/>
    <w:rsid w:val="3E304B29"/>
    <w:rsid w:val="3E3068D7"/>
    <w:rsid w:val="3E3143FD"/>
    <w:rsid w:val="3E3208A1"/>
    <w:rsid w:val="3E32264F"/>
    <w:rsid w:val="3E331626"/>
    <w:rsid w:val="3E350391"/>
    <w:rsid w:val="3E353EED"/>
    <w:rsid w:val="3E366DDC"/>
    <w:rsid w:val="3E377C66"/>
    <w:rsid w:val="3E391C30"/>
    <w:rsid w:val="3E3C1720"/>
    <w:rsid w:val="3E3D0FF4"/>
    <w:rsid w:val="3E3D2DA2"/>
    <w:rsid w:val="3E3E7246"/>
    <w:rsid w:val="3E3F4D6C"/>
    <w:rsid w:val="3E4203B8"/>
    <w:rsid w:val="3E42660A"/>
    <w:rsid w:val="3E444130"/>
    <w:rsid w:val="3E45657B"/>
    <w:rsid w:val="3E467EA9"/>
    <w:rsid w:val="3E476234"/>
    <w:rsid w:val="3E495BEB"/>
    <w:rsid w:val="3E4B1963"/>
    <w:rsid w:val="3E4B54BF"/>
    <w:rsid w:val="3E4D56DB"/>
    <w:rsid w:val="3E500D27"/>
    <w:rsid w:val="3E506F79"/>
    <w:rsid w:val="3E52684D"/>
    <w:rsid w:val="3E530817"/>
    <w:rsid w:val="3E537A45"/>
    <w:rsid w:val="3E546A69"/>
    <w:rsid w:val="3E5500EC"/>
    <w:rsid w:val="3E5527E2"/>
    <w:rsid w:val="3E570308"/>
    <w:rsid w:val="3E5720B6"/>
    <w:rsid w:val="3E577856"/>
    <w:rsid w:val="3E587BDC"/>
    <w:rsid w:val="3E5A3954"/>
    <w:rsid w:val="3E5A7DF8"/>
    <w:rsid w:val="3E5B4A96"/>
    <w:rsid w:val="3E5C76CC"/>
    <w:rsid w:val="3E5D51F2"/>
    <w:rsid w:val="3E5E3444"/>
    <w:rsid w:val="3E5F540E"/>
    <w:rsid w:val="3E600908"/>
    <w:rsid w:val="3E607478"/>
    <w:rsid w:val="3E611186"/>
    <w:rsid w:val="3E614CE2"/>
    <w:rsid w:val="3E646581"/>
    <w:rsid w:val="3E667A57"/>
    <w:rsid w:val="3E68709A"/>
    <w:rsid w:val="3E691DE9"/>
    <w:rsid w:val="3E6A003B"/>
    <w:rsid w:val="3E6B3DB3"/>
    <w:rsid w:val="3E6B5B61"/>
    <w:rsid w:val="3E6D18D9"/>
    <w:rsid w:val="3E6E73FF"/>
    <w:rsid w:val="3E6F38A3"/>
    <w:rsid w:val="3E6F5651"/>
    <w:rsid w:val="3E726EF0"/>
    <w:rsid w:val="3E741759"/>
    <w:rsid w:val="3E74194F"/>
    <w:rsid w:val="3E75078E"/>
    <w:rsid w:val="3E774506"/>
    <w:rsid w:val="3E7762B4"/>
    <w:rsid w:val="3E78202C"/>
    <w:rsid w:val="3E79027E"/>
    <w:rsid w:val="3E7964D0"/>
    <w:rsid w:val="3E7C1B1C"/>
    <w:rsid w:val="3E7C38CA"/>
    <w:rsid w:val="3E7C7D6E"/>
    <w:rsid w:val="3E7E5894"/>
    <w:rsid w:val="3E7E7642"/>
    <w:rsid w:val="3E7F33BB"/>
    <w:rsid w:val="3E80785E"/>
    <w:rsid w:val="3E834C59"/>
    <w:rsid w:val="3E845248"/>
    <w:rsid w:val="3E86299B"/>
    <w:rsid w:val="3E873AB3"/>
    <w:rsid w:val="3E8A2015"/>
    <w:rsid w:val="3E8A248B"/>
    <w:rsid w:val="3E8D1F7B"/>
    <w:rsid w:val="3E8D5AD7"/>
    <w:rsid w:val="3E8E35FE"/>
    <w:rsid w:val="3E8F7AA2"/>
    <w:rsid w:val="3E90381A"/>
    <w:rsid w:val="3E921340"/>
    <w:rsid w:val="3E9450B8"/>
    <w:rsid w:val="3E946E66"/>
    <w:rsid w:val="3E952BDE"/>
    <w:rsid w:val="3E95498C"/>
    <w:rsid w:val="3E970704"/>
    <w:rsid w:val="3E976956"/>
    <w:rsid w:val="3E984A38"/>
    <w:rsid w:val="3E991ECF"/>
    <w:rsid w:val="3E9926CE"/>
    <w:rsid w:val="3E9A1FA2"/>
    <w:rsid w:val="3E9C3F6D"/>
    <w:rsid w:val="3E9E1A93"/>
    <w:rsid w:val="3E9E5F37"/>
    <w:rsid w:val="3E9E7CE5"/>
    <w:rsid w:val="3EA11583"/>
    <w:rsid w:val="3EA31FAA"/>
    <w:rsid w:val="3EA352FB"/>
    <w:rsid w:val="3EA572C5"/>
    <w:rsid w:val="3EA80B63"/>
    <w:rsid w:val="3EA82911"/>
    <w:rsid w:val="3EA85C6E"/>
    <w:rsid w:val="3EA90437"/>
    <w:rsid w:val="3EAA48DB"/>
    <w:rsid w:val="3EAB0654"/>
    <w:rsid w:val="3EAB41B0"/>
    <w:rsid w:val="3EAD1CD6"/>
    <w:rsid w:val="3EAD43CC"/>
    <w:rsid w:val="3EAD617A"/>
    <w:rsid w:val="3EAE039F"/>
    <w:rsid w:val="3EAE5A4E"/>
    <w:rsid w:val="3EAF3CA0"/>
    <w:rsid w:val="3EB05C6A"/>
    <w:rsid w:val="3EB07A18"/>
    <w:rsid w:val="3EB16D20"/>
    <w:rsid w:val="3EB23790"/>
    <w:rsid w:val="3EB56DDC"/>
    <w:rsid w:val="3EB72B54"/>
    <w:rsid w:val="3EB77FC0"/>
    <w:rsid w:val="3EB968CD"/>
    <w:rsid w:val="3EBA2645"/>
    <w:rsid w:val="3EBB0897"/>
    <w:rsid w:val="3EBE2135"/>
    <w:rsid w:val="3EBE3EE3"/>
    <w:rsid w:val="3EC040FF"/>
    <w:rsid w:val="3EC05EAD"/>
    <w:rsid w:val="3EC11A53"/>
    <w:rsid w:val="3EC139D3"/>
    <w:rsid w:val="3EC16814"/>
    <w:rsid w:val="3EC27CA4"/>
    <w:rsid w:val="3EC314F9"/>
    <w:rsid w:val="3EC534C3"/>
    <w:rsid w:val="3EC84D62"/>
    <w:rsid w:val="3EC86B10"/>
    <w:rsid w:val="3EC967DD"/>
    <w:rsid w:val="3ECA6436"/>
    <w:rsid w:val="3ECD2378"/>
    <w:rsid w:val="3ECF7E9E"/>
    <w:rsid w:val="3ED01E68"/>
    <w:rsid w:val="3ED2798E"/>
    <w:rsid w:val="3ED43706"/>
    <w:rsid w:val="3ED44393"/>
    <w:rsid w:val="3ED5122D"/>
    <w:rsid w:val="3ED656D0"/>
    <w:rsid w:val="3ED6747E"/>
    <w:rsid w:val="3ED731F7"/>
    <w:rsid w:val="3ED81ECA"/>
    <w:rsid w:val="3ED92ACB"/>
    <w:rsid w:val="3ED951C1"/>
    <w:rsid w:val="3EDA6843"/>
    <w:rsid w:val="3EDB2CE7"/>
    <w:rsid w:val="3EDB4A95"/>
    <w:rsid w:val="3EDE27D7"/>
    <w:rsid w:val="3EDF090D"/>
    <w:rsid w:val="3EE002FD"/>
    <w:rsid w:val="3EE020AB"/>
    <w:rsid w:val="3EE1322D"/>
    <w:rsid w:val="3EE41BAE"/>
    <w:rsid w:val="3EE6168C"/>
    <w:rsid w:val="3EE651E8"/>
    <w:rsid w:val="3EE92E4F"/>
    <w:rsid w:val="3EEA2F2A"/>
    <w:rsid w:val="3EEB0A50"/>
    <w:rsid w:val="3EEC6CA2"/>
    <w:rsid w:val="3EED39A0"/>
    <w:rsid w:val="3EED6576"/>
    <w:rsid w:val="3EEF0540"/>
    <w:rsid w:val="3EF20030"/>
    <w:rsid w:val="3EF21DDE"/>
    <w:rsid w:val="3EF5367D"/>
    <w:rsid w:val="3EF6006E"/>
    <w:rsid w:val="3EF73899"/>
    <w:rsid w:val="3EF913BF"/>
    <w:rsid w:val="3EFB5137"/>
    <w:rsid w:val="3EFB5264"/>
    <w:rsid w:val="3EFC4A0B"/>
    <w:rsid w:val="3EFD0EAF"/>
    <w:rsid w:val="3F0044FB"/>
    <w:rsid w:val="3F007C46"/>
    <w:rsid w:val="3F012022"/>
    <w:rsid w:val="3F03223E"/>
    <w:rsid w:val="3F035D9A"/>
    <w:rsid w:val="3F051B12"/>
    <w:rsid w:val="3F0538C0"/>
    <w:rsid w:val="3F06588A"/>
    <w:rsid w:val="3F081602"/>
    <w:rsid w:val="3F0A7128"/>
    <w:rsid w:val="3F0B4C4E"/>
    <w:rsid w:val="3F0B4D59"/>
    <w:rsid w:val="3F0D4E6A"/>
    <w:rsid w:val="3F0F0BE2"/>
    <w:rsid w:val="3F0F473E"/>
    <w:rsid w:val="3F1104B7"/>
    <w:rsid w:val="3F11495A"/>
    <w:rsid w:val="3F116709"/>
    <w:rsid w:val="3F125FDD"/>
    <w:rsid w:val="3F141D55"/>
    <w:rsid w:val="3F14769B"/>
    <w:rsid w:val="3F147FA7"/>
    <w:rsid w:val="3F15211D"/>
    <w:rsid w:val="3F161F71"/>
    <w:rsid w:val="3F163D1F"/>
    <w:rsid w:val="3F165F94"/>
    <w:rsid w:val="3F177A97"/>
    <w:rsid w:val="3F185CE9"/>
    <w:rsid w:val="3F19380F"/>
    <w:rsid w:val="3F1955BD"/>
    <w:rsid w:val="3F19736B"/>
    <w:rsid w:val="3F1B30E3"/>
    <w:rsid w:val="3F1C6E5B"/>
    <w:rsid w:val="3F20694C"/>
    <w:rsid w:val="3F220916"/>
    <w:rsid w:val="3F2521B4"/>
    <w:rsid w:val="3F275F2C"/>
    <w:rsid w:val="3F285800"/>
    <w:rsid w:val="3F291A23"/>
    <w:rsid w:val="3F2A77CA"/>
    <w:rsid w:val="3F2D2E17"/>
    <w:rsid w:val="3F2D6C63"/>
    <w:rsid w:val="3F2D72BA"/>
    <w:rsid w:val="3F2F4DE1"/>
    <w:rsid w:val="3F2F6B8F"/>
    <w:rsid w:val="3F304187"/>
    <w:rsid w:val="3F307606"/>
    <w:rsid w:val="3F312907"/>
    <w:rsid w:val="3F3146B5"/>
    <w:rsid w:val="3F32042D"/>
    <w:rsid w:val="3F333F65"/>
    <w:rsid w:val="3F346B36"/>
    <w:rsid w:val="3F36616F"/>
    <w:rsid w:val="3F373C95"/>
    <w:rsid w:val="3F3754B7"/>
    <w:rsid w:val="3F381EE7"/>
    <w:rsid w:val="3F3917BB"/>
    <w:rsid w:val="3F3C12AC"/>
    <w:rsid w:val="3F3D5750"/>
    <w:rsid w:val="3F3D74FE"/>
    <w:rsid w:val="3F3F70EE"/>
    <w:rsid w:val="3F411998"/>
    <w:rsid w:val="3F43088C"/>
    <w:rsid w:val="3F4343E8"/>
    <w:rsid w:val="3F446ADE"/>
    <w:rsid w:val="3F450160"/>
    <w:rsid w:val="3F4563B2"/>
    <w:rsid w:val="3F4A1C1A"/>
    <w:rsid w:val="3F4A39C9"/>
    <w:rsid w:val="3F4C14EF"/>
    <w:rsid w:val="3F4C7741"/>
    <w:rsid w:val="3F4D5267"/>
    <w:rsid w:val="3F4E170B"/>
    <w:rsid w:val="3F4F7231"/>
    <w:rsid w:val="3F510C2F"/>
    <w:rsid w:val="3F520ACF"/>
    <w:rsid w:val="3F52287D"/>
    <w:rsid w:val="3F5465F5"/>
    <w:rsid w:val="3F5605BF"/>
    <w:rsid w:val="3F5672FF"/>
    <w:rsid w:val="3F571ED0"/>
    <w:rsid w:val="3F5900B0"/>
    <w:rsid w:val="3F5C54AA"/>
    <w:rsid w:val="3F5C5D42"/>
    <w:rsid w:val="3F5D194E"/>
    <w:rsid w:val="3F5D7BA0"/>
    <w:rsid w:val="3F5E5951"/>
    <w:rsid w:val="3F5E7474"/>
    <w:rsid w:val="3F6031EC"/>
    <w:rsid w:val="3F604F9A"/>
    <w:rsid w:val="3F606EC9"/>
    <w:rsid w:val="3F60708E"/>
    <w:rsid w:val="3F6251B6"/>
    <w:rsid w:val="3F631903"/>
    <w:rsid w:val="3F633044"/>
    <w:rsid w:val="3F636373"/>
    <w:rsid w:val="3F650802"/>
    <w:rsid w:val="3F6525B0"/>
    <w:rsid w:val="3F6727CC"/>
    <w:rsid w:val="3F6820A1"/>
    <w:rsid w:val="3F696EB6"/>
    <w:rsid w:val="3F6A7BC7"/>
    <w:rsid w:val="3F6C393F"/>
    <w:rsid w:val="3F6C7DE3"/>
    <w:rsid w:val="3F6D40F6"/>
    <w:rsid w:val="3F6E3B5B"/>
    <w:rsid w:val="3F6F342F"/>
    <w:rsid w:val="3F6F51DD"/>
    <w:rsid w:val="3F713F07"/>
    <w:rsid w:val="3F7153F9"/>
    <w:rsid w:val="3F7241FA"/>
    <w:rsid w:val="3F724CCD"/>
    <w:rsid w:val="3F740A45"/>
    <w:rsid w:val="3F744EE9"/>
    <w:rsid w:val="3F7647BE"/>
    <w:rsid w:val="3F76656C"/>
    <w:rsid w:val="3F780536"/>
    <w:rsid w:val="3F783DDA"/>
    <w:rsid w:val="3F7927FC"/>
    <w:rsid w:val="3F7A7E3B"/>
    <w:rsid w:val="3F7B0026"/>
    <w:rsid w:val="3F7B1DD4"/>
    <w:rsid w:val="3F7B4C89"/>
    <w:rsid w:val="3F7D3D9E"/>
    <w:rsid w:val="3F8205BE"/>
    <w:rsid w:val="3F823162"/>
    <w:rsid w:val="3F84237D"/>
    <w:rsid w:val="3F84512C"/>
    <w:rsid w:val="3F874C1D"/>
    <w:rsid w:val="3F876B29"/>
    <w:rsid w:val="3F8844F1"/>
    <w:rsid w:val="3F8C5D8F"/>
    <w:rsid w:val="3F8F762D"/>
    <w:rsid w:val="3F9133A5"/>
    <w:rsid w:val="3F927552"/>
    <w:rsid w:val="3F93536F"/>
    <w:rsid w:val="3F93711E"/>
    <w:rsid w:val="3F942E96"/>
    <w:rsid w:val="3F953302"/>
    <w:rsid w:val="3F95733A"/>
    <w:rsid w:val="3F9707F3"/>
    <w:rsid w:val="3F984734"/>
    <w:rsid w:val="3F9A4950"/>
    <w:rsid w:val="3F9C0604"/>
    <w:rsid w:val="3F9D61EE"/>
    <w:rsid w:val="3F9D7F9C"/>
    <w:rsid w:val="3F9E5AC2"/>
    <w:rsid w:val="3F9F1F66"/>
    <w:rsid w:val="3FA0183A"/>
    <w:rsid w:val="3FA206C1"/>
    <w:rsid w:val="3FA23C1F"/>
    <w:rsid w:val="3FA255B3"/>
    <w:rsid w:val="3FA27361"/>
    <w:rsid w:val="3FA4132B"/>
    <w:rsid w:val="3FA4757D"/>
    <w:rsid w:val="3FA532F5"/>
    <w:rsid w:val="3FA72BC9"/>
    <w:rsid w:val="3FA806EF"/>
    <w:rsid w:val="3FA96941"/>
    <w:rsid w:val="3FAA26B9"/>
    <w:rsid w:val="3FAA4467"/>
    <w:rsid w:val="3FAC4683"/>
    <w:rsid w:val="3FAE21A9"/>
    <w:rsid w:val="3FAE3F57"/>
    <w:rsid w:val="3FAE55EA"/>
    <w:rsid w:val="3FAF6A7A"/>
    <w:rsid w:val="3FAF7CCF"/>
    <w:rsid w:val="3FB11C9A"/>
    <w:rsid w:val="3FB157F6"/>
    <w:rsid w:val="3FB3156E"/>
    <w:rsid w:val="3FB35A12"/>
    <w:rsid w:val="3FB377C0"/>
    <w:rsid w:val="3FB6105E"/>
    <w:rsid w:val="3FB672B0"/>
    <w:rsid w:val="3FB84DD6"/>
    <w:rsid w:val="3FB86B84"/>
    <w:rsid w:val="3FBA6DA0"/>
    <w:rsid w:val="3FBB48C6"/>
    <w:rsid w:val="3FBB6674"/>
    <w:rsid w:val="3FBD23EC"/>
    <w:rsid w:val="3FBD419A"/>
    <w:rsid w:val="3FC03C8B"/>
    <w:rsid w:val="3FC1012F"/>
    <w:rsid w:val="3FC27A03"/>
    <w:rsid w:val="3FC36380"/>
    <w:rsid w:val="3FC419CD"/>
    <w:rsid w:val="3FC4377B"/>
    <w:rsid w:val="3FC512A1"/>
    <w:rsid w:val="3FC714BD"/>
    <w:rsid w:val="3FC7326B"/>
    <w:rsid w:val="3FC76DC7"/>
    <w:rsid w:val="3FC90D91"/>
    <w:rsid w:val="3FC92B3F"/>
    <w:rsid w:val="3FC96FE3"/>
    <w:rsid w:val="3FCA3682"/>
    <w:rsid w:val="3FCA68B7"/>
    <w:rsid w:val="3FCC262F"/>
    <w:rsid w:val="3FCC6AD3"/>
    <w:rsid w:val="3FCC6E01"/>
    <w:rsid w:val="3FCE2FC5"/>
    <w:rsid w:val="3FCE3493"/>
    <w:rsid w:val="3FCF3ECE"/>
    <w:rsid w:val="3FD140EA"/>
    <w:rsid w:val="3FD15E98"/>
    <w:rsid w:val="3FD17C46"/>
    <w:rsid w:val="3FD341E0"/>
    <w:rsid w:val="3FD35E75"/>
    <w:rsid w:val="3FD414E4"/>
    <w:rsid w:val="3FD57736"/>
    <w:rsid w:val="3FD634AE"/>
    <w:rsid w:val="3FD85478"/>
    <w:rsid w:val="3FD87226"/>
    <w:rsid w:val="3FDA4D4C"/>
    <w:rsid w:val="3FDB0AC5"/>
    <w:rsid w:val="3FDB2873"/>
    <w:rsid w:val="3FDD483D"/>
    <w:rsid w:val="3FDF2363"/>
    <w:rsid w:val="3FDF6807"/>
    <w:rsid w:val="3FE1257F"/>
    <w:rsid w:val="3FE21E53"/>
    <w:rsid w:val="3FE37CCF"/>
    <w:rsid w:val="3FE47FD9"/>
    <w:rsid w:val="3FE536F1"/>
    <w:rsid w:val="3FE94F8F"/>
    <w:rsid w:val="3FEA0D08"/>
    <w:rsid w:val="3FEA2C6C"/>
    <w:rsid w:val="3FEC0F24"/>
    <w:rsid w:val="3FEE07F8"/>
    <w:rsid w:val="3FEE25A6"/>
    <w:rsid w:val="3FEE7F68"/>
    <w:rsid w:val="3FF027C2"/>
    <w:rsid w:val="3FF04570"/>
    <w:rsid w:val="3FF322B2"/>
    <w:rsid w:val="3FF34060"/>
    <w:rsid w:val="3FF37BBC"/>
    <w:rsid w:val="3FF43934"/>
    <w:rsid w:val="3FF73B50"/>
    <w:rsid w:val="3FF81676"/>
    <w:rsid w:val="3FF83425"/>
    <w:rsid w:val="3FF878C8"/>
    <w:rsid w:val="3FF937BF"/>
    <w:rsid w:val="3FFA0F4B"/>
    <w:rsid w:val="3FFA3DB6"/>
    <w:rsid w:val="3FFA53EF"/>
    <w:rsid w:val="3FFA719D"/>
    <w:rsid w:val="3FFC1167"/>
    <w:rsid w:val="3FFD6C8D"/>
    <w:rsid w:val="3FFF2A05"/>
    <w:rsid w:val="3FFF47B3"/>
    <w:rsid w:val="4000052B"/>
    <w:rsid w:val="4001677D"/>
    <w:rsid w:val="40022383"/>
    <w:rsid w:val="4004001B"/>
    <w:rsid w:val="40041DC9"/>
    <w:rsid w:val="40061FE5"/>
    <w:rsid w:val="400675C3"/>
    <w:rsid w:val="40095632"/>
    <w:rsid w:val="40097685"/>
    <w:rsid w:val="400B13AA"/>
    <w:rsid w:val="400C5122"/>
    <w:rsid w:val="400D6006"/>
    <w:rsid w:val="4010076E"/>
    <w:rsid w:val="40103246"/>
    <w:rsid w:val="401069C0"/>
    <w:rsid w:val="40112738"/>
    <w:rsid w:val="401144E6"/>
    <w:rsid w:val="4013025E"/>
    <w:rsid w:val="40155D85"/>
    <w:rsid w:val="40167D4F"/>
    <w:rsid w:val="401A579E"/>
    <w:rsid w:val="401A783F"/>
    <w:rsid w:val="401B1A9A"/>
    <w:rsid w:val="401B7113"/>
    <w:rsid w:val="401C35B7"/>
    <w:rsid w:val="401D2E8B"/>
    <w:rsid w:val="401D6F8B"/>
    <w:rsid w:val="401F18AB"/>
    <w:rsid w:val="401F30A7"/>
    <w:rsid w:val="401F6C03"/>
    <w:rsid w:val="4020215E"/>
    <w:rsid w:val="40204729"/>
    <w:rsid w:val="4021297B"/>
    <w:rsid w:val="4021590C"/>
    <w:rsid w:val="40216A50"/>
    <w:rsid w:val="402266F3"/>
    <w:rsid w:val="40267F92"/>
    <w:rsid w:val="40271F5C"/>
    <w:rsid w:val="40273D0A"/>
    <w:rsid w:val="40275AB8"/>
    <w:rsid w:val="402D7572"/>
    <w:rsid w:val="402E32EA"/>
    <w:rsid w:val="402E6E46"/>
    <w:rsid w:val="40302BBE"/>
    <w:rsid w:val="40316936"/>
    <w:rsid w:val="403326AF"/>
    <w:rsid w:val="4033445D"/>
    <w:rsid w:val="40337D20"/>
    <w:rsid w:val="40353AD0"/>
    <w:rsid w:val="40356427"/>
    <w:rsid w:val="403703F1"/>
    <w:rsid w:val="40381A73"/>
    <w:rsid w:val="403A1C8F"/>
    <w:rsid w:val="403A3A3D"/>
    <w:rsid w:val="403B7942"/>
    <w:rsid w:val="403C5A07"/>
    <w:rsid w:val="403E177F"/>
    <w:rsid w:val="40414DCB"/>
    <w:rsid w:val="40420B44"/>
    <w:rsid w:val="404228F2"/>
    <w:rsid w:val="40436D96"/>
    <w:rsid w:val="4044666A"/>
    <w:rsid w:val="40447564"/>
    <w:rsid w:val="40464A55"/>
    <w:rsid w:val="40471332"/>
    <w:rsid w:val="404B3E9C"/>
    <w:rsid w:val="404B79F8"/>
    <w:rsid w:val="404C08C7"/>
    <w:rsid w:val="404C3770"/>
    <w:rsid w:val="404E31E7"/>
    <w:rsid w:val="404E573A"/>
    <w:rsid w:val="40503261"/>
    <w:rsid w:val="4050500F"/>
    <w:rsid w:val="40534AFF"/>
    <w:rsid w:val="405368AD"/>
    <w:rsid w:val="40546445"/>
    <w:rsid w:val="40583EC3"/>
    <w:rsid w:val="405C03BC"/>
    <w:rsid w:val="405C39B3"/>
    <w:rsid w:val="405D597D"/>
    <w:rsid w:val="405F16F6"/>
    <w:rsid w:val="405F5252"/>
    <w:rsid w:val="4061546E"/>
    <w:rsid w:val="4061721C"/>
    <w:rsid w:val="40640ABA"/>
    <w:rsid w:val="40662A84"/>
    <w:rsid w:val="40664832"/>
    <w:rsid w:val="40672358"/>
    <w:rsid w:val="406754CF"/>
    <w:rsid w:val="406805AA"/>
    <w:rsid w:val="406867FC"/>
    <w:rsid w:val="40692574"/>
    <w:rsid w:val="40694322"/>
    <w:rsid w:val="406960D0"/>
    <w:rsid w:val="406B009A"/>
    <w:rsid w:val="406B1E48"/>
    <w:rsid w:val="406B3BF6"/>
    <w:rsid w:val="406B6A21"/>
    <w:rsid w:val="406D5BC1"/>
    <w:rsid w:val="406E36E7"/>
    <w:rsid w:val="406E7B8B"/>
    <w:rsid w:val="406F3C61"/>
    <w:rsid w:val="40703903"/>
    <w:rsid w:val="4070745F"/>
    <w:rsid w:val="40750F63"/>
    <w:rsid w:val="40752CC7"/>
    <w:rsid w:val="40774FC4"/>
    <w:rsid w:val="407A02DD"/>
    <w:rsid w:val="407C03C3"/>
    <w:rsid w:val="407C22A8"/>
    <w:rsid w:val="407D1B7C"/>
    <w:rsid w:val="407D2E33"/>
    <w:rsid w:val="407D76F5"/>
    <w:rsid w:val="407F3756"/>
    <w:rsid w:val="407F76A2"/>
    <w:rsid w:val="4081166C"/>
    <w:rsid w:val="4081341A"/>
    <w:rsid w:val="408178BE"/>
    <w:rsid w:val="40833636"/>
    <w:rsid w:val="40844CB8"/>
    <w:rsid w:val="408475C8"/>
    <w:rsid w:val="40855E87"/>
    <w:rsid w:val="40860A30"/>
    <w:rsid w:val="40880C4C"/>
    <w:rsid w:val="408A0869"/>
    <w:rsid w:val="408A49C4"/>
    <w:rsid w:val="408B1CF9"/>
    <w:rsid w:val="408B24EB"/>
    <w:rsid w:val="408B48CA"/>
    <w:rsid w:val="408B6047"/>
    <w:rsid w:val="408D6263"/>
    <w:rsid w:val="408E1DBB"/>
    <w:rsid w:val="408F46DB"/>
    <w:rsid w:val="409018AF"/>
    <w:rsid w:val="4090365D"/>
    <w:rsid w:val="40905D53"/>
    <w:rsid w:val="40923879"/>
    <w:rsid w:val="409444EC"/>
    <w:rsid w:val="40955117"/>
    <w:rsid w:val="40957F84"/>
    <w:rsid w:val="40972E6D"/>
    <w:rsid w:val="409842FD"/>
    <w:rsid w:val="4099578D"/>
    <w:rsid w:val="409C0254"/>
    <w:rsid w:val="409E3FCC"/>
    <w:rsid w:val="409F5F96"/>
    <w:rsid w:val="409F7D44"/>
    <w:rsid w:val="40A11D0E"/>
    <w:rsid w:val="40A23390"/>
    <w:rsid w:val="40A37834"/>
    <w:rsid w:val="40A610D2"/>
    <w:rsid w:val="40A67324"/>
    <w:rsid w:val="40A84E4B"/>
    <w:rsid w:val="40A86BF9"/>
    <w:rsid w:val="40AB493B"/>
    <w:rsid w:val="40AB66E9"/>
    <w:rsid w:val="40AF10F4"/>
    <w:rsid w:val="40AF442B"/>
    <w:rsid w:val="40B02584"/>
    <w:rsid w:val="40B21825"/>
    <w:rsid w:val="40B27A77"/>
    <w:rsid w:val="40B30F05"/>
    <w:rsid w:val="40B51316"/>
    <w:rsid w:val="40B76E3C"/>
    <w:rsid w:val="40B838E7"/>
    <w:rsid w:val="40B94D77"/>
    <w:rsid w:val="40B97058"/>
    <w:rsid w:val="40B97B50"/>
    <w:rsid w:val="40BA4B7E"/>
    <w:rsid w:val="40BA6207"/>
    <w:rsid w:val="40BA72C4"/>
    <w:rsid w:val="40BC4452"/>
    <w:rsid w:val="40BC6B48"/>
    <w:rsid w:val="40BE01CA"/>
    <w:rsid w:val="40C1415E"/>
    <w:rsid w:val="40C14999"/>
    <w:rsid w:val="40C15F0C"/>
    <w:rsid w:val="40C17CBA"/>
    <w:rsid w:val="40C33A32"/>
    <w:rsid w:val="40C357E1"/>
    <w:rsid w:val="40C41559"/>
    <w:rsid w:val="40C559FD"/>
    <w:rsid w:val="40C55B80"/>
    <w:rsid w:val="40C61775"/>
    <w:rsid w:val="40C9486C"/>
    <w:rsid w:val="40C94DC1"/>
    <w:rsid w:val="40CB0B39"/>
    <w:rsid w:val="40CB6D8B"/>
    <w:rsid w:val="40CD2B03"/>
    <w:rsid w:val="40CD665F"/>
    <w:rsid w:val="40CE4185"/>
    <w:rsid w:val="40CF0629"/>
    <w:rsid w:val="40D07EFD"/>
    <w:rsid w:val="40D16B7C"/>
    <w:rsid w:val="40D21EC7"/>
    <w:rsid w:val="40D519B8"/>
    <w:rsid w:val="40D559E0"/>
    <w:rsid w:val="40D66E70"/>
    <w:rsid w:val="40D7128C"/>
    <w:rsid w:val="40D82ED1"/>
    <w:rsid w:val="40DE086C"/>
    <w:rsid w:val="40DF6392"/>
    <w:rsid w:val="40E02836"/>
    <w:rsid w:val="40E045E4"/>
    <w:rsid w:val="40E165AE"/>
    <w:rsid w:val="40E20415"/>
    <w:rsid w:val="40E35E83"/>
    <w:rsid w:val="40E41474"/>
    <w:rsid w:val="40E439A9"/>
    <w:rsid w:val="40EA5463"/>
    <w:rsid w:val="40ED0AAF"/>
    <w:rsid w:val="40EF2A79"/>
    <w:rsid w:val="40EF4827"/>
    <w:rsid w:val="40F2256A"/>
    <w:rsid w:val="40F40F69"/>
    <w:rsid w:val="40F41E3E"/>
    <w:rsid w:val="40F55BB6"/>
    <w:rsid w:val="40F57964"/>
    <w:rsid w:val="40F63E08"/>
    <w:rsid w:val="40F956A6"/>
    <w:rsid w:val="40FA31CC"/>
    <w:rsid w:val="40FA4E7B"/>
    <w:rsid w:val="40FA4F7A"/>
    <w:rsid w:val="40FB141E"/>
    <w:rsid w:val="40FB7670"/>
    <w:rsid w:val="40FC6F44"/>
    <w:rsid w:val="40FE2CBD"/>
    <w:rsid w:val="40FE3145"/>
    <w:rsid w:val="4101455B"/>
    <w:rsid w:val="4104731D"/>
    <w:rsid w:val="4105404B"/>
    <w:rsid w:val="41055DF9"/>
    <w:rsid w:val="41057A2E"/>
    <w:rsid w:val="41061B71"/>
    <w:rsid w:val="4106480E"/>
    <w:rsid w:val="41067DC3"/>
    <w:rsid w:val="41087697"/>
    <w:rsid w:val="410A340F"/>
    <w:rsid w:val="410B53D9"/>
    <w:rsid w:val="410C362B"/>
    <w:rsid w:val="410D4CAE"/>
    <w:rsid w:val="410D73A4"/>
    <w:rsid w:val="410E2FA0"/>
    <w:rsid w:val="4110479E"/>
    <w:rsid w:val="41126768"/>
    <w:rsid w:val="41140732"/>
    <w:rsid w:val="411502A2"/>
    <w:rsid w:val="41160006"/>
    <w:rsid w:val="41166258"/>
    <w:rsid w:val="41171FD0"/>
    <w:rsid w:val="41173D7E"/>
    <w:rsid w:val="41175B2C"/>
    <w:rsid w:val="411917F4"/>
    <w:rsid w:val="41197AF6"/>
    <w:rsid w:val="411A73CB"/>
    <w:rsid w:val="411B386E"/>
    <w:rsid w:val="411B4114"/>
    <w:rsid w:val="411B561D"/>
    <w:rsid w:val="411C3143"/>
    <w:rsid w:val="411C75E7"/>
    <w:rsid w:val="411E5666"/>
    <w:rsid w:val="411F754D"/>
    <w:rsid w:val="412070D7"/>
    <w:rsid w:val="41210759"/>
    <w:rsid w:val="41211416"/>
    <w:rsid w:val="412344D1"/>
    <w:rsid w:val="412546ED"/>
    <w:rsid w:val="41263FC1"/>
    <w:rsid w:val="41265D6F"/>
    <w:rsid w:val="41270465"/>
    <w:rsid w:val="41273B47"/>
    <w:rsid w:val="41285F8B"/>
    <w:rsid w:val="41297BA8"/>
    <w:rsid w:val="412A3AB2"/>
    <w:rsid w:val="412C5A7C"/>
    <w:rsid w:val="412C782A"/>
    <w:rsid w:val="412D5350"/>
    <w:rsid w:val="412E258A"/>
    <w:rsid w:val="41306BEE"/>
    <w:rsid w:val="41326E0A"/>
    <w:rsid w:val="4133382B"/>
    <w:rsid w:val="4134048C"/>
    <w:rsid w:val="41354204"/>
    <w:rsid w:val="41377F7D"/>
    <w:rsid w:val="41384420"/>
    <w:rsid w:val="41390199"/>
    <w:rsid w:val="41391F47"/>
    <w:rsid w:val="4139769D"/>
    <w:rsid w:val="413B7A6D"/>
    <w:rsid w:val="413E57AF"/>
    <w:rsid w:val="41401527"/>
    <w:rsid w:val="41410A00"/>
    <w:rsid w:val="4142704D"/>
    <w:rsid w:val="41434B73"/>
    <w:rsid w:val="41436921"/>
    <w:rsid w:val="41452699"/>
    <w:rsid w:val="41456B3D"/>
    <w:rsid w:val="414601C0"/>
    <w:rsid w:val="41474664"/>
    <w:rsid w:val="414C1C7A"/>
    <w:rsid w:val="414C3A28"/>
    <w:rsid w:val="414C7ECC"/>
    <w:rsid w:val="414F176A"/>
    <w:rsid w:val="41511BB0"/>
    <w:rsid w:val="415154E2"/>
    <w:rsid w:val="41517290"/>
    <w:rsid w:val="41523008"/>
    <w:rsid w:val="415428DD"/>
    <w:rsid w:val="41566655"/>
    <w:rsid w:val="4157061F"/>
    <w:rsid w:val="415A69D6"/>
    <w:rsid w:val="415B3C6B"/>
    <w:rsid w:val="4162149D"/>
    <w:rsid w:val="4162324B"/>
    <w:rsid w:val="41636FC4"/>
    <w:rsid w:val="41642659"/>
    <w:rsid w:val="41654AEA"/>
    <w:rsid w:val="41676AB4"/>
    <w:rsid w:val="416A0352"/>
    <w:rsid w:val="416A7C0C"/>
    <w:rsid w:val="416B795B"/>
    <w:rsid w:val="416C5E78"/>
    <w:rsid w:val="416D1BF0"/>
    <w:rsid w:val="416D699B"/>
    <w:rsid w:val="416F7716"/>
    <w:rsid w:val="41720FB5"/>
    <w:rsid w:val="41727207"/>
    <w:rsid w:val="417411D1"/>
    <w:rsid w:val="41760AA5"/>
    <w:rsid w:val="41790595"/>
    <w:rsid w:val="417967E7"/>
    <w:rsid w:val="417B430D"/>
    <w:rsid w:val="417B60BB"/>
    <w:rsid w:val="417D62D7"/>
    <w:rsid w:val="417E7959"/>
    <w:rsid w:val="41801923"/>
    <w:rsid w:val="418036D2"/>
    <w:rsid w:val="41807B75"/>
    <w:rsid w:val="418238EE"/>
    <w:rsid w:val="4182569C"/>
    <w:rsid w:val="41825BE2"/>
    <w:rsid w:val="418331C2"/>
    <w:rsid w:val="41840582"/>
    <w:rsid w:val="41847666"/>
    <w:rsid w:val="41850CE8"/>
    <w:rsid w:val="4185518C"/>
    <w:rsid w:val="41856F3A"/>
    <w:rsid w:val="41870F04"/>
    <w:rsid w:val="418A09F4"/>
    <w:rsid w:val="418A27A2"/>
    <w:rsid w:val="418A4550"/>
    <w:rsid w:val="418C651A"/>
    <w:rsid w:val="418F1B67"/>
    <w:rsid w:val="418F600A"/>
    <w:rsid w:val="418F7DB9"/>
    <w:rsid w:val="41913B31"/>
    <w:rsid w:val="419158DF"/>
    <w:rsid w:val="4191768D"/>
    <w:rsid w:val="41923405"/>
    <w:rsid w:val="419378A9"/>
    <w:rsid w:val="419453CF"/>
    <w:rsid w:val="4194717D"/>
    <w:rsid w:val="41961147"/>
    <w:rsid w:val="41962EF5"/>
    <w:rsid w:val="41986C6D"/>
    <w:rsid w:val="41994793"/>
    <w:rsid w:val="419B050B"/>
    <w:rsid w:val="419D24D5"/>
    <w:rsid w:val="419E624E"/>
    <w:rsid w:val="41A27AEC"/>
    <w:rsid w:val="41A35612"/>
    <w:rsid w:val="41A41AB6"/>
    <w:rsid w:val="41A575DC"/>
    <w:rsid w:val="41A73354"/>
    <w:rsid w:val="41A75102"/>
    <w:rsid w:val="41A82C28"/>
    <w:rsid w:val="41A970CC"/>
    <w:rsid w:val="41AD023F"/>
    <w:rsid w:val="41AE46E3"/>
    <w:rsid w:val="41AE6491"/>
    <w:rsid w:val="41AF0FFA"/>
    <w:rsid w:val="41AF3FB7"/>
    <w:rsid w:val="41AF633F"/>
    <w:rsid w:val="41B13830"/>
    <w:rsid w:val="41B15F81"/>
    <w:rsid w:val="41B33AA7"/>
    <w:rsid w:val="41B63597"/>
    <w:rsid w:val="41B810BD"/>
    <w:rsid w:val="41B873F1"/>
    <w:rsid w:val="41BA3087"/>
    <w:rsid w:val="41BD66D4"/>
    <w:rsid w:val="41BE244C"/>
    <w:rsid w:val="41BE41FA"/>
    <w:rsid w:val="41BF6404"/>
    <w:rsid w:val="41C04416"/>
    <w:rsid w:val="41C21F3C"/>
    <w:rsid w:val="41C23074"/>
    <w:rsid w:val="41C37A62"/>
    <w:rsid w:val="41C51A2C"/>
    <w:rsid w:val="41C72E85"/>
    <w:rsid w:val="41C757A4"/>
    <w:rsid w:val="41C75A56"/>
    <w:rsid w:val="41C95079"/>
    <w:rsid w:val="41CA0DF1"/>
    <w:rsid w:val="41CC2DBB"/>
    <w:rsid w:val="41CC6917"/>
    <w:rsid w:val="41CE268F"/>
    <w:rsid w:val="41CE6B33"/>
    <w:rsid w:val="41CF4659"/>
    <w:rsid w:val="41D103D1"/>
    <w:rsid w:val="41D13F2D"/>
    <w:rsid w:val="41D34149"/>
    <w:rsid w:val="41D37CA5"/>
    <w:rsid w:val="41D43A1D"/>
    <w:rsid w:val="41D63C39"/>
    <w:rsid w:val="41D640BB"/>
    <w:rsid w:val="41D7554B"/>
    <w:rsid w:val="41D81760"/>
    <w:rsid w:val="41D8350E"/>
    <w:rsid w:val="41D852BC"/>
    <w:rsid w:val="41D91034"/>
    <w:rsid w:val="41D9605E"/>
    <w:rsid w:val="41DA54D8"/>
    <w:rsid w:val="41DB6F8F"/>
    <w:rsid w:val="41DD28D2"/>
    <w:rsid w:val="41DD412D"/>
    <w:rsid w:val="41E00614"/>
    <w:rsid w:val="41E023C2"/>
    <w:rsid w:val="41E07D3E"/>
    <w:rsid w:val="41E2438C"/>
    <w:rsid w:val="41E2613A"/>
    <w:rsid w:val="41E33C60"/>
    <w:rsid w:val="41E41EB2"/>
    <w:rsid w:val="41E53E7C"/>
    <w:rsid w:val="41E55C2A"/>
    <w:rsid w:val="41E73751"/>
    <w:rsid w:val="41E73D28"/>
    <w:rsid w:val="41E75040"/>
    <w:rsid w:val="41E77BF5"/>
    <w:rsid w:val="41E81277"/>
    <w:rsid w:val="41E838FF"/>
    <w:rsid w:val="41E9396D"/>
    <w:rsid w:val="41E9571B"/>
    <w:rsid w:val="41EC0D67"/>
    <w:rsid w:val="41EC6FB9"/>
    <w:rsid w:val="41EF0857"/>
    <w:rsid w:val="41F04C62"/>
    <w:rsid w:val="41F12821"/>
    <w:rsid w:val="41F145CF"/>
    <w:rsid w:val="41F52311"/>
    <w:rsid w:val="41F55F03"/>
    <w:rsid w:val="41F8595E"/>
    <w:rsid w:val="41FA7928"/>
    <w:rsid w:val="41FB544E"/>
    <w:rsid w:val="41FD11C6"/>
    <w:rsid w:val="41FD2F74"/>
    <w:rsid w:val="41FD7266"/>
    <w:rsid w:val="41FF6CEC"/>
    <w:rsid w:val="42002A64"/>
    <w:rsid w:val="42010CB6"/>
    <w:rsid w:val="4202058A"/>
    <w:rsid w:val="420330D8"/>
    <w:rsid w:val="42042555"/>
    <w:rsid w:val="42063269"/>
    <w:rsid w:val="42072045"/>
    <w:rsid w:val="42091919"/>
    <w:rsid w:val="420936C7"/>
    <w:rsid w:val="420B38E3"/>
    <w:rsid w:val="420E6F2F"/>
    <w:rsid w:val="420F2CA7"/>
    <w:rsid w:val="421156DC"/>
    <w:rsid w:val="42116A20"/>
    <w:rsid w:val="421309EA"/>
    <w:rsid w:val="42154762"/>
    <w:rsid w:val="42164036"/>
    <w:rsid w:val="421678CB"/>
    <w:rsid w:val="42187DAE"/>
    <w:rsid w:val="421A0D47"/>
    <w:rsid w:val="421A1D78"/>
    <w:rsid w:val="421A3B26"/>
    <w:rsid w:val="421B33FA"/>
    <w:rsid w:val="421D510F"/>
    <w:rsid w:val="421F113C"/>
    <w:rsid w:val="421F2EEA"/>
    <w:rsid w:val="42224789"/>
    <w:rsid w:val="422449A5"/>
    <w:rsid w:val="4226071D"/>
    <w:rsid w:val="42274495"/>
    <w:rsid w:val="42291FBB"/>
    <w:rsid w:val="42292222"/>
    <w:rsid w:val="42293D69"/>
    <w:rsid w:val="42294DF3"/>
    <w:rsid w:val="422A188F"/>
    <w:rsid w:val="422B5D33"/>
    <w:rsid w:val="422C5607"/>
    <w:rsid w:val="422E312E"/>
    <w:rsid w:val="422E6094"/>
    <w:rsid w:val="422F6EA6"/>
    <w:rsid w:val="4230334A"/>
    <w:rsid w:val="423050F8"/>
    <w:rsid w:val="42310E70"/>
    <w:rsid w:val="42332E3A"/>
    <w:rsid w:val="42350960"/>
    <w:rsid w:val="4235270E"/>
    <w:rsid w:val="423B3A9C"/>
    <w:rsid w:val="423B584A"/>
    <w:rsid w:val="42411939"/>
    <w:rsid w:val="4242307D"/>
    <w:rsid w:val="42424E2B"/>
    <w:rsid w:val="42426BD9"/>
    <w:rsid w:val="42442951"/>
    <w:rsid w:val="42462B6D"/>
    <w:rsid w:val="42497F67"/>
    <w:rsid w:val="424C5CAA"/>
    <w:rsid w:val="424E557E"/>
    <w:rsid w:val="424F6B0E"/>
    <w:rsid w:val="425012F6"/>
    <w:rsid w:val="42507548"/>
    <w:rsid w:val="42512B6F"/>
    <w:rsid w:val="425132C0"/>
    <w:rsid w:val="4251506E"/>
    <w:rsid w:val="42530DE6"/>
    <w:rsid w:val="4253296F"/>
    <w:rsid w:val="4253528A"/>
    <w:rsid w:val="42537038"/>
    <w:rsid w:val="42576B28"/>
    <w:rsid w:val="425A03C6"/>
    <w:rsid w:val="425A3C21"/>
    <w:rsid w:val="425A3F23"/>
    <w:rsid w:val="425A6618"/>
    <w:rsid w:val="425C413F"/>
    <w:rsid w:val="425C4AE5"/>
    <w:rsid w:val="425D1C65"/>
    <w:rsid w:val="425D3A13"/>
    <w:rsid w:val="425D7EB7"/>
    <w:rsid w:val="425E3A32"/>
    <w:rsid w:val="425F778B"/>
    <w:rsid w:val="426052B1"/>
    <w:rsid w:val="42605623"/>
    <w:rsid w:val="42607A93"/>
    <w:rsid w:val="42613AF4"/>
    <w:rsid w:val="42621029"/>
    <w:rsid w:val="4262727B"/>
    <w:rsid w:val="42664FBD"/>
    <w:rsid w:val="4267663F"/>
    <w:rsid w:val="4269060A"/>
    <w:rsid w:val="42692286"/>
    <w:rsid w:val="4269685C"/>
    <w:rsid w:val="426B4382"/>
    <w:rsid w:val="426C7777"/>
    <w:rsid w:val="426D00FA"/>
    <w:rsid w:val="426D2097"/>
    <w:rsid w:val="426E3E72"/>
    <w:rsid w:val="426E5C20"/>
    <w:rsid w:val="426E79CE"/>
    <w:rsid w:val="42703746"/>
    <w:rsid w:val="427113AE"/>
    <w:rsid w:val="42723962"/>
    <w:rsid w:val="42725710"/>
    <w:rsid w:val="42761F9E"/>
    <w:rsid w:val="42764AD5"/>
    <w:rsid w:val="42770F78"/>
    <w:rsid w:val="42772D26"/>
    <w:rsid w:val="4277488A"/>
    <w:rsid w:val="42784CF1"/>
    <w:rsid w:val="427B0900"/>
    <w:rsid w:val="427B20EB"/>
    <w:rsid w:val="427B469B"/>
    <w:rsid w:val="427D6FBB"/>
    <w:rsid w:val="427E2307"/>
    <w:rsid w:val="427F1BDB"/>
    <w:rsid w:val="427F7E2D"/>
    <w:rsid w:val="42810A13"/>
    <w:rsid w:val="42817701"/>
    <w:rsid w:val="428216CB"/>
    <w:rsid w:val="4283791D"/>
    <w:rsid w:val="42843695"/>
    <w:rsid w:val="42845443"/>
    <w:rsid w:val="42864D18"/>
    <w:rsid w:val="42870A90"/>
    <w:rsid w:val="42870F07"/>
    <w:rsid w:val="42876CE2"/>
    <w:rsid w:val="42890CAC"/>
    <w:rsid w:val="42892A5A"/>
    <w:rsid w:val="428A2D00"/>
    <w:rsid w:val="428C42F8"/>
    <w:rsid w:val="428C53A8"/>
    <w:rsid w:val="428D254A"/>
    <w:rsid w:val="428E0070"/>
    <w:rsid w:val="428E1E1E"/>
    <w:rsid w:val="4290203A"/>
    <w:rsid w:val="42905B96"/>
    <w:rsid w:val="4292190E"/>
    <w:rsid w:val="42925DB2"/>
    <w:rsid w:val="42942AA3"/>
    <w:rsid w:val="429531AD"/>
    <w:rsid w:val="42986794"/>
    <w:rsid w:val="429A331F"/>
    <w:rsid w:val="429A6A15"/>
    <w:rsid w:val="429C278D"/>
    <w:rsid w:val="429D02B3"/>
    <w:rsid w:val="429D6505"/>
    <w:rsid w:val="429E4757"/>
    <w:rsid w:val="429F227D"/>
    <w:rsid w:val="429F402B"/>
    <w:rsid w:val="429F5DD9"/>
    <w:rsid w:val="42A258CA"/>
    <w:rsid w:val="42A47894"/>
    <w:rsid w:val="42A561C7"/>
    <w:rsid w:val="42A57908"/>
    <w:rsid w:val="42A60D98"/>
    <w:rsid w:val="42A67168"/>
    <w:rsid w:val="42A67657"/>
    <w:rsid w:val="42A81132"/>
    <w:rsid w:val="42A8653E"/>
    <w:rsid w:val="42AA5FD8"/>
    <w:rsid w:val="42AD499A"/>
    <w:rsid w:val="42AD50EE"/>
    <w:rsid w:val="42AD6748"/>
    <w:rsid w:val="42AE0712"/>
    <w:rsid w:val="42AE5DE9"/>
    <w:rsid w:val="42B21FB1"/>
    <w:rsid w:val="42B31885"/>
    <w:rsid w:val="42B3339C"/>
    <w:rsid w:val="42B37AD7"/>
    <w:rsid w:val="42B41C5B"/>
    <w:rsid w:val="42B45D29"/>
    <w:rsid w:val="42B51AA1"/>
    <w:rsid w:val="42B71D1D"/>
    <w:rsid w:val="42B75819"/>
    <w:rsid w:val="42B76D04"/>
    <w:rsid w:val="42B850ED"/>
    <w:rsid w:val="42B86E9B"/>
    <w:rsid w:val="42B9333F"/>
    <w:rsid w:val="42BA0E65"/>
    <w:rsid w:val="42BA2C13"/>
    <w:rsid w:val="42BA70B7"/>
    <w:rsid w:val="42BC698B"/>
    <w:rsid w:val="42BF022A"/>
    <w:rsid w:val="42C10446"/>
    <w:rsid w:val="42C27D1A"/>
    <w:rsid w:val="42C41750"/>
    <w:rsid w:val="42C43A92"/>
    <w:rsid w:val="42C65A5C"/>
    <w:rsid w:val="42C763A1"/>
    <w:rsid w:val="42C910A8"/>
    <w:rsid w:val="42CB3072"/>
    <w:rsid w:val="42CD2946"/>
    <w:rsid w:val="42CE66BF"/>
    <w:rsid w:val="42D068DB"/>
    <w:rsid w:val="42D27F5D"/>
    <w:rsid w:val="42D53EF1"/>
    <w:rsid w:val="42D737C5"/>
    <w:rsid w:val="42D75573"/>
    <w:rsid w:val="42D812EB"/>
    <w:rsid w:val="42DC702D"/>
    <w:rsid w:val="42DD6902"/>
    <w:rsid w:val="42DF08CC"/>
    <w:rsid w:val="42E14644"/>
    <w:rsid w:val="42E24CD9"/>
    <w:rsid w:val="42E4524A"/>
    <w:rsid w:val="42E45B26"/>
    <w:rsid w:val="42E45EE2"/>
    <w:rsid w:val="42E63A08"/>
    <w:rsid w:val="42E67EAC"/>
    <w:rsid w:val="42E87780"/>
    <w:rsid w:val="42E934F8"/>
    <w:rsid w:val="42E94BAC"/>
    <w:rsid w:val="42EA174A"/>
    <w:rsid w:val="42EA48FB"/>
    <w:rsid w:val="42EB101F"/>
    <w:rsid w:val="42EB54C2"/>
    <w:rsid w:val="42ED123B"/>
    <w:rsid w:val="42ED1DEC"/>
    <w:rsid w:val="42ED352D"/>
    <w:rsid w:val="42EF6D61"/>
    <w:rsid w:val="42F04887"/>
    <w:rsid w:val="42F425C9"/>
    <w:rsid w:val="42F44377"/>
    <w:rsid w:val="42F51E2A"/>
    <w:rsid w:val="42F51E9D"/>
    <w:rsid w:val="42F56341"/>
    <w:rsid w:val="42F8373B"/>
    <w:rsid w:val="42F97BDF"/>
    <w:rsid w:val="42FA5B31"/>
    <w:rsid w:val="42FA74B4"/>
    <w:rsid w:val="42FC147E"/>
    <w:rsid w:val="42FC76D0"/>
    <w:rsid w:val="42FE51F6"/>
    <w:rsid w:val="42FF4ACA"/>
    <w:rsid w:val="43016A94"/>
    <w:rsid w:val="43022B82"/>
    <w:rsid w:val="430242C3"/>
    <w:rsid w:val="43052C44"/>
    <w:rsid w:val="430640D4"/>
    <w:rsid w:val="43081BD1"/>
    <w:rsid w:val="43095949"/>
    <w:rsid w:val="430976F7"/>
    <w:rsid w:val="430A1DED"/>
    <w:rsid w:val="430A3B9B"/>
    <w:rsid w:val="430B346F"/>
    <w:rsid w:val="430D4E13"/>
    <w:rsid w:val="43104F29"/>
    <w:rsid w:val="43105186"/>
    <w:rsid w:val="43120CA1"/>
    <w:rsid w:val="43122A4F"/>
    <w:rsid w:val="431247FD"/>
    <w:rsid w:val="43144A19"/>
    <w:rsid w:val="43150FF8"/>
    <w:rsid w:val="4315253F"/>
    <w:rsid w:val="43160791"/>
    <w:rsid w:val="43163BC9"/>
    <w:rsid w:val="43171E14"/>
    <w:rsid w:val="431762B8"/>
    <w:rsid w:val="43192030"/>
    <w:rsid w:val="43195B8C"/>
    <w:rsid w:val="431A1904"/>
    <w:rsid w:val="431C567C"/>
    <w:rsid w:val="431C742A"/>
    <w:rsid w:val="431E13F4"/>
    <w:rsid w:val="431E235B"/>
    <w:rsid w:val="431E31A2"/>
    <w:rsid w:val="431F6F1A"/>
    <w:rsid w:val="432033BE"/>
    <w:rsid w:val="43217136"/>
    <w:rsid w:val="43234C5C"/>
    <w:rsid w:val="43236A0A"/>
    <w:rsid w:val="4324765C"/>
    <w:rsid w:val="43252782"/>
    <w:rsid w:val="432602A9"/>
    <w:rsid w:val="432804C5"/>
    <w:rsid w:val="43284021"/>
    <w:rsid w:val="43290586"/>
    <w:rsid w:val="43297983"/>
    <w:rsid w:val="432A5FEB"/>
    <w:rsid w:val="432B1D63"/>
    <w:rsid w:val="432B3B11"/>
    <w:rsid w:val="432B58BF"/>
    <w:rsid w:val="432C269E"/>
    <w:rsid w:val="432C5DEE"/>
    <w:rsid w:val="432E070E"/>
    <w:rsid w:val="432E715D"/>
    <w:rsid w:val="432F1B9E"/>
    <w:rsid w:val="432F3601"/>
    <w:rsid w:val="43317379"/>
    <w:rsid w:val="433230F1"/>
    <w:rsid w:val="43326C4D"/>
    <w:rsid w:val="433330F0"/>
    <w:rsid w:val="4334251D"/>
    <w:rsid w:val="43361A71"/>
    <w:rsid w:val="4338369B"/>
    <w:rsid w:val="43397FDC"/>
    <w:rsid w:val="433A3D54"/>
    <w:rsid w:val="433B1FA6"/>
    <w:rsid w:val="433C187A"/>
    <w:rsid w:val="433E3844"/>
    <w:rsid w:val="433E55F2"/>
    <w:rsid w:val="433F136A"/>
    <w:rsid w:val="4340580E"/>
    <w:rsid w:val="43413334"/>
    <w:rsid w:val="43430E5B"/>
    <w:rsid w:val="434370AD"/>
    <w:rsid w:val="43452E25"/>
    <w:rsid w:val="43454BD3"/>
    <w:rsid w:val="43455505"/>
    <w:rsid w:val="43456981"/>
    <w:rsid w:val="43456995"/>
    <w:rsid w:val="4346094B"/>
    <w:rsid w:val="434626F9"/>
    <w:rsid w:val="4348021F"/>
    <w:rsid w:val="43482915"/>
    <w:rsid w:val="434846C3"/>
    <w:rsid w:val="43486471"/>
    <w:rsid w:val="434A21E9"/>
    <w:rsid w:val="434A3F97"/>
    <w:rsid w:val="434B5F61"/>
    <w:rsid w:val="434B7D0F"/>
    <w:rsid w:val="434D7F2B"/>
    <w:rsid w:val="43503578"/>
    <w:rsid w:val="435117C9"/>
    <w:rsid w:val="43516679"/>
    <w:rsid w:val="435412BA"/>
    <w:rsid w:val="43544E16"/>
    <w:rsid w:val="4355293C"/>
    <w:rsid w:val="43560B8E"/>
    <w:rsid w:val="43566DE0"/>
    <w:rsid w:val="43572B58"/>
    <w:rsid w:val="43574906"/>
    <w:rsid w:val="435766B4"/>
    <w:rsid w:val="4359067E"/>
    <w:rsid w:val="435B61A4"/>
    <w:rsid w:val="435C3CCA"/>
    <w:rsid w:val="435D635D"/>
    <w:rsid w:val="435E3EE6"/>
    <w:rsid w:val="435E5C94"/>
    <w:rsid w:val="435E7A42"/>
    <w:rsid w:val="435F0C7D"/>
    <w:rsid w:val="436037BB"/>
    <w:rsid w:val="436112E1"/>
    <w:rsid w:val="43611999"/>
    <w:rsid w:val="43615785"/>
    <w:rsid w:val="4361616E"/>
    <w:rsid w:val="43617533"/>
    <w:rsid w:val="436332AB"/>
    <w:rsid w:val="4363365F"/>
    <w:rsid w:val="43635059"/>
    <w:rsid w:val="43650DD1"/>
    <w:rsid w:val="43655275"/>
    <w:rsid w:val="4367089F"/>
    <w:rsid w:val="436808C1"/>
    <w:rsid w:val="43686B13"/>
    <w:rsid w:val="436A288B"/>
    <w:rsid w:val="436C3281"/>
    <w:rsid w:val="436F39FE"/>
    <w:rsid w:val="43707776"/>
    <w:rsid w:val="43721740"/>
    <w:rsid w:val="437270F3"/>
    <w:rsid w:val="43741014"/>
    <w:rsid w:val="43754D8C"/>
    <w:rsid w:val="43770B04"/>
    <w:rsid w:val="43790D20"/>
    <w:rsid w:val="43792ACE"/>
    <w:rsid w:val="437A6D15"/>
    <w:rsid w:val="437B05F4"/>
    <w:rsid w:val="437C611B"/>
    <w:rsid w:val="437E00E5"/>
    <w:rsid w:val="437F16F7"/>
    <w:rsid w:val="43805C0B"/>
    <w:rsid w:val="43827BD5"/>
    <w:rsid w:val="4383394D"/>
    <w:rsid w:val="438356FB"/>
    <w:rsid w:val="438374A9"/>
    <w:rsid w:val="43853221"/>
    <w:rsid w:val="438576C5"/>
    <w:rsid w:val="43860D47"/>
    <w:rsid w:val="43870F88"/>
    <w:rsid w:val="438751EB"/>
    <w:rsid w:val="438B7C9A"/>
    <w:rsid w:val="438C0A54"/>
    <w:rsid w:val="438C2802"/>
    <w:rsid w:val="438C45B0"/>
    <w:rsid w:val="438D20D6"/>
    <w:rsid w:val="438D3CFB"/>
    <w:rsid w:val="438D657A"/>
    <w:rsid w:val="438F22F2"/>
    <w:rsid w:val="438F5E4E"/>
    <w:rsid w:val="438F661B"/>
    <w:rsid w:val="43911BC6"/>
    <w:rsid w:val="43923EFF"/>
    <w:rsid w:val="43924F9C"/>
    <w:rsid w:val="4392593E"/>
    <w:rsid w:val="439416B6"/>
    <w:rsid w:val="43943464"/>
    <w:rsid w:val="43963680"/>
    <w:rsid w:val="439671DC"/>
    <w:rsid w:val="43993170"/>
    <w:rsid w:val="43994E6F"/>
    <w:rsid w:val="439B0C97"/>
    <w:rsid w:val="439B2A45"/>
    <w:rsid w:val="439B47F3"/>
    <w:rsid w:val="439D4A0F"/>
    <w:rsid w:val="439E42E3"/>
    <w:rsid w:val="43A0005B"/>
    <w:rsid w:val="43A01E09"/>
    <w:rsid w:val="43A10A30"/>
    <w:rsid w:val="43A15B81"/>
    <w:rsid w:val="43A23DD3"/>
    <w:rsid w:val="43A24A91"/>
    <w:rsid w:val="43A318F9"/>
    <w:rsid w:val="43A35D9D"/>
    <w:rsid w:val="43A35F21"/>
    <w:rsid w:val="43A37B4B"/>
    <w:rsid w:val="43A51B15"/>
    <w:rsid w:val="43A538C3"/>
    <w:rsid w:val="43A75D32"/>
    <w:rsid w:val="43A7763B"/>
    <w:rsid w:val="43A86F10"/>
    <w:rsid w:val="43AA712C"/>
    <w:rsid w:val="43AC2EA4"/>
    <w:rsid w:val="43AC6A00"/>
    <w:rsid w:val="43AD4526"/>
    <w:rsid w:val="43AF029E"/>
    <w:rsid w:val="43AF4742"/>
    <w:rsid w:val="43B00525"/>
    <w:rsid w:val="43B104BA"/>
    <w:rsid w:val="43B12268"/>
    <w:rsid w:val="43B14016"/>
    <w:rsid w:val="43B21B3C"/>
    <w:rsid w:val="43B32ED5"/>
    <w:rsid w:val="43B34232"/>
    <w:rsid w:val="43B35FE0"/>
    <w:rsid w:val="43B41D58"/>
    <w:rsid w:val="43B6787E"/>
    <w:rsid w:val="43B92ECB"/>
    <w:rsid w:val="43BA15D7"/>
    <w:rsid w:val="43BB4E95"/>
    <w:rsid w:val="43BB6C43"/>
    <w:rsid w:val="43BC3F5C"/>
    <w:rsid w:val="43BC4553"/>
    <w:rsid w:val="43BD0C0D"/>
    <w:rsid w:val="43BD6E5F"/>
    <w:rsid w:val="43BF2BD7"/>
    <w:rsid w:val="43C2407B"/>
    <w:rsid w:val="43C26223"/>
    <w:rsid w:val="43C27FD1"/>
    <w:rsid w:val="43C31F9B"/>
    <w:rsid w:val="43C401ED"/>
    <w:rsid w:val="43C57AC2"/>
    <w:rsid w:val="43C57E2B"/>
    <w:rsid w:val="43C71A8C"/>
    <w:rsid w:val="43C7383A"/>
    <w:rsid w:val="43C73BDB"/>
    <w:rsid w:val="43C81360"/>
    <w:rsid w:val="43CA10CC"/>
    <w:rsid w:val="43CA157C"/>
    <w:rsid w:val="43CA50D8"/>
    <w:rsid w:val="43CC2BFE"/>
    <w:rsid w:val="43CC52F4"/>
    <w:rsid w:val="43CD6976"/>
    <w:rsid w:val="43D16466"/>
    <w:rsid w:val="43D45F57"/>
    <w:rsid w:val="43D47D05"/>
    <w:rsid w:val="43D62240"/>
    <w:rsid w:val="43D67F21"/>
    <w:rsid w:val="43D83C99"/>
    <w:rsid w:val="43D917BF"/>
    <w:rsid w:val="43D9356D"/>
    <w:rsid w:val="43DB5537"/>
    <w:rsid w:val="43DD12AF"/>
    <w:rsid w:val="43DD4E0B"/>
    <w:rsid w:val="43DD7542"/>
    <w:rsid w:val="43DF5027"/>
    <w:rsid w:val="43E22422"/>
    <w:rsid w:val="43E44844"/>
    <w:rsid w:val="43E50164"/>
    <w:rsid w:val="43E53CC0"/>
    <w:rsid w:val="43E73EDC"/>
    <w:rsid w:val="43E75C8A"/>
    <w:rsid w:val="43E77A38"/>
    <w:rsid w:val="43E964A0"/>
    <w:rsid w:val="43EA39CC"/>
    <w:rsid w:val="43EA577A"/>
    <w:rsid w:val="43EA7528"/>
    <w:rsid w:val="43EE526A"/>
    <w:rsid w:val="43F14D5A"/>
    <w:rsid w:val="43F42155"/>
    <w:rsid w:val="43F565F9"/>
    <w:rsid w:val="43F6411F"/>
    <w:rsid w:val="43F65ECD"/>
    <w:rsid w:val="43F72CBA"/>
    <w:rsid w:val="43F81C45"/>
    <w:rsid w:val="43F860E9"/>
    <w:rsid w:val="43F87E97"/>
    <w:rsid w:val="43F9776B"/>
    <w:rsid w:val="43FB1735"/>
    <w:rsid w:val="43FB7987"/>
    <w:rsid w:val="43FD36FF"/>
    <w:rsid w:val="43FF1225"/>
    <w:rsid w:val="43FF401D"/>
    <w:rsid w:val="44004F9E"/>
    <w:rsid w:val="44006D4C"/>
    <w:rsid w:val="44024872"/>
    <w:rsid w:val="4403125D"/>
    <w:rsid w:val="44056110"/>
    <w:rsid w:val="44071E88"/>
    <w:rsid w:val="440E0B44"/>
    <w:rsid w:val="440E1469"/>
    <w:rsid w:val="440E3217"/>
    <w:rsid w:val="440E76BA"/>
    <w:rsid w:val="44103433"/>
    <w:rsid w:val="44112D07"/>
    <w:rsid w:val="44134CD1"/>
    <w:rsid w:val="44136A7F"/>
    <w:rsid w:val="441445A5"/>
    <w:rsid w:val="4416031D"/>
    <w:rsid w:val="4416656F"/>
    <w:rsid w:val="44191BBB"/>
    <w:rsid w:val="441A605F"/>
    <w:rsid w:val="441B3B85"/>
    <w:rsid w:val="441B5933"/>
    <w:rsid w:val="441C0974"/>
    <w:rsid w:val="441E71D2"/>
    <w:rsid w:val="441E75A6"/>
    <w:rsid w:val="441F3676"/>
    <w:rsid w:val="4420119C"/>
    <w:rsid w:val="44202F4A"/>
    <w:rsid w:val="442073EE"/>
    <w:rsid w:val="44225C76"/>
    <w:rsid w:val="44242A3A"/>
    <w:rsid w:val="44290050"/>
    <w:rsid w:val="442A3DC9"/>
    <w:rsid w:val="442B1BAA"/>
    <w:rsid w:val="442B201A"/>
    <w:rsid w:val="442C5D93"/>
    <w:rsid w:val="442C7B41"/>
    <w:rsid w:val="442E06CB"/>
    <w:rsid w:val="442E1B0B"/>
    <w:rsid w:val="443145CD"/>
    <w:rsid w:val="44315157"/>
    <w:rsid w:val="44330ECF"/>
    <w:rsid w:val="44332C7D"/>
    <w:rsid w:val="44337121"/>
    <w:rsid w:val="443469F5"/>
    <w:rsid w:val="443600D1"/>
    <w:rsid w:val="443609BF"/>
    <w:rsid w:val="4436276D"/>
    <w:rsid w:val="44384737"/>
    <w:rsid w:val="443864E5"/>
    <w:rsid w:val="4439400C"/>
    <w:rsid w:val="443A225E"/>
    <w:rsid w:val="443C4228"/>
    <w:rsid w:val="443D58AA"/>
    <w:rsid w:val="443F1622"/>
    <w:rsid w:val="4441183E"/>
    <w:rsid w:val="44413DD0"/>
    <w:rsid w:val="44444E8A"/>
    <w:rsid w:val="44450C02"/>
    <w:rsid w:val="44451010"/>
    <w:rsid w:val="44476729"/>
    <w:rsid w:val="444906F3"/>
    <w:rsid w:val="44492562"/>
    <w:rsid w:val="444A5133"/>
    <w:rsid w:val="444A6219"/>
    <w:rsid w:val="444C1F91"/>
    <w:rsid w:val="444C3D3F"/>
    <w:rsid w:val="444E4F44"/>
    <w:rsid w:val="44507CD3"/>
    <w:rsid w:val="44531571"/>
    <w:rsid w:val="4453331F"/>
    <w:rsid w:val="445350CD"/>
    <w:rsid w:val="445448B1"/>
    <w:rsid w:val="44550E45"/>
    <w:rsid w:val="44552246"/>
    <w:rsid w:val="445552E9"/>
    <w:rsid w:val="445826E4"/>
    <w:rsid w:val="44586B88"/>
    <w:rsid w:val="44592057"/>
    <w:rsid w:val="445B21D4"/>
    <w:rsid w:val="445C6678"/>
    <w:rsid w:val="445E2A97"/>
    <w:rsid w:val="445F3A72"/>
    <w:rsid w:val="445F7F16"/>
    <w:rsid w:val="446077EA"/>
    <w:rsid w:val="44615A3C"/>
    <w:rsid w:val="446217B4"/>
    <w:rsid w:val="44621C79"/>
    <w:rsid w:val="44634599"/>
    <w:rsid w:val="44643203"/>
    <w:rsid w:val="446472DA"/>
    <w:rsid w:val="446612A5"/>
    <w:rsid w:val="44663053"/>
    <w:rsid w:val="4466465B"/>
    <w:rsid w:val="44676DCB"/>
    <w:rsid w:val="4469003D"/>
    <w:rsid w:val="446A2417"/>
    <w:rsid w:val="446B66F7"/>
    <w:rsid w:val="446C618F"/>
    <w:rsid w:val="446E021C"/>
    <w:rsid w:val="446E1F07"/>
    <w:rsid w:val="44705C7F"/>
    <w:rsid w:val="447119F7"/>
    <w:rsid w:val="44735770"/>
    <w:rsid w:val="44753296"/>
    <w:rsid w:val="4475773A"/>
    <w:rsid w:val="44760DBC"/>
    <w:rsid w:val="44764150"/>
    <w:rsid w:val="4476700E"/>
    <w:rsid w:val="44784B34"/>
    <w:rsid w:val="447A08AC"/>
    <w:rsid w:val="447A0C5C"/>
    <w:rsid w:val="447A4D50"/>
    <w:rsid w:val="447B63D2"/>
    <w:rsid w:val="447D65EE"/>
    <w:rsid w:val="447F4114"/>
    <w:rsid w:val="44811263"/>
    <w:rsid w:val="44827761"/>
    <w:rsid w:val="4484172B"/>
    <w:rsid w:val="448434D9"/>
    <w:rsid w:val="448654A3"/>
    <w:rsid w:val="44867251"/>
    <w:rsid w:val="44882EC1"/>
    <w:rsid w:val="44892E49"/>
    <w:rsid w:val="448939E8"/>
    <w:rsid w:val="44894F93"/>
    <w:rsid w:val="448B4867"/>
    <w:rsid w:val="448C6831"/>
    <w:rsid w:val="448E23D7"/>
    <w:rsid w:val="448E6105"/>
    <w:rsid w:val="44911190"/>
    <w:rsid w:val="44915BF6"/>
    <w:rsid w:val="4493196E"/>
    <w:rsid w:val="44935E12"/>
    <w:rsid w:val="449556E6"/>
    <w:rsid w:val="44957494"/>
    <w:rsid w:val="44957B12"/>
    <w:rsid w:val="4496320C"/>
    <w:rsid w:val="44967428"/>
    <w:rsid w:val="449776B0"/>
    <w:rsid w:val="44983428"/>
    <w:rsid w:val="449851D6"/>
    <w:rsid w:val="44986F84"/>
    <w:rsid w:val="449A71A0"/>
    <w:rsid w:val="449B0822"/>
    <w:rsid w:val="449B0A4F"/>
    <w:rsid w:val="449B1E09"/>
    <w:rsid w:val="449C6A74"/>
    <w:rsid w:val="449D27EC"/>
    <w:rsid w:val="449D459A"/>
    <w:rsid w:val="449E2D2B"/>
    <w:rsid w:val="449F47B6"/>
    <w:rsid w:val="449F6565"/>
    <w:rsid w:val="44A030AA"/>
    <w:rsid w:val="44A1052F"/>
    <w:rsid w:val="44A1408B"/>
    <w:rsid w:val="44A21BB1"/>
    <w:rsid w:val="44A2581D"/>
    <w:rsid w:val="44A27E03"/>
    <w:rsid w:val="44A3316C"/>
    <w:rsid w:val="44A43B7B"/>
    <w:rsid w:val="44A616A1"/>
    <w:rsid w:val="44A65B45"/>
    <w:rsid w:val="44A818BD"/>
    <w:rsid w:val="44A91191"/>
    <w:rsid w:val="44A9589D"/>
    <w:rsid w:val="44A973E3"/>
    <w:rsid w:val="44AD0C81"/>
    <w:rsid w:val="44B00772"/>
    <w:rsid w:val="44B02520"/>
    <w:rsid w:val="44B042E0"/>
    <w:rsid w:val="44B10046"/>
    <w:rsid w:val="44B26298"/>
    <w:rsid w:val="44B32010"/>
    <w:rsid w:val="44B6565C"/>
    <w:rsid w:val="44B90FD0"/>
    <w:rsid w:val="44BA339E"/>
    <w:rsid w:val="44BA514C"/>
    <w:rsid w:val="44BC7116"/>
    <w:rsid w:val="44BE2E8F"/>
    <w:rsid w:val="44BF6C07"/>
    <w:rsid w:val="44C10289"/>
    <w:rsid w:val="44C164DB"/>
    <w:rsid w:val="44C24001"/>
    <w:rsid w:val="44C304A5"/>
    <w:rsid w:val="44C350BE"/>
    <w:rsid w:val="44C45FCB"/>
    <w:rsid w:val="44C71617"/>
    <w:rsid w:val="44C77869"/>
    <w:rsid w:val="44C85ABB"/>
    <w:rsid w:val="44C922B6"/>
    <w:rsid w:val="44CB55AC"/>
    <w:rsid w:val="44CB735A"/>
    <w:rsid w:val="44CD30D2"/>
    <w:rsid w:val="44CD4C98"/>
    <w:rsid w:val="44CE0BF8"/>
    <w:rsid w:val="44CE6E4A"/>
    <w:rsid w:val="44D0671E"/>
    <w:rsid w:val="44D212C3"/>
    <w:rsid w:val="44D24AA9"/>
    <w:rsid w:val="44D34460"/>
    <w:rsid w:val="44D35F39"/>
    <w:rsid w:val="44D3620E"/>
    <w:rsid w:val="44D426B2"/>
    <w:rsid w:val="44D501D8"/>
    <w:rsid w:val="44D51F86"/>
    <w:rsid w:val="44D53D34"/>
    <w:rsid w:val="44D77AAC"/>
    <w:rsid w:val="44D97CC8"/>
    <w:rsid w:val="44DB7445"/>
    <w:rsid w:val="44DC3315"/>
    <w:rsid w:val="44DC50C3"/>
    <w:rsid w:val="44DF1057"/>
    <w:rsid w:val="44E16B7D"/>
    <w:rsid w:val="44E421C9"/>
    <w:rsid w:val="44E51693"/>
    <w:rsid w:val="44E623E5"/>
    <w:rsid w:val="44E64193"/>
    <w:rsid w:val="44E7583F"/>
    <w:rsid w:val="44E76F80"/>
    <w:rsid w:val="44E95A32"/>
    <w:rsid w:val="44EB17AA"/>
    <w:rsid w:val="44EB3558"/>
    <w:rsid w:val="44EB7B9D"/>
    <w:rsid w:val="44EC107E"/>
    <w:rsid w:val="44ED1B2B"/>
    <w:rsid w:val="44ED504B"/>
    <w:rsid w:val="44EE2D42"/>
    <w:rsid w:val="44F06DC0"/>
    <w:rsid w:val="44F22B38"/>
    <w:rsid w:val="44F3240C"/>
    <w:rsid w:val="44F41E19"/>
    <w:rsid w:val="44F47E43"/>
    <w:rsid w:val="44F543D6"/>
    <w:rsid w:val="44F7014F"/>
    <w:rsid w:val="44F763A1"/>
    <w:rsid w:val="44F77F05"/>
    <w:rsid w:val="44F85C75"/>
    <w:rsid w:val="44F87A23"/>
    <w:rsid w:val="44F92119"/>
    <w:rsid w:val="44F92825"/>
    <w:rsid w:val="44F93EC7"/>
    <w:rsid w:val="44FA7C3F"/>
    <w:rsid w:val="44FC39B7"/>
    <w:rsid w:val="44FC7513"/>
    <w:rsid w:val="44FE14DD"/>
    <w:rsid w:val="44FE772F"/>
    <w:rsid w:val="44FF34A7"/>
    <w:rsid w:val="44FF5255"/>
    <w:rsid w:val="44FF7003"/>
    <w:rsid w:val="45010FCD"/>
    <w:rsid w:val="450338D7"/>
    <w:rsid w:val="4504286C"/>
    <w:rsid w:val="450665E4"/>
    <w:rsid w:val="45080F98"/>
    <w:rsid w:val="4508235C"/>
    <w:rsid w:val="4508410A"/>
    <w:rsid w:val="45091C30"/>
    <w:rsid w:val="450B59A8"/>
    <w:rsid w:val="450D34CE"/>
    <w:rsid w:val="450D755A"/>
    <w:rsid w:val="450E5498"/>
    <w:rsid w:val="450F36EA"/>
    <w:rsid w:val="45101210"/>
    <w:rsid w:val="45107462"/>
    <w:rsid w:val="45126D36"/>
    <w:rsid w:val="451508BD"/>
    <w:rsid w:val="45156827"/>
    <w:rsid w:val="451707F1"/>
    <w:rsid w:val="45181E73"/>
    <w:rsid w:val="45196317"/>
    <w:rsid w:val="451A3E3D"/>
    <w:rsid w:val="451A5BEB"/>
    <w:rsid w:val="451C0790"/>
    <w:rsid w:val="451C1963"/>
    <w:rsid w:val="451C5E07"/>
    <w:rsid w:val="451E392D"/>
    <w:rsid w:val="451F76A5"/>
    <w:rsid w:val="452105A1"/>
    <w:rsid w:val="452151CC"/>
    <w:rsid w:val="45216F7A"/>
    <w:rsid w:val="45232CF2"/>
    <w:rsid w:val="45235A92"/>
    <w:rsid w:val="45246A6A"/>
    <w:rsid w:val="45264590"/>
    <w:rsid w:val="45280308"/>
    <w:rsid w:val="452847AC"/>
    <w:rsid w:val="45294080"/>
    <w:rsid w:val="452A1653"/>
    <w:rsid w:val="452B2AE3"/>
    <w:rsid w:val="452D1DC2"/>
    <w:rsid w:val="452D591E"/>
    <w:rsid w:val="452F5B3A"/>
    <w:rsid w:val="452F78E8"/>
    <w:rsid w:val="45303661"/>
    <w:rsid w:val="45322F35"/>
    <w:rsid w:val="45356766"/>
    <w:rsid w:val="453727C7"/>
    <w:rsid w:val="45383EA0"/>
    <w:rsid w:val="453942C3"/>
    <w:rsid w:val="453A003B"/>
    <w:rsid w:val="453A628D"/>
    <w:rsid w:val="453C0257"/>
    <w:rsid w:val="453C2005"/>
    <w:rsid w:val="453E36AC"/>
    <w:rsid w:val="453E5D7D"/>
    <w:rsid w:val="453F3B2A"/>
    <w:rsid w:val="453F611C"/>
    <w:rsid w:val="4541586E"/>
    <w:rsid w:val="4541761C"/>
    <w:rsid w:val="4542375F"/>
    <w:rsid w:val="454315E6"/>
    <w:rsid w:val="45440EBA"/>
    <w:rsid w:val="45462E84"/>
    <w:rsid w:val="454676EB"/>
    <w:rsid w:val="454809AA"/>
    <w:rsid w:val="45482758"/>
    <w:rsid w:val="454964D0"/>
    <w:rsid w:val="454A606C"/>
    <w:rsid w:val="454B049A"/>
    <w:rsid w:val="454B20CD"/>
    <w:rsid w:val="454C355D"/>
    <w:rsid w:val="454D5FC1"/>
    <w:rsid w:val="4554734F"/>
    <w:rsid w:val="455530C7"/>
    <w:rsid w:val="45554E75"/>
    <w:rsid w:val="45560921"/>
    <w:rsid w:val="45581B00"/>
    <w:rsid w:val="45594965"/>
    <w:rsid w:val="455C26A8"/>
    <w:rsid w:val="455E01CE"/>
    <w:rsid w:val="455E1F7C"/>
    <w:rsid w:val="455F7AA2"/>
    <w:rsid w:val="45603F46"/>
    <w:rsid w:val="45617CBE"/>
    <w:rsid w:val="45622D3C"/>
    <w:rsid w:val="45630354"/>
    <w:rsid w:val="45633A36"/>
    <w:rsid w:val="45637592"/>
    <w:rsid w:val="456443B5"/>
    <w:rsid w:val="45666CD5"/>
    <w:rsid w:val="4568104C"/>
    <w:rsid w:val="45692B8A"/>
    <w:rsid w:val="456B4699"/>
    <w:rsid w:val="456D0411"/>
    <w:rsid w:val="456F23DB"/>
    <w:rsid w:val="456F4189"/>
    <w:rsid w:val="45726CB7"/>
    <w:rsid w:val="45736708"/>
    <w:rsid w:val="45765517"/>
    <w:rsid w:val="4577128F"/>
    <w:rsid w:val="457810EA"/>
    <w:rsid w:val="45790B64"/>
    <w:rsid w:val="457C2402"/>
    <w:rsid w:val="457C4AF8"/>
    <w:rsid w:val="457C68A6"/>
    <w:rsid w:val="457E617A"/>
    <w:rsid w:val="457F1EF2"/>
    <w:rsid w:val="45806396"/>
    <w:rsid w:val="458319E2"/>
    <w:rsid w:val="45835E86"/>
    <w:rsid w:val="458614D2"/>
    <w:rsid w:val="45877724"/>
    <w:rsid w:val="458A4B1F"/>
    <w:rsid w:val="458B0897"/>
    <w:rsid w:val="458B6AE9"/>
    <w:rsid w:val="458C09F0"/>
    <w:rsid w:val="458E3310"/>
    <w:rsid w:val="458F0387"/>
    <w:rsid w:val="459019B0"/>
    <w:rsid w:val="45901F42"/>
    <w:rsid w:val="459040FF"/>
    <w:rsid w:val="45915E08"/>
    <w:rsid w:val="459425B5"/>
    <w:rsid w:val="4594599D"/>
    <w:rsid w:val="459534C4"/>
    <w:rsid w:val="45964673"/>
    <w:rsid w:val="45965BB9"/>
    <w:rsid w:val="45967968"/>
    <w:rsid w:val="4597723C"/>
    <w:rsid w:val="459A3794"/>
    <w:rsid w:val="459A4484"/>
    <w:rsid w:val="459A5616"/>
    <w:rsid w:val="459C04E5"/>
    <w:rsid w:val="459C2AA4"/>
    <w:rsid w:val="459E681C"/>
    <w:rsid w:val="45A04342"/>
    <w:rsid w:val="45A24357"/>
    <w:rsid w:val="45A2455E"/>
    <w:rsid w:val="45A57BAB"/>
    <w:rsid w:val="45A656D1"/>
    <w:rsid w:val="45A71B75"/>
    <w:rsid w:val="45A73923"/>
    <w:rsid w:val="45A92AE9"/>
    <w:rsid w:val="45AA3F79"/>
    <w:rsid w:val="45AB2CE7"/>
    <w:rsid w:val="45AC0F39"/>
    <w:rsid w:val="45AD4CB1"/>
    <w:rsid w:val="45AF27D7"/>
    <w:rsid w:val="45B002FD"/>
    <w:rsid w:val="45B20519"/>
    <w:rsid w:val="45B46040"/>
    <w:rsid w:val="45B47DEE"/>
    <w:rsid w:val="45B55914"/>
    <w:rsid w:val="45B71E2A"/>
    <w:rsid w:val="45B918A8"/>
    <w:rsid w:val="45B95404"/>
    <w:rsid w:val="45B97A0D"/>
    <w:rsid w:val="45BA3A6E"/>
    <w:rsid w:val="45BB5620"/>
    <w:rsid w:val="45BC6CA2"/>
    <w:rsid w:val="45BD3146"/>
    <w:rsid w:val="45BE6EBE"/>
    <w:rsid w:val="45C02C36"/>
    <w:rsid w:val="45C04D0F"/>
    <w:rsid w:val="45C1250B"/>
    <w:rsid w:val="45C142B9"/>
    <w:rsid w:val="45C21DFF"/>
    <w:rsid w:val="45C2701C"/>
    <w:rsid w:val="45C344D5"/>
    <w:rsid w:val="45C34DD1"/>
    <w:rsid w:val="45C36283"/>
    <w:rsid w:val="45C5024D"/>
    <w:rsid w:val="45C734A1"/>
    <w:rsid w:val="45CA5863"/>
    <w:rsid w:val="45CC3389"/>
    <w:rsid w:val="45CD0EAF"/>
    <w:rsid w:val="45CE5353"/>
    <w:rsid w:val="45CF4C28"/>
    <w:rsid w:val="45D16BF2"/>
    <w:rsid w:val="45D21CF5"/>
    <w:rsid w:val="45D3296A"/>
    <w:rsid w:val="45D43FEC"/>
    <w:rsid w:val="45D466E2"/>
    <w:rsid w:val="45D71D2E"/>
    <w:rsid w:val="45D73ADC"/>
    <w:rsid w:val="45DB35CC"/>
    <w:rsid w:val="45DB537A"/>
    <w:rsid w:val="45DC10F2"/>
    <w:rsid w:val="45DD7344"/>
    <w:rsid w:val="45DE30BD"/>
    <w:rsid w:val="45DF4591"/>
    <w:rsid w:val="45E05087"/>
    <w:rsid w:val="45E306D3"/>
    <w:rsid w:val="45E36925"/>
    <w:rsid w:val="45E5269D"/>
    <w:rsid w:val="45EA4D1E"/>
    <w:rsid w:val="45EA7CB3"/>
    <w:rsid w:val="45EC57D9"/>
    <w:rsid w:val="45EF121D"/>
    <w:rsid w:val="45EF52CA"/>
    <w:rsid w:val="45F026AD"/>
    <w:rsid w:val="45F02746"/>
    <w:rsid w:val="45F1670E"/>
    <w:rsid w:val="45F34DBA"/>
    <w:rsid w:val="45F36B68"/>
    <w:rsid w:val="45F4468E"/>
    <w:rsid w:val="45F70E3F"/>
    <w:rsid w:val="45F823D0"/>
    <w:rsid w:val="45F91CA4"/>
    <w:rsid w:val="45F96148"/>
    <w:rsid w:val="45FB3C6E"/>
    <w:rsid w:val="45FB5A1D"/>
    <w:rsid w:val="45FD443C"/>
    <w:rsid w:val="45FE550D"/>
    <w:rsid w:val="45FE72BB"/>
    <w:rsid w:val="46004D73"/>
    <w:rsid w:val="460102A4"/>
    <w:rsid w:val="46020B59"/>
    <w:rsid w:val="46026DAB"/>
    <w:rsid w:val="46032B23"/>
    <w:rsid w:val="46050649"/>
    <w:rsid w:val="46094995"/>
    <w:rsid w:val="460A5C60"/>
    <w:rsid w:val="460C19D8"/>
    <w:rsid w:val="460C7C2A"/>
    <w:rsid w:val="460F3276"/>
    <w:rsid w:val="460F771A"/>
    <w:rsid w:val="46113492"/>
    <w:rsid w:val="46130FB8"/>
    <w:rsid w:val="46132D66"/>
    <w:rsid w:val="4618037D"/>
    <w:rsid w:val="46184820"/>
    <w:rsid w:val="46192D48"/>
    <w:rsid w:val="46195EA3"/>
    <w:rsid w:val="461B1C1B"/>
    <w:rsid w:val="461B7E6D"/>
    <w:rsid w:val="461C2E0A"/>
    <w:rsid w:val="461D3BE5"/>
    <w:rsid w:val="461E170B"/>
    <w:rsid w:val="461F1B74"/>
    <w:rsid w:val="461F5BAF"/>
    <w:rsid w:val="462036D5"/>
    <w:rsid w:val="462214CE"/>
    <w:rsid w:val="46244F73"/>
    <w:rsid w:val="4627448B"/>
    <w:rsid w:val="46274A64"/>
    <w:rsid w:val="46276812"/>
    <w:rsid w:val="46284338"/>
    <w:rsid w:val="462A00B0"/>
    <w:rsid w:val="462A6302"/>
    <w:rsid w:val="462C3E28"/>
    <w:rsid w:val="462E5DF2"/>
    <w:rsid w:val="46312FE7"/>
    <w:rsid w:val="46326F64"/>
    <w:rsid w:val="46333408"/>
    <w:rsid w:val="463351B6"/>
    <w:rsid w:val="46342CDD"/>
    <w:rsid w:val="46347950"/>
    <w:rsid w:val="46362EF9"/>
    <w:rsid w:val="463827CD"/>
    <w:rsid w:val="46386C71"/>
    <w:rsid w:val="46396545"/>
    <w:rsid w:val="463A4797"/>
    <w:rsid w:val="463B406B"/>
    <w:rsid w:val="463D2143"/>
    <w:rsid w:val="463D4287"/>
    <w:rsid w:val="463D7DE3"/>
    <w:rsid w:val="463F1DAD"/>
    <w:rsid w:val="463F61A4"/>
    <w:rsid w:val="463F7FFF"/>
    <w:rsid w:val="464078D3"/>
    <w:rsid w:val="4642189D"/>
    <w:rsid w:val="464253F9"/>
    <w:rsid w:val="46442016"/>
    <w:rsid w:val="464473C4"/>
    <w:rsid w:val="46476EB4"/>
    <w:rsid w:val="46492C2C"/>
    <w:rsid w:val="46496788"/>
    <w:rsid w:val="464C0026"/>
    <w:rsid w:val="464C5BD7"/>
    <w:rsid w:val="464C6278"/>
    <w:rsid w:val="464E1FF0"/>
    <w:rsid w:val="464E5895"/>
    <w:rsid w:val="464F4558"/>
    <w:rsid w:val="464F5C99"/>
    <w:rsid w:val="464F5D68"/>
    <w:rsid w:val="46503FBA"/>
    <w:rsid w:val="46517D32"/>
    <w:rsid w:val="46534369"/>
    <w:rsid w:val="46535859"/>
    <w:rsid w:val="46560EA5"/>
    <w:rsid w:val="46565349"/>
    <w:rsid w:val="465D0485"/>
    <w:rsid w:val="465D172D"/>
    <w:rsid w:val="465D2233"/>
    <w:rsid w:val="465E7D59"/>
    <w:rsid w:val="465F41FD"/>
    <w:rsid w:val="465F5FAB"/>
    <w:rsid w:val="466000AE"/>
    <w:rsid w:val="46601D24"/>
    <w:rsid w:val="46625A9C"/>
    <w:rsid w:val="4663559F"/>
    <w:rsid w:val="46646A2F"/>
    <w:rsid w:val="466510E8"/>
    <w:rsid w:val="4666134F"/>
    <w:rsid w:val="46671304"/>
    <w:rsid w:val="46686840"/>
    <w:rsid w:val="46690BD8"/>
    <w:rsid w:val="4669507C"/>
    <w:rsid w:val="466B6D95"/>
    <w:rsid w:val="466C06C8"/>
    <w:rsid w:val="466C2476"/>
    <w:rsid w:val="466C691A"/>
    <w:rsid w:val="466E26B2"/>
    <w:rsid w:val="46701873"/>
    <w:rsid w:val="4670640B"/>
    <w:rsid w:val="46713F31"/>
    <w:rsid w:val="46715CDF"/>
    <w:rsid w:val="46717A8D"/>
    <w:rsid w:val="46733805"/>
    <w:rsid w:val="46737CA9"/>
    <w:rsid w:val="46741DBA"/>
    <w:rsid w:val="46753A21"/>
    <w:rsid w:val="46794B93"/>
    <w:rsid w:val="467D0B27"/>
    <w:rsid w:val="467D28D5"/>
    <w:rsid w:val="467F21AA"/>
    <w:rsid w:val="467F664E"/>
    <w:rsid w:val="468123C6"/>
    <w:rsid w:val="46827EEC"/>
    <w:rsid w:val="46843C64"/>
    <w:rsid w:val="46850939"/>
    <w:rsid w:val="468679DC"/>
    <w:rsid w:val="468772B0"/>
    <w:rsid w:val="46884682"/>
    <w:rsid w:val="4689127A"/>
    <w:rsid w:val="46893028"/>
    <w:rsid w:val="46895B79"/>
    <w:rsid w:val="468A6ED5"/>
    <w:rsid w:val="468B4FF2"/>
    <w:rsid w:val="468C0D6B"/>
    <w:rsid w:val="468E063F"/>
    <w:rsid w:val="4690085B"/>
    <w:rsid w:val="469043B7"/>
    <w:rsid w:val="469045BC"/>
    <w:rsid w:val="469320F9"/>
    <w:rsid w:val="4695585D"/>
    <w:rsid w:val="46957C1F"/>
    <w:rsid w:val="46965745"/>
    <w:rsid w:val="469C7200"/>
    <w:rsid w:val="469D2F78"/>
    <w:rsid w:val="469D6AD4"/>
    <w:rsid w:val="469F14E0"/>
    <w:rsid w:val="46A00372"/>
    <w:rsid w:val="46A034BB"/>
    <w:rsid w:val="46A14816"/>
    <w:rsid w:val="46A2058E"/>
    <w:rsid w:val="46A41C10"/>
    <w:rsid w:val="46A460B4"/>
    <w:rsid w:val="46A47E62"/>
    <w:rsid w:val="46A55352"/>
    <w:rsid w:val="46A55988"/>
    <w:rsid w:val="46A566C9"/>
    <w:rsid w:val="46A613B3"/>
    <w:rsid w:val="46A936CA"/>
    <w:rsid w:val="46AB11F1"/>
    <w:rsid w:val="46AB7443"/>
    <w:rsid w:val="46AC1BCB"/>
    <w:rsid w:val="46AC6D17"/>
    <w:rsid w:val="46AD66B5"/>
    <w:rsid w:val="46AE7B45"/>
    <w:rsid w:val="46AF05B5"/>
    <w:rsid w:val="46B06807"/>
    <w:rsid w:val="46B1432D"/>
    <w:rsid w:val="46B207D1"/>
    <w:rsid w:val="46B30DE6"/>
    <w:rsid w:val="46B502C1"/>
    <w:rsid w:val="46B5206F"/>
    <w:rsid w:val="46B70BF7"/>
    <w:rsid w:val="46B856BC"/>
    <w:rsid w:val="46B94C58"/>
    <w:rsid w:val="46BA58D8"/>
    <w:rsid w:val="46BB2149"/>
    <w:rsid w:val="46BB51AC"/>
    <w:rsid w:val="46BC0A08"/>
    <w:rsid w:val="46BF0ACA"/>
    <w:rsid w:val="46BF2EEE"/>
    <w:rsid w:val="46BF4C9C"/>
    <w:rsid w:val="46C027C2"/>
    <w:rsid w:val="46C2653A"/>
    <w:rsid w:val="46C329DE"/>
    <w:rsid w:val="46C71DA3"/>
    <w:rsid w:val="46C73B51"/>
    <w:rsid w:val="46C74B20"/>
    <w:rsid w:val="46C93D6D"/>
    <w:rsid w:val="46C95B1B"/>
    <w:rsid w:val="46C978C9"/>
    <w:rsid w:val="46CA3945"/>
    <w:rsid w:val="46CB1893"/>
    <w:rsid w:val="46CB74E1"/>
    <w:rsid w:val="46CC1167"/>
    <w:rsid w:val="46CC37DC"/>
    <w:rsid w:val="46CC73B9"/>
    <w:rsid w:val="46CD198D"/>
    <w:rsid w:val="46CD455E"/>
    <w:rsid w:val="46D06EA9"/>
    <w:rsid w:val="46D1677D"/>
    <w:rsid w:val="46D22C21"/>
    <w:rsid w:val="46D324F5"/>
    <w:rsid w:val="46D544C0"/>
    <w:rsid w:val="46D63D94"/>
    <w:rsid w:val="46D71FE6"/>
    <w:rsid w:val="46D87B0C"/>
    <w:rsid w:val="46D92B01"/>
    <w:rsid w:val="46DA1AD6"/>
    <w:rsid w:val="46DA3884"/>
    <w:rsid w:val="46DA56D2"/>
    <w:rsid w:val="46DC3AA0"/>
    <w:rsid w:val="46DC75FC"/>
    <w:rsid w:val="46DD15C6"/>
    <w:rsid w:val="46DD3374"/>
    <w:rsid w:val="46DF0E9A"/>
    <w:rsid w:val="46DF533E"/>
    <w:rsid w:val="46DF70EC"/>
    <w:rsid w:val="46E6047B"/>
    <w:rsid w:val="46E63C75"/>
    <w:rsid w:val="46E666CD"/>
    <w:rsid w:val="46E82445"/>
    <w:rsid w:val="46E86595"/>
    <w:rsid w:val="46EB5A91"/>
    <w:rsid w:val="46ED1809"/>
    <w:rsid w:val="46EE5581"/>
    <w:rsid w:val="46EE732F"/>
    <w:rsid w:val="46F024C9"/>
    <w:rsid w:val="46F04E55"/>
    <w:rsid w:val="46F11B84"/>
    <w:rsid w:val="46F22218"/>
    <w:rsid w:val="46F25071"/>
    <w:rsid w:val="46F30DEA"/>
    <w:rsid w:val="46F506BE"/>
    <w:rsid w:val="46F5246C"/>
    <w:rsid w:val="46F54B62"/>
    <w:rsid w:val="46F661E4"/>
    <w:rsid w:val="46F72688"/>
    <w:rsid w:val="46F74436"/>
    <w:rsid w:val="46F81F5C"/>
    <w:rsid w:val="46FC37FA"/>
    <w:rsid w:val="46FC7C9E"/>
    <w:rsid w:val="46FD06E2"/>
    <w:rsid w:val="46FD7572"/>
    <w:rsid w:val="46FF560F"/>
    <w:rsid w:val="46FF778E"/>
    <w:rsid w:val="470041B9"/>
    <w:rsid w:val="47017063"/>
    <w:rsid w:val="47024B89"/>
    <w:rsid w:val="4703102D"/>
    <w:rsid w:val="47040901"/>
    <w:rsid w:val="47046B53"/>
    <w:rsid w:val="4705068E"/>
    <w:rsid w:val="470628CB"/>
    <w:rsid w:val="470703F1"/>
    <w:rsid w:val="470902D0"/>
    <w:rsid w:val="47094169"/>
    <w:rsid w:val="470B38B4"/>
    <w:rsid w:val="470B6133"/>
    <w:rsid w:val="470D19F1"/>
    <w:rsid w:val="470D1EAB"/>
    <w:rsid w:val="470E02B0"/>
    <w:rsid w:val="470E352E"/>
    <w:rsid w:val="4712301E"/>
    <w:rsid w:val="47152B0E"/>
    <w:rsid w:val="47161613"/>
    <w:rsid w:val="471843AC"/>
    <w:rsid w:val="47186B04"/>
    <w:rsid w:val="471A0124"/>
    <w:rsid w:val="471A45C8"/>
    <w:rsid w:val="471A6804"/>
    <w:rsid w:val="471C3E9C"/>
    <w:rsid w:val="471C5C4A"/>
    <w:rsid w:val="471D19C3"/>
    <w:rsid w:val="47207E67"/>
    <w:rsid w:val="472114B3"/>
    <w:rsid w:val="47217705"/>
    <w:rsid w:val="47220315"/>
    <w:rsid w:val="472457F6"/>
    <w:rsid w:val="472745EF"/>
    <w:rsid w:val="47280A93"/>
    <w:rsid w:val="47290367"/>
    <w:rsid w:val="472B23A9"/>
    <w:rsid w:val="472D60AA"/>
    <w:rsid w:val="472E3BD0"/>
    <w:rsid w:val="472E597E"/>
    <w:rsid w:val="472F1E22"/>
    <w:rsid w:val="473016F6"/>
    <w:rsid w:val="47307948"/>
    <w:rsid w:val="4731621B"/>
    <w:rsid w:val="47321912"/>
    <w:rsid w:val="473236C0"/>
    <w:rsid w:val="473311E6"/>
    <w:rsid w:val="47354F5E"/>
    <w:rsid w:val="47370CD6"/>
    <w:rsid w:val="47372A84"/>
    <w:rsid w:val="473867FC"/>
    <w:rsid w:val="473A2575"/>
    <w:rsid w:val="473A4323"/>
    <w:rsid w:val="473C009B"/>
    <w:rsid w:val="473E2065"/>
    <w:rsid w:val="474156B1"/>
    <w:rsid w:val="4743767B"/>
    <w:rsid w:val="474433F3"/>
    <w:rsid w:val="47451645"/>
    <w:rsid w:val="474653BD"/>
    <w:rsid w:val="4746716B"/>
    <w:rsid w:val="474A1D1B"/>
    <w:rsid w:val="474A6C5C"/>
    <w:rsid w:val="474B6530"/>
    <w:rsid w:val="474D04FA"/>
    <w:rsid w:val="474E0314"/>
    <w:rsid w:val="474E6020"/>
    <w:rsid w:val="474F4272"/>
    <w:rsid w:val="47503B46"/>
    <w:rsid w:val="47507FEA"/>
    <w:rsid w:val="47523D62"/>
    <w:rsid w:val="47525B10"/>
    <w:rsid w:val="47532CF6"/>
    <w:rsid w:val="47533399"/>
    <w:rsid w:val="475573AE"/>
    <w:rsid w:val="47571378"/>
    <w:rsid w:val="475744DD"/>
    <w:rsid w:val="47574ED5"/>
    <w:rsid w:val="47583F97"/>
    <w:rsid w:val="47596E9F"/>
    <w:rsid w:val="475A49C5"/>
    <w:rsid w:val="475A7FF8"/>
    <w:rsid w:val="475B6938"/>
    <w:rsid w:val="475C698F"/>
    <w:rsid w:val="47615D53"/>
    <w:rsid w:val="47617B01"/>
    <w:rsid w:val="47631ACB"/>
    <w:rsid w:val="47637D1D"/>
    <w:rsid w:val="47680E90"/>
    <w:rsid w:val="47685334"/>
    <w:rsid w:val="476B0F7D"/>
    <w:rsid w:val="476D294A"/>
    <w:rsid w:val="476D4D2D"/>
    <w:rsid w:val="477041E8"/>
    <w:rsid w:val="4771627F"/>
    <w:rsid w:val="47721D0E"/>
    <w:rsid w:val="47723ABC"/>
    <w:rsid w:val="47737835"/>
    <w:rsid w:val="47743CD8"/>
    <w:rsid w:val="47745A86"/>
    <w:rsid w:val="477535AD"/>
    <w:rsid w:val="47766090"/>
    <w:rsid w:val="477729D5"/>
    <w:rsid w:val="477737C9"/>
    <w:rsid w:val="47777325"/>
    <w:rsid w:val="47781E40"/>
    <w:rsid w:val="477912EF"/>
    <w:rsid w:val="477A0BC3"/>
    <w:rsid w:val="477A6E15"/>
    <w:rsid w:val="477E4B57"/>
    <w:rsid w:val="477F61D9"/>
    <w:rsid w:val="4780267D"/>
    <w:rsid w:val="478101A3"/>
    <w:rsid w:val="47811F51"/>
    <w:rsid w:val="4783216D"/>
    <w:rsid w:val="47833F1C"/>
    <w:rsid w:val="47855EE6"/>
    <w:rsid w:val="478832E0"/>
    <w:rsid w:val="47887784"/>
    <w:rsid w:val="478A34FC"/>
    <w:rsid w:val="478B4B7E"/>
    <w:rsid w:val="478C7274"/>
    <w:rsid w:val="478F28C0"/>
    <w:rsid w:val="478F466E"/>
    <w:rsid w:val="478F6C36"/>
    <w:rsid w:val="479000C6"/>
    <w:rsid w:val="47925F0D"/>
    <w:rsid w:val="47926FE7"/>
    <w:rsid w:val="47941C85"/>
    <w:rsid w:val="47961EA1"/>
    <w:rsid w:val="47971775"/>
    <w:rsid w:val="479779C7"/>
    <w:rsid w:val="47977D23"/>
    <w:rsid w:val="4799373F"/>
    <w:rsid w:val="4799729B"/>
    <w:rsid w:val="479A3D49"/>
    <w:rsid w:val="479B1265"/>
    <w:rsid w:val="479C322F"/>
    <w:rsid w:val="479C4FDD"/>
    <w:rsid w:val="479E0D55"/>
    <w:rsid w:val="479E2B03"/>
    <w:rsid w:val="479E48B1"/>
    <w:rsid w:val="479E529B"/>
    <w:rsid w:val="47A06854"/>
    <w:rsid w:val="47A13146"/>
    <w:rsid w:val="47A224DB"/>
    <w:rsid w:val="47A23C1C"/>
    <w:rsid w:val="47A3396B"/>
    <w:rsid w:val="47A45C40"/>
    <w:rsid w:val="47A53E92"/>
    <w:rsid w:val="47A622EC"/>
    <w:rsid w:val="47A660FE"/>
    <w:rsid w:val="47A81BD4"/>
    <w:rsid w:val="47A83982"/>
    <w:rsid w:val="47A85730"/>
    <w:rsid w:val="47AA76FA"/>
    <w:rsid w:val="47AB5220"/>
    <w:rsid w:val="47AB6FCE"/>
    <w:rsid w:val="47AC789F"/>
    <w:rsid w:val="47AD71EA"/>
    <w:rsid w:val="47B24801"/>
    <w:rsid w:val="47B40579"/>
    <w:rsid w:val="47B42327"/>
    <w:rsid w:val="47B440D5"/>
    <w:rsid w:val="47B448F0"/>
    <w:rsid w:val="47B50951"/>
    <w:rsid w:val="47B57E4D"/>
    <w:rsid w:val="47B6609F"/>
    <w:rsid w:val="47B70069"/>
    <w:rsid w:val="47B75973"/>
    <w:rsid w:val="47B9793D"/>
    <w:rsid w:val="47BC567F"/>
    <w:rsid w:val="47BC742D"/>
    <w:rsid w:val="47BE4F54"/>
    <w:rsid w:val="47BF45D4"/>
    <w:rsid w:val="47C00CCC"/>
    <w:rsid w:val="47C02A7A"/>
    <w:rsid w:val="47C05A64"/>
    <w:rsid w:val="47C06F1E"/>
    <w:rsid w:val="47C071A5"/>
    <w:rsid w:val="47C14A44"/>
    <w:rsid w:val="47C36A0E"/>
    <w:rsid w:val="47C50090"/>
    <w:rsid w:val="47C6205A"/>
    <w:rsid w:val="47C744A7"/>
    <w:rsid w:val="47C87B80"/>
    <w:rsid w:val="47CA38F8"/>
    <w:rsid w:val="47CA56A6"/>
    <w:rsid w:val="47CA7D9C"/>
    <w:rsid w:val="47CC58C3"/>
    <w:rsid w:val="47CD33E9"/>
    <w:rsid w:val="47CF0F0F"/>
    <w:rsid w:val="47CF38C5"/>
    <w:rsid w:val="47D1012A"/>
    <w:rsid w:val="47D14C87"/>
    <w:rsid w:val="47D209FF"/>
    <w:rsid w:val="47D2657C"/>
    <w:rsid w:val="47D27A55"/>
    <w:rsid w:val="47D367C1"/>
    <w:rsid w:val="47D51E1F"/>
    <w:rsid w:val="47D6229D"/>
    <w:rsid w:val="47D66741"/>
    <w:rsid w:val="47D76015"/>
    <w:rsid w:val="47D83CEB"/>
    <w:rsid w:val="47D93B3C"/>
    <w:rsid w:val="47D97FDF"/>
    <w:rsid w:val="47DB3D58"/>
    <w:rsid w:val="47DB5B06"/>
    <w:rsid w:val="47DB78B4"/>
    <w:rsid w:val="47DE73A4"/>
    <w:rsid w:val="47E14B18"/>
    <w:rsid w:val="47E250E6"/>
    <w:rsid w:val="47E30E5E"/>
    <w:rsid w:val="47E36768"/>
    <w:rsid w:val="47E524E0"/>
    <w:rsid w:val="47E56984"/>
    <w:rsid w:val="47E726FC"/>
    <w:rsid w:val="47E744AA"/>
    <w:rsid w:val="47EA0CD1"/>
    <w:rsid w:val="47EA3F9B"/>
    <w:rsid w:val="47EA5D49"/>
    <w:rsid w:val="47EC1AC1"/>
    <w:rsid w:val="47ED5839"/>
    <w:rsid w:val="47EF335F"/>
    <w:rsid w:val="47F170D7"/>
    <w:rsid w:val="47F6649C"/>
    <w:rsid w:val="47F70466"/>
    <w:rsid w:val="47FB1D04"/>
    <w:rsid w:val="47FD3CCE"/>
    <w:rsid w:val="47FE35A2"/>
    <w:rsid w:val="47FF1A67"/>
    <w:rsid w:val="47FF2591"/>
    <w:rsid w:val="4800556C"/>
    <w:rsid w:val="4800731A"/>
    <w:rsid w:val="48014387"/>
    <w:rsid w:val="480155F8"/>
    <w:rsid w:val="480303E8"/>
    <w:rsid w:val="48041878"/>
    <w:rsid w:val="48050DD4"/>
    <w:rsid w:val="480542FE"/>
    <w:rsid w:val="48054931"/>
    <w:rsid w:val="48066D69"/>
    <w:rsid w:val="48074B4D"/>
    <w:rsid w:val="48081689"/>
    <w:rsid w:val="48084421"/>
    <w:rsid w:val="480D7C89"/>
    <w:rsid w:val="480F3A01"/>
    <w:rsid w:val="480F57AF"/>
    <w:rsid w:val="480F698B"/>
    <w:rsid w:val="480F755D"/>
    <w:rsid w:val="48117779"/>
    <w:rsid w:val="48141018"/>
    <w:rsid w:val="481728B6"/>
    <w:rsid w:val="481B05F8"/>
    <w:rsid w:val="481D611E"/>
    <w:rsid w:val="481E1E96"/>
    <w:rsid w:val="481E59F2"/>
    <w:rsid w:val="48200DA0"/>
    <w:rsid w:val="48207910"/>
    <w:rsid w:val="48217291"/>
    <w:rsid w:val="482374AD"/>
    <w:rsid w:val="48253225"/>
    <w:rsid w:val="48266353"/>
    <w:rsid w:val="48270D4B"/>
    <w:rsid w:val="482760A2"/>
    <w:rsid w:val="48276F9D"/>
    <w:rsid w:val="4828061F"/>
    <w:rsid w:val="48284AC3"/>
    <w:rsid w:val="48286871"/>
    <w:rsid w:val="482A083B"/>
    <w:rsid w:val="482A25E9"/>
    <w:rsid w:val="482B7945"/>
    <w:rsid w:val="482C010F"/>
    <w:rsid w:val="482C45B3"/>
    <w:rsid w:val="482E032B"/>
    <w:rsid w:val="482F5E51"/>
    <w:rsid w:val="48311D25"/>
    <w:rsid w:val="48313978"/>
    <w:rsid w:val="4832149E"/>
    <w:rsid w:val="483248F6"/>
    <w:rsid w:val="48335D86"/>
    <w:rsid w:val="48345216"/>
    <w:rsid w:val="483671E0"/>
    <w:rsid w:val="48376AB4"/>
    <w:rsid w:val="483772D8"/>
    <w:rsid w:val="483831BA"/>
    <w:rsid w:val="48384D06"/>
    <w:rsid w:val="483B0352"/>
    <w:rsid w:val="483B3434"/>
    <w:rsid w:val="483B47F6"/>
    <w:rsid w:val="483B65A4"/>
    <w:rsid w:val="483E5B55"/>
    <w:rsid w:val="483E7E42"/>
    <w:rsid w:val="4840005F"/>
    <w:rsid w:val="48422CAA"/>
    <w:rsid w:val="48425B85"/>
    <w:rsid w:val="484336AB"/>
    <w:rsid w:val="48435459"/>
    <w:rsid w:val="48457423"/>
    <w:rsid w:val="484713ED"/>
    <w:rsid w:val="48474F49"/>
    <w:rsid w:val="48486B1C"/>
    <w:rsid w:val="484A2C8B"/>
    <w:rsid w:val="484A67E7"/>
    <w:rsid w:val="484B6BDE"/>
    <w:rsid w:val="484F02A2"/>
    <w:rsid w:val="484F2050"/>
    <w:rsid w:val="484F3DFE"/>
    <w:rsid w:val="48515DC8"/>
    <w:rsid w:val="48531B40"/>
    <w:rsid w:val="48537D92"/>
    <w:rsid w:val="485633DE"/>
    <w:rsid w:val="485639BC"/>
    <w:rsid w:val="485671BC"/>
    <w:rsid w:val="48580735"/>
    <w:rsid w:val="485853A8"/>
    <w:rsid w:val="48587156"/>
    <w:rsid w:val="48594C7C"/>
    <w:rsid w:val="485A0F31"/>
    <w:rsid w:val="485A1120"/>
    <w:rsid w:val="485B27A2"/>
    <w:rsid w:val="485E04E5"/>
    <w:rsid w:val="4860425D"/>
    <w:rsid w:val="48621D83"/>
    <w:rsid w:val="48644BB4"/>
    <w:rsid w:val="48671147"/>
    <w:rsid w:val="48673535"/>
    <w:rsid w:val="486A50DB"/>
    <w:rsid w:val="486B6EDA"/>
    <w:rsid w:val="486E0728"/>
    <w:rsid w:val="486E0837"/>
    <w:rsid w:val="486F624E"/>
    <w:rsid w:val="48710218"/>
    <w:rsid w:val="48711A69"/>
    <w:rsid w:val="48733219"/>
    <w:rsid w:val="48735D3E"/>
    <w:rsid w:val="48741AB6"/>
    <w:rsid w:val="48742673"/>
    <w:rsid w:val="48743864"/>
    <w:rsid w:val="48757D08"/>
    <w:rsid w:val="487675DC"/>
    <w:rsid w:val="48783354"/>
    <w:rsid w:val="48790E7B"/>
    <w:rsid w:val="487A3570"/>
    <w:rsid w:val="487A531F"/>
    <w:rsid w:val="487B2E3B"/>
    <w:rsid w:val="487D096B"/>
    <w:rsid w:val="487E46E3"/>
    <w:rsid w:val="487F2935"/>
    <w:rsid w:val="488066AD"/>
    <w:rsid w:val="4882187E"/>
    <w:rsid w:val="48822425"/>
    <w:rsid w:val="48831CF9"/>
    <w:rsid w:val="48846D6F"/>
    <w:rsid w:val="48855A71"/>
    <w:rsid w:val="48873598"/>
    <w:rsid w:val="488937B4"/>
    <w:rsid w:val="48897310"/>
    <w:rsid w:val="488A12DA"/>
    <w:rsid w:val="488C32A4"/>
    <w:rsid w:val="488E2B78"/>
    <w:rsid w:val="488E4926"/>
    <w:rsid w:val="488F069E"/>
    <w:rsid w:val="48907EB9"/>
    <w:rsid w:val="489108BA"/>
    <w:rsid w:val="48912668"/>
    <w:rsid w:val="48914416"/>
    <w:rsid w:val="48927C32"/>
    <w:rsid w:val="4893018E"/>
    <w:rsid w:val="48934632"/>
    <w:rsid w:val="48943F06"/>
    <w:rsid w:val="489839F7"/>
    <w:rsid w:val="489932CB"/>
    <w:rsid w:val="48994F34"/>
    <w:rsid w:val="489A151D"/>
    <w:rsid w:val="489A776F"/>
    <w:rsid w:val="489B1DE1"/>
    <w:rsid w:val="489B5295"/>
    <w:rsid w:val="489C2980"/>
    <w:rsid w:val="489C38B5"/>
    <w:rsid w:val="489D100D"/>
    <w:rsid w:val="489D725F"/>
    <w:rsid w:val="48A203D1"/>
    <w:rsid w:val="48A26623"/>
    <w:rsid w:val="48A30BB7"/>
    <w:rsid w:val="48A44149"/>
    <w:rsid w:val="48A51C70"/>
    <w:rsid w:val="48A73C3A"/>
    <w:rsid w:val="48A95C04"/>
    <w:rsid w:val="48AA5EB9"/>
    <w:rsid w:val="48AB197C"/>
    <w:rsid w:val="48AC1250"/>
    <w:rsid w:val="48AE4FC8"/>
    <w:rsid w:val="48AF2AEE"/>
    <w:rsid w:val="48B04741"/>
    <w:rsid w:val="48B06F92"/>
    <w:rsid w:val="48B1464B"/>
    <w:rsid w:val="48B545A9"/>
    <w:rsid w:val="48B56357"/>
    <w:rsid w:val="48B620CF"/>
    <w:rsid w:val="48B819A3"/>
    <w:rsid w:val="48B84099"/>
    <w:rsid w:val="48B85E47"/>
    <w:rsid w:val="48B87BF5"/>
    <w:rsid w:val="48BA1BBF"/>
    <w:rsid w:val="48BA396D"/>
    <w:rsid w:val="48BB6E3E"/>
    <w:rsid w:val="48BB76E5"/>
    <w:rsid w:val="48BC487C"/>
    <w:rsid w:val="48BD345D"/>
    <w:rsid w:val="48BD432F"/>
    <w:rsid w:val="48BE0390"/>
    <w:rsid w:val="48C04CFB"/>
    <w:rsid w:val="48C06AA9"/>
    <w:rsid w:val="48C12F4D"/>
    <w:rsid w:val="48C26CC5"/>
    <w:rsid w:val="48C40F65"/>
    <w:rsid w:val="48C540C0"/>
    <w:rsid w:val="48C60564"/>
    <w:rsid w:val="48C77E38"/>
    <w:rsid w:val="48C93BB0"/>
    <w:rsid w:val="48CB0B60"/>
    <w:rsid w:val="48CB3DCC"/>
    <w:rsid w:val="48CC36A0"/>
    <w:rsid w:val="48CE11C6"/>
    <w:rsid w:val="48CE7418"/>
    <w:rsid w:val="48CF6744"/>
    <w:rsid w:val="48D013E2"/>
    <w:rsid w:val="48D03190"/>
    <w:rsid w:val="48D2515B"/>
    <w:rsid w:val="48D32C81"/>
    <w:rsid w:val="48D36555"/>
    <w:rsid w:val="48D72771"/>
    <w:rsid w:val="48D80297"/>
    <w:rsid w:val="48DA400F"/>
    <w:rsid w:val="48DA7B6B"/>
    <w:rsid w:val="48DD2F81"/>
    <w:rsid w:val="48DD3AFF"/>
    <w:rsid w:val="48DD765B"/>
    <w:rsid w:val="48DF33D4"/>
    <w:rsid w:val="48DF5182"/>
    <w:rsid w:val="48E10B59"/>
    <w:rsid w:val="48E1714C"/>
    <w:rsid w:val="48E21116"/>
    <w:rsid w:val="48E46C3C"/>
    <w:rsid w:val="48E56510"/>
    <w:rsid w:val="48E629B4"/>
    <w:rsid w:val="48E64762"/>
    <w:rsid w:val="48E72288"/>
    <w:rsid w:val="48E924A4"/>
    <w:rsid w:val="48E96000"/>
    <w:rsid w:val="48EB1D78"/>
    <w:rsid w:val="48EB621C"/>
    <w:rsid w:val="48EC5C6C"/>
    <w:rsid w:val="48EC789E"/>
    <w:rsid w:val="48EE7ABB"/>
    <w:rsid w:val="48EF6AB4"/>
    <w:rsid w:val="48F00167"/>
    <w:rsid w:val="48F03833"/>
    <w:rsid w:val="48F14EB5"/>
    <w:rsid w:val="48F5045F"/>
    <w:rsid w:val="48F6071D"/>
    <w:rsid w:val="48F74BC1"/>
    <w:rsid w:val="48F84495"/>
    <w:rsid w:val="48F873C3"/>
    <w:rsid w:val="48FA1FBB"/>
    <w:rsid w:val="48FD385A"/>
    <w:rsid w:val="48FD5F50"/>
    <w:rsid w:val="48FD7CFE"/>
    <w:rsid w:val="48FE4AE6"/>
    <w:rsid w:val="48FF3A76"/>
    <w:rsid w:val="4900334A"/>
    <w:rsid w:val="4901073B"/>
    <w:rsid w:val="49035633"/>
    <w:rsid w:val="4904108C"/>
    <w:rsid w:val="49052769"/>
    <w:rsid w:val="49060960"/>
    <w:rsid w:val="490613E3"/>
    <w:rsid w:val="49064E04"/>
    <w:rsid w:val="49066BB2"/>
    <w:rsid w:val="490746D8"/>
    <w:rsid w:val="490848D8"/>
    <w:rsid w:val="49090450"/>
    <w:rsid w:val="490912A3"/>
    <w:rsid w:val="490914A5"/>
    <w:rsid w:val="490966A2"/>
    <w:rsid w:val="490A11F4"/>
    <w:rsid w:val="490B41C9"/>
    <w:rsid w:val="490B5F77"/>
    <w:rsid w:val="490C7F41"/>
    <w:rsid w:val="490E1F0B"/>
    <w:rsid w:val="490F790E"/>
    <w:rsid w:val="491017DF"/>
    <w:rsid w:val="49105C83"/>
    <w:rsid w:val="49107A31"/>
    <w:rsid w:val="49115557"/>
    <w:rsid w:val="49117305"/>
    <w:rsid w:val="491237A9"/>
    <w:rsid w:val="49127986"/>
    <w:rsid w:val="491312CF"/>
    <w:rsid w:val="49153299"/>
    <w:rsid w:val="49156DF5"/>
    <w:rsid w:val="4916491B"/>
    <w:rsid w:val="49177011"/>
    <w:rsid w:val="491868E5"/>
    <w:rsid w:val="49197859"/>
    <w:rsid w:val="491A08B0"/>
    <w:rsid w:val="491A265E"/>
    <w:rsid w:val="491B2179"/>
    <w:rsid w:val="491C0184"/>
    <w:rsid w:val="491C63D6"/>
    <w:rsid w:val="491D5CAA"/>
    <w:rsid w:val="491F1A22"/>
    <w:rsid w:val="491F5EC6"/>
    <w:rsid w:val="49211C3E"/>
    <w:rsid w:val="4922090B"/>
    <w:rsid w:val="492334DC"/>
    <w:rsid w:val="49261E5D"/>
    <w:rsid w:val="49276B29"/>
    <w:rsid w:val="49282FCC"/>
    <w:rsid w:val="49290AF3"/>
    <w:rsid w:val="49296D45"/>
    <w:rsid w:val="4929734E"/>
    <w:rsid w:val="492B03C7"/>
    <w:rsid w:val="492B486B"/>
    <w:rsid w:val="492B6619"/>
    <w:rsid w:val="492C30FE"/>
    <w:rsid w:val="492C413F"/>
    <w:rsid w:val="492D05E3"/>
    <w:rsid w:val="492E05EF"/>
    <w:rsid w:val="492E6109"/>
    <w:rsid w:val="492E7EB7"/>
    <w:rsid w:val="49303C2F"/>
    <w:rsid w:val="49307D61"/>
    <w:rsid w:val="49311755"/>
    <w:rsid w:val="49315AE0"/>
    <w:rsid w:val="49331971"/>
    <w:rsid w:val="4933371F"/>
    <w:rsid w:val="493354CD"/>
    <w:rsid w:val="493558F1"/>
    <w:rsid w:val="49370211"/>
    <w:rsid w:val="49374FBE"/>
    <w:rsid w:val="49384272"/>
    <w:rsid w:val="493A4AAE"/>
    <w:rsid w:val="493C25D4"/>
    <w:rsid w:val="493C4382"/>
    <w:rsid w:val="493C6A78"/>
    <w:rsid w:val="493D6C54"/>
    <w:rsid w:val="493E459E"/>
    <w:rsid w:val="493F20C4"/>
    <w:rsid w:val="4941408E"/>
    <w:rsid w:val="49431385"/>
    <w:rsid w:val="49441489"/>
    <w:rsid w:val="4944592C"/>
    <w:rsid w:val="49446C09"/>
    <w:rsid w:val="494616A5"/>
    <w:rsid w:val="49494CF1"/>
    <w:rsid w:val="494A2E38"/>
    <w:rsid w:val="494B2817"/>
    <w:rsid w:val="494B6CBB"/>
    <w:rsid w:val="494D47E1"/>
    <w:rsid w:val="494D658F"/>
    <w:rsid w:val="494E2307"/>
    <w:rsid w:val="495042D1"/>
    <w:rsid w:val="49523BA5"/>
    <w:rsid w:val="4953791E"/>
    <w:rsid w:val="49543DC1"/>
    <w:rsid w:val="49553696"/>
    <w:rsid w:val="49575660"/>
    <w:rsid w:val="49584F34"/>
    <w:rsid w:val="495A0CAC"/>
    <w:rsid w:val="495A617C"/>
    <w:rsid w:val="495C4A24"/>
    <w:rsid w:val="495D254A"/>
    <w:rsid w:val="495D7CF3"/>
    <w:rsid w:val="495E079C"/>
    <w:rsid w:val="495F2766"/>
    <w:rsid w:val="495F4514"/>
    <w:rsid w:val="495F741D"/>
    <w:rsid w:val="49634005"/>
    <w:rsid w:val="49635DB3"/>
    <w:rsid w:val="49667651"/>
    <w:rsid w:val="4968161B"/>
    <w:rsid w:val="496833C9"/>
    <w:rsid w:val="49695393"/>
    <w:rsid w:val="496B4C67"/>
    <w:rsid w:val="496D09DF"/>
    <w:rsid w:val="496E4757"/>
    <w:rsid w:val="496E6505"/>
    <w:rsid w:val="496F0BFB"/>
    <w:rsid w:val="496F29A9"/>
    <w:rsid w:val="49724248"/>
    <w:rsid w:val="49731D6E"/>
    <w:rsid w:val="49753D38"/>
    <w:rsid w:val="49757894"/>
    <w:rsid w:val="4977185E"/>
    <w:rsid w:val="49787384"/>
    <w:rsid w:val="49792B95"/>
    <w:rsid w:val="497A134E"/>
    <w:rsid w:val="497A30FC"/>
    <w:rsid w:val="497A75A0"/>
    <w:rsid w:val="497D40E7"/>
    <w:rsid w:val="497F0713"/>
    <w:rsid w:val="497F1DAA"/>
    <w:rsid w:val="49836455"/>
    <w:rsid w:val="49865F45"/>
    <w:rsid w:val="49877D6A"/>
    <w:rsid w:val="49885819"/>
    <w:rsid w:val="4989333F"/>
    <w:rsid w:val="498A3B1A"/>
    <w:rsid w:val="498B355B"/>
    <w:rsid w:val="498B66EB"/>
    <w:rsid w:val="498E4EBE"/>
    <w:rsid w:val="498E6BA8"/>
    <w:rsid w:val="49900B72"/>
    <w:rsid w:val="499046CE"/>
    <w:rsid w:val="499248EA"/>
    <w:rsid w:val="49942410"/>
    <w:rsid w:val="499441BE"/>
    <w:rsid w:val="4995236E"/>
    <w:rsid w:val="49956188"/>
    <w:rsid w:val="49957F36"/>
    <w:rsid w:val="499A379E"/>
    <w:rsid w:val="499B4A9F"/>
    <w:rsid w:val="499C12C5"/>
    <w:rsid w:val="499E328F"/>
    <w:rsid w:val="499E503D"/>
    <w:rsid w:val="499E6DEB"/>
    <w:rsid w:val="499F2B63"/>
    <w:rsid w:val="49A10689"/>
    <w:rsid w:val="49A12AC4"/>
    <w:rsid w:val="49A14B2D"/>
    <w:rsid w:val="49A168DB"/>
    <w:rsid w:val="49A308A5"/>
    <w:rsid w:val="49A34401"/>
    <w:rsid w:val="49A563CB"/>
    <w:rsid w:val="49A61BB2"/>
    <w:rsid w:val="49A81A17"/>
    <w:rsid w:val="49AD1724"/>
    <w:rsid w:val="49AD34D2"/>
    <w:rsid w:val="49AD5280"/>
    <w:rsid w:val="49AE2DA6"/>
    <w:rsid w:val="49AF724A"/>
    <w:rsid w:val="49B04D70"/>
    <w:rsid w:val="49B10406"/>
    <w:rsid w:val="49B11CFD"/>
    <w:rsid w:val="49B20AE8"/>
    <w:rsid w:val="49B605D8"/>
    <w:rsid w:val="49B616A7"/>
    <w:rsid w:val="49B75708"/>
    <w:rsid w:val="49B760FE"/>
    <w:rsid w:val="49B91E77"/>
    <w:rsid w:val="49B93C25"/>
    <w:rsid w:val="49BB5BEF"/>
    <w:rsid w:val="49BC54C3"/>
    <w:rsid w:val="49BF4FB3"/>
    <w:rsid w:val="49BF6D61"/>
    <w:rsid w:val="49C01457"/>
    <w:rsid w:val="49C10D2B"/>
    <w:rsid w:val="49C12AD9"/>
    <w:rsid w:val="49C2281B"/>
    <w:rsid w:val="49C27C4A"/>
    <w:rsid w:val="49C32CF5"/>
    <w:rsid w:val="49C8030C"/>
    <w:rsid w:val="49C820BA"/>
    <w:rsid w:val="49C83ABC"/>
    <w:rsid w:val="49CA5E32"/>
    <w:rsid w:val="49CC38CD"/>
    <w:rsid w:val="49CC7DFC"/>
    <w:rsid w:val="49CD5922"/>
    <w:rsid w:val="49CF51F6"/>
    <w:rsid w:val="49D00F6E"/>
    <w:rsid w:val="49D15412"/>
    <w:rsid w:val="49D2118A"/>
    <w:rsid w:val="49D44C30"/>
    <w:rsid w:val="49D46CB0"/>
    <w:rsid w:val="49D547D7"/>
    <w:rsid w:val="49D62A28"/>
    <w:rsid w:val="49D72121"/>
    <w:rsid w:val="49D92519"/>
    <w:rsid w:val="49D97612"/>
    <w:rsid w:val="49DB1DED"/>
    <w:rsid w:val="49DC3654"/>
    <w:rsid w:val="49DC5B65"/>
    <w:rsid w:val="49DE08B3"/>
    <w:rsid w:val="49DE368B"/>
    <w:rsid w:val="49E07403"/>
    <w:rsid w:val="49E1317B"/>
    <w:rsid w:val="49E15DA4"/>
    <w:rsid w:val="49E26C03"/>
    <w:rsid w:val="49E30CA1"/>
    <w:rsid w:val="49E36EF3"/>
    <w:rsid w:val="49E44725"/>
    <w:rsid w:val="49E54A1A"/>
    <w:rsid w:val="49E55BB5"/>
    <w:rsid w:val="49E730A6"/>
    <w:rsid w:val="49E8275C"/>
    <w:rsid w:val="49E862B8"/>
    <w:rsid w:val="49EA0282"/>
    <w:rsid w:val="49EB1A27"/>
    <w:rsid w:val="49EB5DA8"/>
    <w:rsid w:val="49EC224C"/>
    <w:rsid w:val="49EF3AEA"/>
    <w:rsid w:val="49EF5898"/>
    <w:rsid w:val="49F033BE"/>
    <w:rsid w:val="49F27137"/>
    <w:rsid w:val="49F509D5"/>
    <w:rsid w:val="49F70BF1"/>
    <w:rsid w:val="49F7299F"/>
    <w:rsid w:val="49F904C5"/>
    <w:rsid w:val="49FA5FEB"/>
    <w:rsid w:val="49FB423D"/>
    <w:rsid w:val="49FC7FB5"/>
    <w:rsid w:val="49FE1F7F"/>
    <w:rsid w:val="49FE5ADB"/>
    <w:rsid w:val="4A003601"/>
    <w:rsid w:val="4A01737A"/>
    <w:rsid w:val="4A021FF3"/>
    <w:rsid w:val="4A02381D"/>
    <w:rsid w:val="4A053A5E"/>
    <w:rsid w:val="4A0643BD"/>
    <w:rsid w:val="4A064990"/>
    <w:rsid w:val="4A080708"/>
    <w:rsid w:val="4A080F4F"/>
    <w:rsid w:val="4A084BAC"/>
    <w:rsid w:val="4A0A4480"/>
    <w:rsid w:val="4A0A4518"/>
    <w:rsid w:val="4A0D21C2"/>
    <w:rsid w:val="4A0D7F63"/>
    <w:rsid w:val="4A0F5F3A"/>
    <w:rsid w:val="4A0F7CE8"/>
    <w:rsid w:val="4A104F60"/>
    <w:rsid w:val="4A111CB3"/>
    <w:rsid w:val="4A136062"/>
    <w:rsid w:val="4A1420C3"/>
    <w:rsid w:val="4A143551"/>
    <w:rsid w:val="4A1452FF"/>
    <w:rsid w:val="4A162E25"/>
    <w:rsid w:val="4A165E79"/>
    <w:rsid w:val="4A1672C9"/>
    <w:rsid w:val="4A17094B"/>
    <w:rsid w:val="4A172E6A"/>
    <w:rsid w:val="4A176B9D"/>
    <w:rsid w:val="4A183041"/>
    <w:rsid w:val="4A190B67"/>
    <w:rsid w:val="4A193364"/>
    <w:rsid w:val="4A1B043B"/>
    <w:rsid w:val="4A1C2405"/>
    <w:rsid w:val="4A1E1CDA"/>
    <w:rsid w:val="4A205A52"/>
    <w:rsid w:val="4A227A1C"/>
    <w:rsid w:val="4A2512BA"/>
    <w:rsid w:val="4A266DE0"/>
    <w:rsid w:val="4A273284"/>
    <w:rsid w:val="4A2B43F6"/>
    <w:rsid w:val="4A2D4613"/>
    <w:rsid w:val="4A2D63C1"/>
    <w:rsid w:val="4A2F038B"/>
    <w:rsid w:val="4A2F40FA"/>
    <w:rsid w:val="4A301A0D"/>
    <w:rsid w:val="4A312D2C"/>
    <w:rsid w:val="4A317C5F"/>
    <w:rsid w:val="4A3239D7"/>
    <w:rsid w:val="4A3416AD"/>
    <w:rsid w:val="4A3459A1"/>
    <w:rsid w:val="4A34774F"/>
    <w:rsid w:val="4A361719"/>
    <w:rsid w:val="4A363FCD"/>
    <w:rsid w:val="4A370FED"/>
    <w:rsid w:val="4A394D65"/>
    <w:rsid w:val="4A396B13"/>
    <w:rsid w:val="4A3B0ADD"/>
    <w:rsid w:val="4A3B6D2F"/>
    <w:rsid w:val="4A3C51B1"/>
    <w:rsid w:val="4A3D2AA8"/>
    <w:rsid w:val="4A3E412A"/>
    <w:rsid w:val="4A404346"/>
    <w:rsid w:val="4A4200BE"/>
    <w:rsid w:val="4A435BE4"/>
    <w:rsid w:val="4A437992"/>
    <w:rsid w:val="4A45370A"/>
    <w:rsid w:val="4A455374"/>
    <w:rsid w:val="4A4554B8"/>
    <w:rsid w:val="4A4C2CEB"/>
    <w:rsid w:val="4A4D0811"/>
    <w:rsid w:val="4A4D0DC4"/>
    <w:rsid w:val="4A4F4B74"/>
    <w:rsid w:val="4A5120AF"/>
    <w:rsid w:val="4A513E5D"/>
    <w:rsid w:val="4A527BD5"/>
    <w:rsid w:val="4A547DF1"/>
    <w:rsid w:val="4A561E76"/>
    <w:rsid w:val="4A5676C5"/>
    <w:rsid w:val="4A595408"/>
    <w:rsid w:val="4A5B4CDC"/>
    <w:rsid w:val="4A5C2802"/>
    <w:rsid w:val="4A5D0A54"/>
    <w:rsid w:val="4A5D4EF8"/>
    <w:rsid w:val="4A5E0608"/>
    <w:rsid w:val="4A5E2A1E"/>
    <w:rsid w:val="4A5E657A"/>
    <w:rsid w:val="4A600544"/>
    <w:rsid w:val="4A606796"/>
    <w:rsid w:val="4A606D15"/>
    <w:rsid w:val="4A631DE2"/>
    <w:rsid w:val="4A653DAC"/>
    <w:rsid w:val="4A657908"/>
    <w:rsid w:val="4A673681"/>
    <w:rsid w:val="4A69389D"/>
    <w:rsid w:val="4A6A13C3"/>
    <w:rsid w:val="4A6C0C97"/>
    <w:rsid w:val="4A6C6EE9"/>
    <w:rsid w:val="4A6D4A0F"/>
    <w:rsid w:val="4A6E2C61"/>
    <w:rsid w:val="4A6F4C2B"/>
    <w:rsid w:val="4A712751"/>
    <w:rsid w:val="4A742241"/>
    <w:rsid w:val="4A743FEF"/>
    <w:rsid w:val="4A77763C"/>
    <w:rsid w:val="4A7810B6"/>
    <w:rsid w:val="4A783AE0"/>
    <w:rsid w:val="4A7B35D0"/>
    <w:rsid w:val="4A7B712C"/>
    <w:rsid w:val="4A7D4C52"/>
    <w:rsid w:val="4A7F4E6E"/>
    <w:rsid w:val="4A800BE6"/>
    <w:rsid w:val="4A80342C"/>
    <w:rsid w:val="4A804742"/>
    <w:rsid w:val="4A82495E"/>
    <w:rsid w:val="4A842484"/>
    <w:rsid w:val="4A8723E4"/>
    <w:rsid w:val="4A873D23"/>
    <w:rsid w:val="4A875AD1"/>
    <w:rsid w:val="4A897A9B"/>
    <w:rsid w:val="4A8A3813"/>
    <w:rsid w:val="4A8A55C1"/>
    <w:rsid w:val="4A8A736F"/>
    <w:rsid w:val="4A8B21F5"/>
    <w:rsid w:val="4A8E3303"/>
    <w:rsid w:val="4A8E50B1"/>
    <w:rsid w:val="4A8F0E29"/>
    <w:rsid w:val="4A8F2BD7"/>
    <w:rsid w:val="4A916067"/>
    <w:rsid w:val="4A9201C5"/>
    <w:rsid w:val="4A955E78"/>
    <w:rsid w:val="4A963F66"/>
    <w:rsid w:val="4A965D14"/>
    <w:rsid w:val="4A983369"/>
    <w:rsid w:val="4A985F30"/>
    <w:rsid w:val="4A993A56"/>
    <w:rsid w:val="4A9C731F"/>
    <w:rsid w:val="4A9D70A2"/>
    <w:rsid w:val="4A9F106C"/>
    <w:rsid w:val="4A9F72BE"/>
    <w:rsid w:val="4AA20B5D"/>
    <w:rsid w:val="4AA246B9"/>
    <w:rsid w:val="4AA27D8E"/>
    <w:rsid w:val="4AA448D5"/>
    <w:rsid w:val="4AA541A9"/>
    <w:rsid w:val="4AA76173"/>
    <w:rsid w:val="4AA85A47"/>
    <w:rsid w:val="4AA956FA"/>
    <w:rsid w:val="4AAA5C63"/>
    <w:rsid w:val="4AAA6C0E"/>
    <w:rsid w:val="4AAA7A11"/>
    <w:rsid w:val="4AAC3789"/>
    <w:rsid w:val="4AAC5537"/>
    <w:rsid w:val="4AAD305D"/>
    <w:rsid w:val="4AAE5753"/>
    <w:rsid w:val="4AB10DA0"/>
    <w:rsid w:val="4AB12B4E"/>
    <w:rsid w:val="4AB32D6A"/>
    <w:rsid w:val="4AB41401"/>
    <w:rsid w:val="4AB67801"/>
    <w:rsid w:val="4AB8212E"/>
    <w:rsid w:val="4AB83DE3"/>
    <w:rsid w:val="4AB83EDC"/>
    <w:rsid w:val="4AB926A2"/>
    <w:rsid w:val="4AB958D0"/>
    <w:rsid w:val="4AB97C54"/>
    <w:rsid w:val="4ABD14F2"/>
    <w:rsid w:val="4ABD5996"/>
    <w:rsid w:val="4ABE5084"/>
    <w:rsid w:val="4ABF170F"/>
    <w:rsid w:val="4AC05487"/>
    <w:rsid w:val="4AC07235"/>
    <w:rsid w:val="4AC26B09"/>
    <w:rsid w:val="4AC3139A"/>
    <w:rsid w:val="4AC42881"/>
    <w:rsid w:val="4AC46D25"/>
    <w:rsid w:val="4AC5484B"/>
    <w:rsid w:val="4AC565F9"/>
    <w:rsid w:val="4AC62A9D"/>
    <w:rsid w:val="4AC705C3"/>
    <w:rsid w:val="4AC72E43"/>
    <w:rsid w:val="4AC76815"/>
    <w:rsid w:val="4AC80D07"/>
    <w:rsid w:val="4AC97E97"/>
    <w:rsid w:val="4ACB00B3"/>
    <w:rsid w:val="4ACC3E2B"/>
    <w:rsid w:val="4ACC7988"/>
    <w:rsid w:val="4ACE1952"/>
    <w:rsid w:val="4AD04A4B"/>
    <w:rsid w:val="4AD14F9E"/>
    <w:rsid w:val="4AD30D16"/>
    <w:rsid w:val="4AD36F68"/>
    <w:rsid w:val="4AD52CE0"/>
    <w:rsid w:val="4AD54A8E"/>
    <w:rsid w:val="4AD625B4"/>
    <w:rsid w:val="4AD66A58"/>
    <w:rsid w:val="4AD7736C"/>
    <w:rsid w:val="4ADA5CED"/>
    <w:rsid w:val="4ADB406F"/>
    <w:rsid w:val="4ADB5E1D"/>
    <w:rsid w:val="4ADD3943"/>
    <w:rsid w:val="4ADE3681"/>
    <w:rsid w:val="4AE01685"/>
    <w:rsid w:val="4AE03433"/>
    <w:rsid w:val="4AE051E1"/>
    <w:rsid w:val="4AE37EC4"/>
    <w:rsid w:val="4AE41970"/>
    <w:rsid w:val="4AE44CD1"/>
    <w:rsid w:val="4AE64EED"/>
    <w:rsid w:val="4AE6781E"/>
    <w:rsid w:val="4AE747C1"/>
    <w:rsid w:val="4AE7656F"/>
    <w:rsid w:val="4AE90539"/>
    <w:rsid w:val="4AE917B6"/>
    <w:rsid w:val="4AEA6060"/>
    <w:rsid w:val="4AEE5B50"/>
    <w:rsid w:val="4AEE78FE"/>
    <w:rsid w:val="4AEF3676"/>
    <w:rsid w:val="4AF22833"/>
    <w:rsid w:val="4AF33166"/>
    <w:rsid w:val="4AF54F29"/>
    <w:rsid w:val="4AF64A04"/>
    <w:rsid w:val="4AF869CF"/>
    <w:rsid w:val="4AFA62A3"/>
    <w:rsid w:val="4AFB201B"/>
    <w:rsid w:val="4AFD3FE5"/>
    <w:rsid w:val="4AFD5D93"/>
    <w:rsid w:val="4AFF7D5D"/>
    <w:rsid w:val="4B005883"/>
    <w:rsid w:val="4B007631"/>
    <w:rsid w:val="4B022328"/>
    <w:rsid w:val="4B02784D"/>
    <w:rsid w:val="4B052E99"/>
    <w:rsid w:val="4B054C48"/>
    <w:rsid w:val="4B0709C0"/>
    <w:rsid w:val="4B096999"/>
    <w:rsid w:val="4B0A4C46"/>
    <w:rsid w:val="4B0B4954"/>
    <w:rsid w:val="4B0C247A"/>
    <w:rsid w:val="4B0C5FD6"/>
    <w:rsid w:val="4B0D06CC"/>
    <w:rsid w:val="4B0D30A6"/>
    <w:rsid w:val="4B0D743B"/>
    <w:rsid w:val="4B0E61F2"/>
    <w:rsid w:val="4B0E7FA0"/>
    <w:rsid w:val="4B100CB1"/>
    <w:rsid w:val="4B11183E"/>
    <w:rsid w:val="4B121D62"/>
    <w:rsid w:val="4B1530DD"/>
    <w:rsid w:val="4B1732F9"/>
    <w:rsid w:val="4B180E1F"/>
    <w:rsid w:val="4B182BCD"/>
    <w:rsid w:val="4B1A6945"/>
    <w:rsid w:val="4B1B446B"/>
    <w:rsid w:val="4B1D4687"/>
    <w:rsid w:val="4B1F03FF"/>
    <w:rsid w:val="4B1F4421"/>
    <w:rsid w:val="4B1F5D09"/>
    <w:rsid w:val="4B215F25"/>
    <w:rsid w:val="4B217CD3"/>
    <w:rsid w:val="4B221912"/>
    <w:rsid w:val="4B223A4B"/>
    <w:rsid w:val="4B2257F9"/>
    <w:rsid w:val="4B241572"/>
    <w:rsid w:val="4B250293"/>
    <w:rsid w:val="4B266B52"/>
    <w:rsid w:val="4B294DDA"/>
    <w:rsid w:val="4B2C6678"/>
    <w:rsid w:val="4B2D6A25"/>
    <w:rsid w:val="4B2E0642"/>
    <w:rsid w:val="4B2E23F0"/>
    <w:rsid w:val="4B306168"/>
    <w:rsid w:val="4B321EE0"/>
    <w:rsid w:val="4B332897"/>
    <w:rsid w:val="4B3544BD"/>
    <w:rsid w:val="4B3551B7"/>
    <w:rsid w:val="4B35552D"/>
    <w:rsid w:val="4B361218"/>
    <w:rsid w:val="4B3612A5"/>
    <w:rsid w:val="4B370F67"/>
    <w:rsid w:val="4B375749"/>
    <w:rsid w:val="4B3774F7"/>
    <w:rsid w:val="4B3814C1"/>
    <w:rsid w:val="4B38326F"/>
    <w:rsid w:val="4B3A0D95"/>
    <w:rsid w:val="4B3D6AD7"/>
    <w:rsid w:val="4B3E6269"/>
    <w:rsid w:val="4B3F31DE"/>
    <w:rsid w:val="4B412124"/>
    <w:rsid w:val="4B427C4A"/>
    <w:rsid w:val="4B46598C"/>
    <w:rsid w:val="4B4734B2"/>
    <w:rsid w:val="4B475260"/>
    <w:rsid w:val="4B48362D"/>
    <w:rsid w:val="4B49547C"/>
    <w:rsid w:val="4B4B6AFE"/>
    <w:rsid w:val="4B4D6D1A"/>
    <w:rsid w:val="4B4E4840"/>
    <w:rsid w:val="4B5160DF"/>
    <w:rsid w:val="4B517E8D"/>
    <w:rsid w:val="4B521983"/>
    <w:rsid w:val="4B5272B0"/>
    <w:rsid w:val="4B55797D"/>
    <w:rsid w:val="4B571947"/>
    <w:rsid w:val="4B5736F5"/>
    <w:rsid w:val="4B583122"/>
    <w:rsid w:val="4B5856BF"/>
    <w:rsid w:val="4B58746D"/>
    <w:rsid w:val="4B5A4F93"/>
    <w:rsid w:val="4B5C2F33"/>
    <w:rsid w:val="4B5C6F5D"/>
    <w:rsid w:val="4B5D4A84"/>
    <w:rsid w:val="4B5E0F27"/>
    <w:rsid w:val="4B5F25AA"/>
    <w:rsid w:val="4B5F6A4E"/>
    <w:rsid w:val="4B6127C6"/>
    <w:rsid w:val="4B614574"/>
    <w:rsid w:val="4B6202EC"/>
    <w:rsid w:val="4B6401D6"/>
    <w:rsid w:val="4B667DDC"/>
    <w:rsid w:val="4B6776B0"/>
    <w:rsid w:val="4B69167A"/>
    <w:rsid w:val="4B6B53F2"/>
    <w:rsid w:val="4B6D2777"/>
    <w:rsid w:val="4B6D3EB8"/>
    <w:rsid w:val="4B6E0A3F"/>
    <w:rsid w:val="4B7110F8"/>
    <w:rsid w:val="4B72052F"/>
    <w:rsid w:val="4B736055"/>
    <w:rsid w:val="4B7411BA"/>
    <w:rsid w:val="4B751DCD"/>
    <w:rsid w:val="4B75264A"/>
    <w:rsid w:val="4B753A52"/>
    <w:rsid w:val="4B773D97"/>
    <w:rsid w:val="4B777B3B"/>
    <w:rsid w:val="4B78366B"/>
    <w:rsid w:val="4B7A5635"/>
    <w:rsid w:val="4B7A73E4"/>
    <w:rsid w:val="4B7D6ED4"/>
    <w:rsid w:val="4B7F49FA"/>
    <w:rsid w:val="4B8244EA"/>
    <w:rsid w:val="4B83098E"/>
    <w:rsid w:val="4B83273C"/>
    <w:rsid w:val="4B871B00"/>
    <w:rsid w:val="4B880AC0"/>
    <w:rsid w:val="4B887D52"/>
    <w:rsid w:val="4B891F50"/>
    <w:rsid w:val="4B895879"/>
    <w:rsid w:val="4B8A1D1C"/>
    <w:rsid w:val="4B8B7843"/>
    <w:rsid w:val="4B8C7D59"/>
    <w:rsid w:val="4B8D35BB"/>
    <w:rsid w:val="4B8D7117"/>
    <w:rsid w:val="4B8E2E8F"/>
    <w:rsid w:val="4B9009B5"/>
    <w:rsid w:val="4B904E59"/>
    <w:rsid w:val="4B906C07"/>
    <w:rsid w:val="4B9106E2"/>
    <w:rsid w:val="4B92297F"/>
    <w:rsid w:val="4B923002"/>
    <w:rsid w:val="4B924743"/>
    <w:rsid w:val="4B9304A5"/>
    <w:rsid w:val="4B935BD3"/>
    <w:rsid w:val="4B9366F7"/>
    <w:rsid w:val="4B971D44"/>
    <w:rsid w:val="4B971FC5"/>
    <w:rsid w:val="4B9761E7"/>
    <w:rsid w:val="4B983D0E"/>
    <w:rsid w:val="4B991F60"/>
    <w:rsid w:val="4B9A1834"/>
    <w:rsid w:val="4B9C1A50"/>
    <w:rsid w:val="4B9C6C85"/>
    <w:rsid w:val="4B9F6D47"/>
    <w:rsid w:val="4BA12BC2"/>
    <w:rsid w:val="4BA206E8"/>
    <w:rsid w:val="4BA32DDE"/>
    <w:rsid w:val="4BA3693A"/>
    <w:rsid w:val="4BA44460"/>
    <w:rsid w:val="4BA6467C"/>
    <w:rsid w:val="4BA6642B"/>
    <w:rsid w:val="4BA803F5"/>
    <w:rsid w:val="4BA821A3"/>
    <w:rsid w:val="4BAA29CA"/>
    <w:rsid w:val="4BAB57EF"/>
    <w:rsid w:val="4BAC3727"/>
    <w:rsid w:val="4BAC7EBB"/>
    <w:rsid w:val="4BAD5A0B"/>
    <w:rsid w:val="4BAD77B9"/>
    <w:rsid w:val="4BAE52DF"/>
    <w:rsid w:val="4BAF1783"/>
    <w:rsid w:val="4BB01057"/>
    <w:rsid w:val="4BB07CCC"/>
    <w:rsid w:val="4BB26B7D"/>
    <w:rsid w:val="4BB27A1B"/>
    <w:rsid w:val="4BB40B47"/>
    <w:rsid w:val="4BB44F0C"/>
    <w:rsid w:val="4BB46D99"/>
    <w:rsid w:val="4BB5666E"/>
    <w:rsid w:val="4BB60F6D"/>
    <w:rsid w:val="4BB9615E"/>
    <w:rsid w:val="4BBA0128"/>
    <w:rsid w:val="4BBA3C84"/>
    <w:rsid w:val="4BBC5C4E"/>
    <w:rsid w:val="4BBC79FC"/>
    <w:rsid w:val="4BBE3774"/>
    <w:rsid w:val="4BBF129A"/>
    <w:rsid w:val="4BBF74EC"/>
    <w:rsid w:val="4BC10C51"/>
    <w:rsid w:val="4BC114B6"/>
    <w:rsid w:val="4BC13280"/>
    <w:rsid w:val="4BC15012"/>
    <w:rsid w:val="4BC16080"/>
    <w:rsid w:val="4BC209A0"/>
    <w:rsid w:val="4BC220E1"/>
    <w:rsid w:val="4BC32B39"/>
    <w:rsid w:val="4BC36FDC"/>
    <w:rsid w:val="4BC55E91"/>
    <w:rsid w:val="4BC6087B"/>
    <w:rsid w:val="4BC62629"/>
    <w:rsid w:val="4BC66ACD"/>
    <w:rsid w:val="4BC92119"/>
    <w:rsid w:val="4BC93EC7"/>
    <w:rsid w:val="4BCA036B"/>
    <w:rsid w:val="4BCB5E91"/>
    <w:rsid w:val="4BCB7C3F"/>
    <w:rsid w:val="4BCD1C09"/>
    <w:rsid w:val="4BCD39B7"/>
    <w:rsid w:val="4BCE14DD"/>
    <w:rsid w:val="4BCF3BD3"/>
    <w:rsid w:val="4BD016F9"/>
    <w:rsid w:val="4BD20495"/>
    <w:rsid w:val="4BD20FCE"/>
    <w:rsid w:val="4BD27220"/>
    <w:rsid w:val="4BD42F98"/>
    <w:rsid w:val="4BD56D10"/>
    <w:rsid w:val="4BD619E7"/>
    <w:rsid w:val="4BD72A88"/>
    <w:rsid w:val="4BD84307"/>
    <w:rsid w:val="4BD846DB"/>
    <w:rsid w:val="4BD9235C"/>
    <w:rsid w:val="4BD96800"/>
    <w:rsid w:val="4BDA5C54"/>
    <w:rsid w:val="4BDA6C27"/>
    <w:rsid w:val="4BDB2578"/>
    <w:rsid w:val="4BDD4118"/>
    <w:rsid w:val="4BDE3E16"/>
    <w:rsid w:val="4BDE5BC4"/>
    <w:rsid w:val="4BDF193C"/>
    <w:rsid w:val="4BE02A99"/>
    <w:rsid w:val="4BE11211"/>
    <w:rsid w:val="4BE233FC"/>
    <w:rsid w:val="4BE3141A"/>
    <w:rsid w:val="4BE331DB"/>
    <w:rsid w:val="4BE34F89"/>
    <w:rsid w:val="4BE40D01"/>
    <w:rsid w:val="4BE428AA"/>
    <w:rsid w:val="4BE551A5"/>
    <w:rsid w:val="4BE60F1D"/>
    <w:rsid w:val="4BE77D9B"/>
    <w:rsid w:val="4BE8259F"/>
    <w:rsid w:val="4BE859C8"/>
    <w:rsid w:val="4BE86A43"/>
    <w:rsid w:val="4BE94734"/>
    <w:rsid w:val="4BEB02E1"/>
    <w:rsid w:val="4BEB208F"/>
    <w:rsid w:val="4BEB6533"/>
    <w:rsid w:val="4BED22AB"/>
    <w:rsid w:val="4BEF7DD1"/>
    <w:rsid w:val="4BF03B4A"/>
    <w:rsid w:val="4BF058F8"/>
    <w:rsid w:val="4BF076A6"/>
    <w:rsid w:val="4BF2341E"/>
    <w:rsid w:val="4BF453E8"/>
    <w:rsid w:val="4BF52F0E"/>
    <w:rsid w:val="4BF90C50"/>
    <w:rsid w:val="4BF929FE"/>
    <w:rsid w:val="4BF947AC"/>
    <w:rsid w:val="4BFA2679"/>
    <w:rsid w:val="4BFB6776"/>
    <w:rsid w:val="4BFE1DC3"/>
    <w:rsid w:val="4BFE6021"/>
    <w:rsid w:val="4C001FDF"/>
    <w:rsid w:val="4C03387D"/>
    <w:rsid w:val="4C03562B"/>
    <w:rsid w:val="4C0373D9"/>
    <w:rsid w:val="4C054A64"/>
    <w:rsid w:val="4C070814"/>
    <w:rsid w:val="4C080E93"/>
    <w:rsid w:val="4C0A0767"/>
    <w:rsid w:val="4C0A4C0B"/>
    <w:rsid w:val="4C0A69B9"/>
    <w:rsid w:val="4C0B2731"/>
    <w:rsid w:val="4C0D2006"/>
    <w:rsid w:val="4C0D46FC"/>
    <w:rsid w:val="4C101AF6"/>
    <w:rsid w:val="4C115F9A"/>
    <w:rsid w:val="4C116304"/>
    <w:rsid w:val="4C121D12"/>
    <w:rsid w:val="4C126EA2"/>
    <w:rsid w:val="4C15710C"/>
    <w:rsid w:val="4C1635B0"/>
    <w:rsid w:val="4C1710D6"/>
    <w:rsid w:val="4C177328"/>
    <w:rsid w:val="4C19436A"/>
    <w:rsid w:val="4C196BFC"/>
    <w:rsid w:val="4C1A57FA"/>
    <w:rsid w:val="4C1B0BC7"/>
    <w:rsid w:val="4C1C049B"/>
    <w:rsid w:val="4C1D7300"/>
    <w:rsid w:val="4C1E4213"/>
    <w:rsid w:val="4C20442F"/>
    <w:rsid w:val="4C2537F3"/>
    <w:rsid w:val="4C261319"/>
    <w:rsid w:val="4C263D9D"/>
    <w:rsid w:val="4C26756B"/>
    <w:rsid w:val="4C2757BD"/>
    <w:rsid w:val="4C285091"/>
    <w:rsid w:val="4C286E40"/>
    <w:rsid w:val="4C2A0E0A"/>
    <w:rsid w:val="4C2C4B82"/>
    <w:rsid w:val="4C2D252F"/>
    <w:rsid w:val="4C2F01CE"/>
    <w:rsid w:val="4C2F6420"/>
    <w:rsid w:val="4C3103EA"/>
    <w:rsid w:val="4C324162"/>
    <w:rsid w:val="4C325F10"/>
    <w:rsid w:val="4C327CBE"/>
    <w:rsid w:val="4C341C88"/>
    <w:rsid w:val="4C363892"/>
    <w:rsid w:val="4C3752D5"/>
    <w:rsid w:val="4C382EC4"/>
    <w:rsid w:val="4C392DFB"/>
    <w:rsid w:val="4C39729F"/>
    <w:rsid w:val="4C3B4B33"/>
    <w:rsid w:val="4C3C0B3D"/>
    <w:rsid w:val="4C3E48B5"/>
    <w:rsid w:val="4C4023DB"/>
    <w:rsid w:val="4C417F01"/>
    <w:rsid w:val="4C424A06"/>
    <w:rsid w:val="4C431ECB"/>
    <w:rsid w:val="4C433C79"/>
    <w:rsid w:val="4C447BCA"/>
    <w:rsid w:val="4C453E95"/>
    <w:rsid w:val="4C455C43"/>
    <w:rsid w:val="4C46376A"/>
    <w:rsid w:val="4C465518"/>
    <w:rsid w:val="4C4C5224"/>
    <w:rsid w:val="4C4D68A6"/>
    <w:rsid w:val="4C4F261E"/>
    <w:rsid w:val="4C51283A"/>
    <w:rsid w:val="4C5145E8"/>
    <w:rsid w:val="4C516396"/>
    <w:rsid w:val="4C546E1B"/>
    <w:rsid w:val="4C547C35"/>
    <w:rsid w:val="4C567E51"/>
    <w:rsid w:val="4C575977"/>
    <w:rsid w:val="4C586C2C"/>
    <w:rsid w:val="4C5916EF"/>
    <w:rsid w:val="4C5B0FC3"/>
    <w:rsid w:val="4C5B5467"/>
    <w:rsid w:val="4C5B7215"/>
    <w:rsid w:val="4C5E2A9E"/>
    <w:rsid w:val="4C6065D9"/>
    <w:rsid w:val="4C6267F5"/>
    <w:rsid w:val="4C633D3F"/>
    <w:rsid w:val="4C63431C"/>
    <w:rsid w:val="4C6360CA"/>
    <w:rsid w:val="4C650094"/>
    <w:rsid w:val="4C651E42"/>
    <w:rsid w:val="4C675BBA"/>
    <w:rsid w:val="4C6836E0"/>
    <w:rsid w:val="4C6A38FC"/>
    <w:rsid w:val="4C6A7458"/>
    <w:rsid w:val="4C6C1422"/>
    <w:rsid w:val="4C6D0CF6"/>
    <w:rsid w:val="4C6D6F48"/>
    <w:rsid w:val="4C6F0F12"/>
    <w:rsid w:val="4C6F4A6E"/>
    <w:rsid w:val="4C7107E7"/>
    <w:rsid w:val="4C72630D"/>
    <w:rsid w:val="4C7327B1"/>
    <w:rsid w:val="4C760D25"/>
    <w:rsid w:val="4C7622A1"/>
    <w:rsid w:val="4C76404F"/>
    <w:rsid w:val="4C765DFD"/>
    <w:rsid w:val="4C784AD5"/>
    <w:rsid w:val="4C786019"/>
    <w:rsid w:val="4C7958ED"/>
    <w:rsid w:val="4C7B1665"/>
    <w:rsid w:val="4C7D53DD"/>
    <w:rsid w:val="4C7E2F03"/>
    <w:rsid w:val="4C7E73A7"/>
    <w:rsid w:val="4C7F1DD7"/>
    <w:rsid w:val="4C800A2A"/>
    <w:rsid w:val="4C807C01"/>
    <w:rsid w:val="4C8147A2"/>
    <w:rsid w:val="4C8524E4"/>
    <w:rsid w:val="4C854292"/>
    <w:rsid w:val="4C8670D9"/>
    <w:rsid w:val="4C871CAA"/>
    <w:rsid w:val="4C871DB8"/>
    <w:rsid w:val="4C885B30"/>
    <w:rsid w:val="4C88610C"/>
    <w:rsid w:val="4C891FD4"/>
    <w:rsid w:val="4C8A6EEA"/>
    <w:rsid w:val="4C8A7AFA"/>
    <w:rsid w:val="4C8C5620"/>
    <w:rsid w:val="4C8C73CE"/>
    <w:rsid w:val="4C8F2B51"/>
    <w:rsid w:val="4C912C37"/>
    <w:rsid w:val="4C9149E5"/>
    <w:rsid w:val="4C92075D"/>
    <w:rsid w:val="4C9269AF"/>
    <w:rsid w:val="4C934C01"/>
    <w:rsid w:val="4C942727"/>
    <w:rsid w:val="4C96024D"/>
    <w:rsid w:val="4C9646F1"/>
    <w:rsid w:val="4C96649F"/>
    <w:rsid w:val="4C982217"/>
    <w:rsid w:val="4C9B412B"/>
    <w:rsid w:val="4C9C74D2"/>
    <w:rsid w:val="4C9E5354"/>
    <w:rsid w:val="4C9E5360"/>
    <w:rsid w:val="4C9E6E2B"/>
    <w:rsid w:val="4C9E7102"/>
    <w:rsid w:val="4CA24E44"/>
    <w:rsid w:val="4CA26BF2"/>
    <w:rsid w:val="4CA30BBC"/>
    <w:rsid w:val="4CA3296A"/>
    <w:rsid w:val="4CA46E0E"/>
    <w:rsid w:val="4CA83BB4"/>
    <w:rsid w:val="4CA94424"/>
    <w:rsid w:val="4CAC181F"/>
    <w:rsid w:val="4CAC5CC3"/>
    <w:rsid w:val="4CAD5597"/>
    <w:rsid w:val="4CAE62E5"/>
    <w:rsid w:val="4CAF7561"/>
    <w:rsid w:val="4CB15087"/>
    <w:rsid w:val="4CB16E35"/>
    <w:rsid w:val="4CB22BAD"/>
    <w:rsid w:val="4CB42DC9"/>
    <w:rsid w:val="4CB44B77"/>
    <w:rsid w:val="4CB84667"/>
    <w:rsid w:val="4CB86415"/>
    <w:rsid w:val="4CB9218D"/>
    <w:rsid w:val="4CBA03DF"/>
    <w:rsid w:val="4CBA4888"/>
    <w:rsid w:val="4CBD57DA"/>
    <w:rsid w:val="4CBE7DA2"/>
    <w:rsid w:val="4CC0176E"/>
    <w:rsid w:val="4CC11B8A"/>
    <w:rsid w:val="4CC21042"/>
    <w:rsid w:val="4CC36B68"/>
    <w:rsid w:val="4CC4300C"/>
    <w:rsid w:val="4CC4400D"/>
    <w:rsid w:val="4CC94770"/>
    <w:rsid w:val="4CC96874"/>
    <w:rsid w:val="4CCA6149"/>
    <w:rsid w:val="4CCA7EF7"/>
    <w:rsid w:val="4CCC1EC1"/>
    <w:rsid w:val="4CCD186E"/>
    <w:rsid w:val="4CCE5C39"/>
    <w:rsid w:val="4CCE79E7"/>
    <w:rsid w:val="4CD07C03"/>
    <w:rsid w:val="4CD11285"/>
    <w:rsid w:val="4CD3324F"/>
    <w:rsid w:val="4CD60F91"/>
    <w:rsid w:val="4CD6689C"/>
    <w:rsid w:val="4CD90FCB"/>
    <w:rsid w:val="4CD945DE"/>
    <w:rsid w:val="4CDB0356"/>
    <w:rsid w:val="4CDB5302"/>
    <w:rsid w:val="4CDB65A8"/>
    <w:rsid w:val="4CDD40CE"/>
    <w:rsid w:val="4CDD5E7C"/>
    <w:rsid w:val="4CDD7C2A"/>
    <w:rsid w:val="4CDF1BF4"/>
    <w:rsid w:val="4CDF7E46"/>
    <w:rsid w:val="4CE03BBE"/>
    <w:rsid w:val="4CE0596C"/>
    <w:rsid w:val="4CE0771A"/>
    <w:rsid w:val="4CE23492"/>
    <w:rsid w:val="4CE27936"/>
    <w:rsid w:val="4CE306C6"/>
    <w:rsid w:val="4CE4720A"/>
    <w:rsid w:val="4CE511D4"/>
    <w:rsid w:val="4CE52F83"/>
    <w:rsid w:val="4CE70AA9"/>
    <w:rsid w:val="4CE74F4D"/>
    <w:rsid w:val="4CE76CFB"/>
    <w:rsid w:val="4CE94821"/>
    <w:rsid w:val="4CEA67EB"/>
    <w:rsid w:val="4CEC4D57"/>
    <w:rsid w:val="4CEC60BF"/>
    <w:rsid w:val="4CEE0089"/>
    <w:rsid w:val="4CF03E01"/>
    <w:rsid w:val="4CF11927"/>
    <w:rsid w:val="4CF17D0F"/>
    <w:rsid w:val="4CF51418"/>
    <w:rsid w:val="4CF60CEC"/>
    <w:rsid w:val="4CF66F3E"/>
    <w:rsid w:val="4CF80F08"/>
    <w:rsid w:val="4CF85F6B"/>
    <w:rsid w:val="4CFB09F8"/>
    <w:rsid w:val="4CFB6302"/>
    <w:rsid w:val="4CFD207A"/>
    <w:rsid w:val="4CFD651E"/>
    <w:rsid w:val="4CFE5DF2"/>
    <w:rsid w:val="4CFF4044"/>
    <w:rsid w:val="4CFF46FD"/>
    <w:rsid w:val="4D001B6A"/>
    <w:rsid w:val="4D003B9C"/>
    <w:rsid w:val="4D023B34"/>
    <w:rsid w:val="4D0258E3"/>
    <w:rsid w:val="4D027691"/>
    <w:rsid w:val="4D043409"/>
    <w:rsid w:val="4D0553D3"/>
    <w:rsid w:val="4D05599E"/>
    <w:rsid w:val="4D08431F"/>
    <w:rsid w:val="4D0B0C3B"/>
    <w:rsid w:val="4D0B2CA0"/>
    <w:rsid w:val="4D0C49B3"/>
    <w:rsid w:val="4D0C6761"/>
    <w:rsid w:val="4D0E072B"/>
    <w:rsid w:val="4D0E24D9"/>
    <w:rsid w:val="4D106251"/>
    <w:rsid w:val="4D111FCA"/>
    <w:rsid w:val="4D1216E3"/>
    <w:rsid w:val="4D134330"/>
    <w:rsid w:val="4D135D42"/>
    <w:rsid w:val="4D156923"/>
    <w:rsid w:val="4D16138E"/>
    <w:rsid w:val="4D16313C"/>
    <w:rsid w:val="4D163647"/>
    <w:rsid w:val="4D175555"/>
    <w:rsid w:val="4D197E75"/>
    <w:rsid w:val="4D1A2CBF"/>
    <w:rsid w:val="4D1B0752"/>
    <w:rsid w:val="4D1B477C"/>
    <w:rsid w:val="4D1B4BF6"/>
    <w:rsid w:val="4D1C3C25"/>
    <w:rsid w:val="4D1C71ED"/>
    <w:rsid w:val="4D1D096E"/>
    <w:rsid w:val="4D1D44CA"/>
    <w:rsid w:val="4D1F6494"/>
    <w:rsid w:val="4D2025A6"/>
    <w:rsid w:val="4D203FBB"/>
    <w:rsid w:val="4D2211D8"/>
    <w:rsid w:val="4D221AE1"/>
    <w:rsid w:val="4D243AAB"/>
    <w:rsid w:val="4D2515D1"/>
    <w:rsid w:val="4D267823"/>
    <w:rsid w:val="4D2770F7"/>
    <w:rsid w:val="4D283909"/>
    <w:rsid w:val="4D2910C1"/>
    <w:rsid w:val="4D2B228A"/>
    <w:rsid w:val="4D2E0486"/>
    <w:rsid w:val="4D3006A2"/>
    <w:rsid w:val="4D31441A"/>
    <w:rsid w:val="4D317F76"/>
    <w:rsid w:val="4D333CEE"/>
    <w:rsid w:val="4D36558C"/>
    <w:rsid w:val="4D371A30"/>
    <w:rsid w:val="4D381304"/>
    <w:rsid w:val="4D387556"/>
    <w:rsid w:val="4D3A08EF"/>
    <w:rsid w:val="4D3A32CE"/>
    <w:rsid w:val="4D3A71AE"/>
    <w:rsid w:val="4D3C7046"/>
    <w:rsid w:val="4D3D2DBF"/>
    <w:rsid w:val="4D40640B"/>
    <w:rsid w:val="4D4128AF"/>
    <w:rsid w:val="4D416E20"/>
    <w:rsid w:val="4D4203D5"/>
    <w:rsid w:val="4D422183"/>
    <w:rsid w:val="4D423F31"/>
    <w:rsid w:val="4D447CA9"/>
    <w:rsid w:val="4D452E31"/>
    <w:rsid w:val="4D453A21"/>
    <w:rsid w:val="4D4554E5"/>
    <w:rsid w:val="4D461C73"/>
    <w:rsid w:val="4D493511"/>
    <w:rsid w:val="4D493BAB"/>
    <w:rsid w:val="4D4C3002"/>
    <w:rsid w:val="4D4E0B28"/>
    <w:rsid w:val="4D4E6D7A"/>
    <w:rsid w:val="4D50664E"/>
    <w:rsid w:val="4D53613E"/>
    <w:rsid w:val="4D537EEC"/>
    <w:rsid w:val="4D550108"/>
    <w:rsid w:val="4D5A127B"/>
    <w:rsid w:val="4D5B4FF3"/>
    <w:rsid w:val="4D5C10B8"/>
    <w:rsid w:val="4D5C1497"/>
    <w:rsid w:val="4D5D520F"/>
    <w:rsid w:val="4D5D6FBD"/>
    <w:rsid w:val="4D600EC9"/>
    <w:rsid w:val="4D602609"/>
    <w:rsid w:val="4D61085B"/>
    <w:rsid w:val="4D613A9A"/>
    <w:rsid w:val="4D622825"/>
    <w:rsid w:val="4D626381"/>
    <w:rsid w:val="4D662315"/>
    <w:rsid w:val="4D6640C3"/>
    <w:rsid w:val="4D675EF0"/>
    <w:rsid w:val="4D677E3B"/>
    <w:rsid w:val="4D693BB4"/>
    <w:rsid w:val="4D694DFD"/>
    <w:rsid w:val="4D695962"/>
    <w:rsid w:val="4D697710"/>
    <w:rsid w:val="4D6B3488"/>
    <w:rsid w:val="4D6C0FAE"/>
    <w:rsid w:val="4D6C7200"/>
    <w:rsid w:val="4D6D5452"/>
    <w:rsid w:val="4D700A9E"/>
    <w:rsid w:val="4D704F42"/>
    <w:rsid w:val="4D722A68"/>
    <w:rsid w:val="4D7560B4"/>
    <w:rsid w:val="4D761E2D"/>
    <w:rsid w:val="4D77007F"/>
    <w:rsid w:val="4D785452"/>
    <w:rsid w:val="4D7A191D"/>
    <w:rsid w:val="4D7A36CB"/>
    <w:rsid w:val="4D7A7B6F"/>
    <w:rsid w:val="4D7C5695"/>
    <w:rsid w:val="4D7D140D"/>
    <w:rsid w:val="4D7D31BB"/>
    <w:rsid w:val="4D7F33D7"/>
    <w:rsid w:val="4D7F4451"/>
    <w:rsid w:val="4D7F5185"/>
    <w:rsid w:val="4D7F6F33"/>
    <w:rsid w:val="4D812CAB"/>
    <w:rsid w:val="4D814A59"/>
    <w:rsid w:val="4D822DD2"/>
    <w:rsid w:val="4D824513"/>
    <w:rsid w:val="4D826A23"/>
    <w:rsid w:val="4D841A04"/>
    <w:rsid w:val="4D846E33"/>
    <w:rsid w:val="4D862070"/>
    <w:rsid w:val="4D866514"/>
    <w:rsid w:val="4D87403A"/>
    <w:rsid w:val="4D875DE8"/>
    <w:rsid w:val="4D8900D4"/>
    <w:rsid w:val="4D897DB2"/>
    <w:rsid w:val="4D8A2CA5"/>
    <w:rsid w:val="4D8B3B2A"/>
    <w:rsid w:val="4D8B6D06"/>
    <w:rsid w:val="4D901140"/>
    <w:rsid w:val="4D902EEE"/>
    <w:rsid w:val="4D907392"/>
    <w:rsid w:val="4D907FA7"/>
    <w:rsid w:val="4D924EB8"/>
    <w:rsid w:val="4D935498"/>
    <w:rsid w:val="4D950505"/>
    <w:rsid w:val="4D9752A9"/>
    <w:rsid w:val="4D981DA3"/>
    <w:rsid w:val="4D992CBB"/>
    <w:rsid w:val="4D9C2615"/>
    <w:rsid w:val="4D9C7AE5"/>
    <w:rsid w:val="4D9F1383"/>
    <w:rsid w:val="4DA16EA9"/>
    <w:rsid w:val="4DA223BC"/>
    <w:rsid w:val="4DA42AAD"/>
    <w:rsid w:val="4DA4699A"/>
    <w:rsid w:val="4DA60964"/>
    <w:rsid w:val="4DA846DC"/>
    <w:rsid w:val="4DA8648A"/>
    <w:rsid w:val="4DA91FD9"/>
    <w:rsid w:val="4DAB41CC"/>
    <w:rsid w:val="4DAC584E"/>
    <w:rsid w:val="4DAE15C6"/>
    <w:rsid w:val="4DB017E2"/>
    <w:rsid w:val="4DB03590"/>
    <w:rsid w:val="4DB0533F"/>
    <w:rsid w:val="4DB05E50"/>
    <w:rsid w:val="4DB172E0"/>
    <w:rsid w:val="4DB210B7"/>
    <w:rsid w:val="4DB33341"/>
    <w:rsid w:val="4DB34E2F"/>
    <w:rsid w:val="4DB50BA7"/>
    <w:rsid w:val="4DB55C61"/>
    <w:rsid w:val="4DB7491F"/>
    <w:rsid w:val="4DBA61BD"/>
    <w:rsid w:val="4DBE0454"/>
    <w:rsid w:val="4DBE5CAD"/>
    <w:rsid w:val="4DBF18E4"/>
    <w:rsid w:val="4DBF37D4"/>
    <w:rsid w:val="4DC05945"/>
    <w:rsid w:val="4DC10516"/>
    <w:rsid w:val="4DC1754C"/>
    <w:rsid w:val="4DC25072"/>
    <w:rsid w:val="4DC316F5"/>
    <w:rsid w:val="4DC62DB4"/>
    <w:rsid w:val="4DC66910"/>
    <w:rsid w:val="4DC82688"/>
    <w:rsid w:val="4DC840D7"/>
    <w:rsid w:val="4DC86B2C"/>
    <w:rsid w:val="4DC92CD7"/>
    <w:rsid w:val="4DC94652"/>
    <w:rsid w:val="4DC95567"/>
    <w:rsid w:val="4DCA41EA"/>
    <w:rsid w:val="4DCB3F26"/>
    <w:rsid w:val="4DCB5D3F"/>
    <w:rsid w:val="4DCC2631"/>
    <w:rsid w:val="4DCD29C7"/>
    <w:rsid w:val="4DCD4142"/>
    <w:rsid w:val="4DCE2B1A"/>
    <w:rsid w:val="4DCE7F49"/>
    <w:rsid w:val="4DCF13D9"/>
    <w:rsid w:val="4DCF5FFB"/>
    <w:rsid w:val="4DD03C33"/>
    <w:rsid w:val="4DD0778F"/>
    <w:rsid w:val="4DD21759"/>
    <w:rsid w:val="4DD252B5"/>
    <w:rsid w:val="4DD454D1"/>
    <w:rsid w:val="4DD51249"/>
    <w:rsid w:val="4DD52FF7"/>
    <w:rsid w:val="4DD54DA5"/>
    <w:rsid w:val="4DD728CB"/>
    <w:rsid w:val="4DD76D6F"/>
    <w:rsid w:val="4DD84EE0"/>
    <w:rsid w:val="4DD86643"/>
    <w:rsid w:val="4DD94895"/>
    <w:rsid w:val="4DDA060D"/>
    <w:rsid w:val="4DDA23BB"/>
    <w:rsid w:val="4DDA685F"/>
    <w:rsid w:val="4DDD3C5A"/>
    <w:rsid w:val="4DDE00FE"/>
    <w:rsid w:val="4DDF0ECE"/>
    <w:rsid w:val="4DE66FB2"/>
    <w:rsid w:val="4DE724EA"/>
    <w:rsid w:val="4DE80F7C"/>
    <w:rsid w:val="4DE82D2A"/>
    <w:rsid w:val="4DE836C1"/>
    <w:rsid w:val="4DE84AD8"/>
    <w:rsid w:val="4DE90850"/>
    <w:rsid w:val="4DEB45C9"/>
    <w:rsid w:val="4DEB6377"/>
    <w:rsid w:val="4DEC34D2"/>
    <w:rsid w:val="4DED0341"/>
    <w:rsid w:val="4DED20EF"/>
    <w:rsid w:val="4DEE5E67"/>
    <w:rsid w:val="4DEF40B9"/>
    <w:rsid w:val="4DF01BDF"/>
    <w:rsid w:val="4DF06083"/>
    <w:rsid w:val="4DF07E31"/>
    <w:rsid w:val="4DF146DD"/>
    <w:rsid w:val="4DF23BA9"/>
    <w:rsid w:val="4DF307D4"/>
    <w:rsid w:val="4DF40333"/>
    <w:rsid w:val="4DF47921"/>
    <w:rsid w:val="4DF55447"/>
    <w:rsid w:val="4DF571F5"/>
    <w:rsid w:val="4DF705E5"/>
    <w:rsid w:val="4DF831B6"/>
    <w:rsid w:val="4DF94F37"/>
    <w:rsid w:val="4DFA480C"/>
    <w:rsid w:val="4DFB1B37"/>
    <w:rsid w:val="4DFB6F66"/>
    <w:rsid w:val="4DFC0584"/>
    <w:rsid w:val="4DFE60AA"/>
    <w:rsid w:val="4DFF04B8"/>
    <w:rsid w:val="4DFF1E22"/>
    <w:rsid w:val="4DFF6D77"/>
    <w:rsid w:val="4E002DD8"/>
    <w:rsid w:val="4E026E39"/>
    <w:rsid w:val="4E031912"/>
    <w:rsid w:val="4E035DB6"/>
    <w:rsid w:val="4E036B88"/>
    <w:rsid w:val="4E047438"/>
    <w:rsid w:val="4E0538DC"/>
    <w:rsid w:val="4E0631B0"/>
    <w:rsid w:val="4E0929FA"/>
    <w:rsid w:val="4E0A0EF3"/>
    <w:rsid w:val="4E0B4C6B"/>
    <w:rsid w:val="4E0B6A5B"/>
    <w:rsid w:val="4E0D453F"/>
    <w:rsid w:val="4E0F6509"/>
    <w:rsid w:val="4E0F686C"/>
    <w:rsid w:val="4E10402F"/>
    <w:rsid w:val="4E11118C"/>
    <w:rsid w:val="4E143B1F"/>
    <w:rsid w:val="4E157897"/>
    <w:rsid w:val="4E164FFE"/>
    <w:rsid w:val="4E16673F"/>
    <w:rsid w:val="4E173610"/>
    <w:rsid w:val="4E17648E"/>
    <w:rsid w:val="4E192EE4"/>
    <w:rsid w:val="4E197388"/>
    <w:rsid w:val="4E1A6550"/>
    <w:rsid w:val="4E1B3100"/>
    <w:rsid w:val="4E1B79E0"/>
    <w:rsid w:val="4E1C4782"/>
    <w:rsid w:val="4E1C6E78"/>
    <w:rsid w:val="4E1E3790"/>
    <w:rsid w:val="4E201C1D"/>
    <w:rsid w:val="4E21448E"/>
    <w:rsid w:val="4E233D62"/>
    <w:rsid w:val="4E235B10"/>
    <w:rsid w:val="4E241889"/>
    <w:rsid w:val="4E2521D3"/>
    <w:rsid w:val="4E252DBF"/>
    <w:rsid w:val="4E257ADB"/>
    <w:rsid w:val="4E261AA5"/>
    <w:rsid w:val="4E263853"/>
    <w:rsid w:val="4E2912CA"/>
    <w:rsid w:val="4E2A50F1"/>
    <w:rsid w:val="4E2B0E69"/>
    <w:rsid w:val="4E2B4904"/>
    <w:rsid w:val="4E2D698F"/>
    <w:rsid w:val="4E2F2707"/>
    <w:rsid w:val="4E313347"/>
    <w:rsid w:val="4E320449"/>
    <w:rsid w:val="4E323096"/>
    <w:rsid w:val="4E323FA5"/>
    <w:rsid w:val="4E3441C2"/>
    <w:rsid w:val="4E386F08"/>
    <w:rsid w:val="4E3A10AC"/>
    <w:rsid w:val="4E3E0B9C"/>
    <w:rsid w:val="4E3E294A"/>
    <w:rsid w:val="4E3F065B"/>
    <w:rsid w:val="4E3F594B"/>
    <w:rsid w:val="4E3F66C2"/>
    <w:rsid w:val="4E4361B3"/>
    <w:rsid w:val="4E437F61"/>
    <w:rsid w:val="4E45017D"/>
    <w:rsid w:val="4E465CA3"/>
    <w:rsid w:val="4E467A51"/>
    <w:rsid w:val="4E485577"/>
    <w:rsid w:val="4E4869FD"/>
    <w:rsid w:val="4E487C6D"/>
    <w:rsid w:val="4E4A5793"/>
    <w:rsid w:val="4E4A7541"/>
    <w:rsid w:val="4E4B32B9"/>
    <w:rsid w:val="4E4B78DC"/>
    <w:rsid w:val="4E4D5283"/>
    <w:rsid w:val="4E4D7031"/>
    <w:rsid w:val="4E4F2BC1"/>
    <w:rsid w:val="4E516B22"/>
    <w:rsid w:val="4E524648"/>
    <w:rsid w:val="4E5263F6"/>
    <w:rsid w:val="4E557C94"/>
    <w:rsid w:val="4E571C5E"/>
    <w:rsid w:val="4E573A0C"/>
    <w:rsid w:val="4E5A52AA"/>
    <w:rsid w:val="4E5B174E"/>
    <w:rsid w:val="4E5D62A1"/>
    <w:rsid w:val="4E5E123E"/>
    <w:rsid w:val="4E5E2FEC"/>
    <w:rsid w:val="4E600B13"/>
    <w:rsid w:val="4E606D65"/>
    <w:rsid w:val="4E611B8B"/>
    <w:rsid w:val="4E61488B"/>
    <w:rsid w:val="4E6879C7"/>
    <w:rsid w:val="4E6A1991"/>
    <w:rsid w:val="4E6A373F"/>
    <w:rsid w:val="4E6D3230"/>
    <w:rsid w:val="4E6F51FA"/>
    <w:rsid w:val="4E704ACE"/>
    <w:rsid w:val="4E715C09"/>
    <w:rsid w:val="4E7445BE"/>
    <w:rsid w:val="4E74636C"/>
    <w:rsid w:val="4E7520E4"/>
    <w:rsid w:val="4E775E5C"/>
    <w:rsid w:val="4E7779A7"/>
    <w:rsid w:val="4E791BD4"/>
    <w:rsid w:val="4E796078"/>
    <w:rsid w:val="4E797E26"/>
    <w:rsid w:val="4E7A03FC"/>
    <w:rsid w:val="4E7B594C"/>
    <w:rsid w:val="4E7B76FB"/>
    <w:rsid w:val="4E7E368F"/>
    <w:rsid w:val="4E7E71EB"/>
    <w:rsid w:val="4E802F63"/>
    <w:rsid w:val="4E810A89"/>
    <w:rsid w:val="4E824F2D"/>
    <w:rsid w:val="4E830CA5"/>
    <w:rsid w:val="4E843280"/>
    <w:rsid w:val="4E854A1D"/>
    <w:rsid w:val="4E8567CB"/>
    <w:rsid w:val="4E86609F"/>
    <w:rsid w:val="4E86699F"/>
    <w:rsid w:val="4E880069"/>
    <w:rsid w:val="4E881E17"/>
    <w:rsid w:val="4E8A3DE2"/>
    <w:rsid w:val="4E8A5B90"/>
    <w:rsid w:val="4E8C2811"/>
    <w:rsid w:val="4E8C7B5A"/>
    <w:rsid w:val="4E8D5680"/>
    <w:rsid w:val="4E8D742E"/>
    <w:rsid w:val="4E8E65C1"/>
    <w:rsid w:val="4E8F31A6"/>
    <w:rsid w:val="4E916683"/>
    <w:rsid w:val="4E920EE8"/>
    <w:rsid w:val="4E93713A"/>
    <w:rsid w:val="4E946A0E"/>
    <w:rsid w:val="4E952F6D"/>
    <w:rsid w:val="4E962786"/>
    <w:rsid w:val="4E964534"/>
    <w:rsid w:val="4E965A41"/>
    <w:rsid w:val="4E9764FE"/>
    <w:rsid w:val="4E9904C8"/>
    <w:rsid w:val="4E994025"/>
    <w:rsid w:val="4E994E15"/>
    <w:rsid w:val="4E9B1B4B"/>
    <w:rsid w:val="4E9B5FEF"/>
    <w:rsid w:val="4E9B7735"/>
    <w:rsid w:val="4E9B7D9D"/>
    <w:rsid w:val="4E9C3B15"/>
    <w:rsid w:val="4E9D1D67"/>
    <w:rsid w:val="4E9E5ADF"/>
    <w:rsid w:val="4E9E788D"/>
    <w:rsid w:val="4EA053B3"/>
    <w:rsid w:val="4EA16178"/>
    <w:rsid w:val="4EA21CBF"/>
    <w:rsid w:val="4EA34EA3"/>
    <w:rsid w:val="4EA35002"/>
    <w:rsid w:val="4EA36C51"/>
    <w:rsid w:val="4EA50C1B"/>
    <w:rsid w:val="4EA529C9"/>
    <w:rsid w:val="4EA604F0"/>
    <w:rsid w:val="4EA74993"/>
    <w:rsid w:val="4EA76741"/>
    <w:rsid w:val="4EA83CBF"/>
    <w:rsid w:val="4EAC01FC"/>
    <w:rsid w:val="4EAC3D58"/>
    <w:rsid w:val="4EAD187E"/>
    <w:rsid w:val="4EAD7AD0"/>
    <w:rsid w:val="4EAF3848"/>
    <w:rsid w:val="4EB175C0"/>
    <w:rsid w:val="4EB3058D"/>
    <w:rsid w:val="4EB33338"/>
    <w:rsid w:val="4EB40E5E"/>
    <w:rsid w:val="4EB470B0"/>
    <w:rsid w:val="4EB64BD7"/>
    <w:rsid w:val="4EB66985"/>
    <w:rsid w:val="4EB86BA1"/>
    <w:rsid w:val="4EB96475"/>
    <w:rsid w:val="4EBB043F"/>
    <w:rsid w:val="4EBD41B7"/>
    <w:rsid w:val="4EBE3A8B"/>
    <w:rsid w:val="4EC05A55"/>
    <w:rsid w:val="4EC11450"/>
    <w:rsid w:val="4EC2357B"/>
    <w:rsid w:val="4EC372F3"/>
    <w:rsid w:val="4EC45545"/>
    <w:rsid w:val="4EC5306C"/>
    <w:rsid w:val="4EC56BC8"/>
    <w:rsid w:val="4EC70B92"/>
    <w:rsid w:val="4EC76DE4"/>
    <w:rsid w:val="4ECA0682"/>
    <w:rsid w:val="4ECA68D4"/>
    <w:rsid w:val="4ECB50D3"/>
    <w:rsid w:val="4ECB6814"/>
    <w:rsid w:val="4ECC7F56"/>
    <w:rsid w:val="4ECE0172"/>
    <w:rsid w:val="4ECE5195"/>
    <w:rsid w:val="4ECF3EEA"/>
    <w:rsid w:val="4ECF6625"/>
    <w:rsid w:val="4ECF7A46"/>
    <w:rsid w:val="4ED02686"/>
    <w:rsid w:val="4ED03E2A"/>
    <w:rsid w:val="4ED11A10"/>
    <w:rsid w:val="4ED11FB7"/>
    <w:rsid w:val="4ED137BE"/>
    <w:rsid w:val="4ED13B16"/>
    <w:rsid w:val="4ED17C62"/>
    <w:rsid w:val="4ED27537"/>
    <w:rsid w:val="4ED41501"/>
    <w:rsid w:val="4ED432AF"/>
    <w:rsid w:val="4ED4505D"/>
    <w:rsid w:val="4ED60DD5"/>
    <w:rsid w:val="4ED67027"/>
    <w:rsid w:val="4ED80FF1"/>
    <w:rsid w:val="4ED84B4D"/>
    <w:rsid w:val="4ED96B17"/>
    <w:rsid w:val="4EDB463D"/>
    <w:rsid w:val="4EDB4BC8"/>
    <w:rsid w:val="4EDB63EB"/>
    <w:rsid w:val="4EDE7C89"/>
    <w:rsid w:val="4EE259CC"/>
    <w:rsid w:val="4EE2777A"/>
    <w:rsid w:val="4EE3335A"/>
    <w:rsid w:val="4EE51018"/>
    <w:rsid w:val="4EE71234"/>
    <w:rsid w:val="4EE72FE2"/>
    <w:rsid w:val="4EE80B08"/>
    <w:rsid w:val="4EEA0D24"/>
    <w:rsid w:val="4EEC6E09"/>
    <w:rsid w:val="4EEE4370"/>
    <w:rsid w:val="4EF0709E"/>
    <w:rsid w:val="4EF13E61"/>
    <w:rsid w:val="4EF46EAF"/>
    <w:rsid w:val="4EF474AD"/>
    <w:rsid w:val="4EF63225"/>
    <w:rsid w:val="4EF676C9"/>
    <w:rsid w:val="4EF833C6"/>
    <w:rsid w:val="4EF83441"/>
    <w:rsid w:val="4EF840EF"/>
    <w:rsid w:val="4EF86F9D"/>
    <w:rsid w:val="4EF94AC3"/>
    <w:rsid w:val="4EFB083B"/>
    <w:rsid w:val="4EFB41B1"/>
    <w:rsid w:val="4EFE20DA"/>
    <w:rsid w:val="4F0022F6"/>
    <w:rsid w:val="4F0040A4"/>
    <w:rsid w:val="4F005E52"/>
    <w:rsid w:val="4F033DD3"/>
    <w:rsid w:val="4F043B94"/>
    <w:rsid w:val="4F053468"/>
    <w:rsid w:val="4F05790C"/>
    <w:rsid w:val="4F0771E0"/>
    <w:rsid w:val="4F0973FC"/>
    <w:rsid w:val="4F0A0A7E"/>
    <w:rsid w:val="4F0A1253"/>
    <w:rsid w:val="4F0C47F7"/>
    <w:rsid w:val="4F0E056F"/>
    <w:rsid w:val="4F0E67C1"/>
    <w:rsid w:val="4F0F14A5"/>
    <w:rsid w:val="4F0F2043"/>
    <w:rsid w:val="4F0F2539"/>
    <w:rsid w:val="4F0F42E7"/>
    <w:rsid w:val="4F11005F"/>
    <w:rsid w:val="4F144D58"/>
    <w:rsid w:val="4F147B4F"/>
    <w:rsid w:val="4F1561E8"/>
    <w:rsid w:val="4F165675"/>
    <w:rsid w:val="4F1813ED"/>
    <w:rsid w:val="4F18319B"/>
    <w:rsid w:val="4F18763F"/>
    <w:rsid w:val="4F196F13"/>
    <w:rsid w:val="4F1B2C8C"/>
    <w:rsid w:val="4F1B712F"/>
    <w:rsid w:val="4F1C4C2B"/>
    <w:rsid w:val="4F1D2E5C"/>
    <w:rsid w:val="4F1D2EA8"/>
    <w:rsid w:val="4F1D4C56"/>
    <w:rsid w:val="4F1E452A"/>
    <w:rsid w:val="4F1F09CE"/>
    <w:rsid w:val="4F2002A2"/>
    <w:rsid w:val="4F2032FB"/>
    <w:rsid w:val="4F204746"/>
    <w:rsid w:val="4F2064F4"/>
    <w:rsid w:val="4F22226C"/>
    <w:rsid w:val="4F22401A"/>
    <w:rsid w:val="4F22735C"/>
    <w:rsid w:val="4F2307EC"/>
    <w:rsid w:val="4F244236"/>
    <w:rsid w:val="4F247D92"/>
    <w:rsid w:val="4F2558B8"/>
    <w:rsid w:val="4F275AD4"/>
    <w:rsid w:val="4F277882"/>
    <w:rsid w:val="4F2C6C47"/>
    <w:rsid w:val="4F2D6BB3"/>
    <w:rsid w:val="4F2E6E63"/>
    <w:rsid w:val="4F310701"/>
    <w:rsid w:val="4F3124AF"/>
    <w:rsid w:val="4F31425D"/>
    <w:rsid w:val="4F337FD5"/>
    <w:rsid w:val="4F343D4D"/>
    <w:rsid w:val="4F3501F1"/>
    <w:rsid w:val="4F361873"/>
    <w:rsid w:val="4F363F69"/>
    <w:rsid w:val="4F365D17"/>
    <w:rsid w:val="4F367AC5"/>
    <w:rsid w:val="4F3855EC"/>
    <w:rsid w:val="4F3A5808"/>
    <w:rsid w:val="4F3B1580"/>
    <w:rsid w:val="4F3B332E"/>
    <w:rsid w:val="4F3D0E54"/>
    <w:rsid w:val="4F3E697A"/>
    <w:rsid w:val="4F3F2E1E"/>
    <w:rsid w:val="4F3F4BCC"/>
    <w:rsid w:val="4F4026F2"/>
    <w:rsid w:val="4F42290E"/>
    <w:rsid w:val="4F4421E2"/>
    <w:rsid w:val="4F443F90"/>
    <w:rsid w:val="4F471CD3"/>
    <w:rsid w:val="4F483C48"/>
    <w:rsid w:val="4F493C9D"/>
    <w:rsid w:val="4F495A4B"/>
    <w:rsid w:val="4F4A3571"/>
    <w:rsid w:val="4F4A531F"/>
    <w:rsid w:val="4F4B17C3"/>
    <w:rsid w:val="4F4C25C9"/>
    <w:rsid w:val="4F4C72E9"/>
    <w:rsid w:val="4F4D74C0"/>
    <w:rsid w:val="4F4E3061"/>
    <w:rsid w:val="4F4F0B87"/>
    <w:rsid w:val="4F4F32AA"/>
    <w:rsid w:val="4F512B51"/>
    <w:rsid w:val="4F5166AD"/>
    <w:rsid w:val="4F5368C9"/>
    <w:rsid w:val="4F561F16"/>
    <w:rsid w:val="4F585C8E"/>
    <w:rsid w:val="4F5A37B4"/>
    <w:rsid w:val="4F5B577E"/>
    <w:rsid w:val="4F5B752C"/>
    <w:rsid w:val="4F5D354E"/>
    <w:rsid w:val="4F5D5052"/>
    <w:rsid w:val="4F5F701C"/>
    <w:rsid w:val="4F642884"/>
    <w:rsid w:val="4F644633"/>
    <w:rsid w:val="4F6463E1"/>
    <w:rsid w:val="4F652159"/>
    <w:rsid w:val="4F653170"/>
    <w:rsid w:val="4F672375"/>
    <w:rsid w:val="4F6A776F"/>
    <w:rsid w:val="4F6B58A1"/>
    <w:rsid w:val="4F6B59C1"/>
    <w:rsid w:val="4F6C0472"/>
    <w:rsid w:val="4F6C1739"/>
    <w:rsid w:val="4F6C34E7"/>
    <w:rsid w:val="4F6E54B1"/>
    <w:rsid w:val="4F6F4D85"/>
    <w:rsid w:val="4F701229"/>
    <w:rsid w:val="4F710AFD"/>
    <w:rsid w:val="4F713088"/>
    <w:rsid w:val="4F714FA1"/>
    <w:rsid w:val="4F716D4F"/>
    <w:rsid w:val="4F730D1A"/>
    <w:rsid w:val="4F734876"/>
    <w:rsid w:val="4F756840"/>
    <w:rsid w:val="4F766114"/>
    <w:rsid w:val="4F781E8C"/>
    <w:rsid w:val="4F79125F"/>
    <w:rsid w:val="4F7A20A8"/>
    <w:rsid w:val="4F7B372A"/>
    <w:rsid w:val="4F7B6AD7"/>
    <w:rsid w:val="4F7F146C"/>
    <w:rsid w:val="4F7F321A"/>
    <w:rsid w:val="4F820F5D"/>
    <w:rsid w:val="4F824AB9"/>
    <w:rsid w:val="4F833B28"/>
    <w:rsid w:val="4F840831"/>
    <w:rsid w:val="4F844CD5"/>
    <w:rsid w:val="4F846A83"/>
    <w:rsid w:val="4F8545A9"/>
    <w:rsid w:val="4F8627FB"/>
    <w:rsid w:val="4F870321"/>
    <w:rsid w:val="4F8824C0"/>
    <w:rsid w:val="4F8922EB"/>
    <w:rsid w:val="4F894099"/>
    <w:rsid w:val="4F895E47"/>
    <w:rsid w:val="4F8D77AB"/>
    <w:rsid w:val="4F8E16AF"/>
    <w:rsid w:val="4F8E5B53"/>
    <w:rsid w:val="4F905428"/>
    <w:rsid w:val="4F9071D6"/>
    <w:rsid w:val="4F9111A0"/>
    <w:rsid w:val="4F912F4E"/>
    <w:rsid w:val="4F93316A"/>
    <w:rsid w:val="4F934F18"/>
    <w:rsid w:val="4F94767E"/>
    <w:rsid w:val="4F985FFF"/>
    <w:rsid w:val="4F99788D"/>
    <w:rsid w:val="4F9A0054"/>
    <w:rsid w:val="4F9A1DAF"/>
    <w:rsid w:val="4F9A62A6"/>
    <w:rsid w:val="4F9B4980"/>
    <w:rsid w:val="4F9B5B7A"/>
    <w:rsid w:val="4F9D2544"/>
    <w:rsid w:val="4F9E0730"/>
    <w:rsid w:val="4F9E3301"/>
    <w:rsid w:val="4F9F1B0F"/>
    <w:rsid w:val="4FA233AD"/>
    <w:rsid w:val="4FA42C81"/>
    <w:rsid w:val="4FA47125"/>
    <w:rsid w:val="4FA65C1D"/>
    <w:rsid w:val="4FA72771"/>
    <w:rsid w:val="4FA7451F"/>
    <w:rsid w:val="4FAB400F"/>
    <w:rsid w:val="4FAE1D52"/>
    <w:rsid w:val="4FAE3B00"/>
    <w:rsid w:val="4FAE58AE"/>
    <w:rsid w:val="4FB01626"/>
    <w:rsid w:val="4FB05ACA"/>
    <w:rsid w:val="4FB13B8D"/>
    <w:rsid w:val="4FB1539E"/>
    <w:rsid w:val="4FB500F8"/>
    <w:rsid w:val="4FB54E8E"/>
    <w:rsid w:val="4FB61588"/>
    <w:rsid w:val="4FB70C06"/>
    <w:rsid w:val="4FB76E58"/>
    <w:rsid w:val="4FB82BD0"/>
    <w:rsid w:val="4FB8497E"/>
    <w:rsid w:val="4FB86A79"/>
    <w:rsid w:val="4FBA4253"/>
    <w:rsid w:val="4FBB7FCB"/>
    <w:rsid w:val="4FBD16E0"/>
    <w:rsid w:val="4FBF3F5F"/>
    <w:rsid w:val="4FC13833"/>
    <w:rsid w:val="4FC155E1"/>
    <w:rsid w:val="4FC1669B"/>
    <w:rsid w:val="4FC357FD"/>
    <w:rsid w:val="4FC41575"/>
    <w:rsid w:val="4FC652ED"/>
    <w:rsid w:val="4FC7696F"/>
    <w:rsid w:val="4FC926E8"/>
    <w:rsid w:val="4FC94E2D"/>
    <w:rsid w:val="4FCB2904"/>
    <w:rsid w:val="4FCB6460"/>
    <w:rsid w:val="4FCC21D8"/>
    <w:rsid w:val="4FCE780F"/>
    <w:rsid w:val="4FCE7CFE"/>
    <w:rsid w:val="4FD01CC8"/>
    <w:rsid w:val="4FD04D00"/>
    <w:rsid w:val="4FD23C92"/>
    <w:rsid w:val="4FD30AB0"/>
    <w:rsid w:val="4FD5108C"/>
    <w:rsid w:val="4FD572DE"/>
    <w:rsid w:val="4FD65692"/>
    <w:rsid w:val="4FD74E04"/>
    <w:rsid w:val="4FD84023"/>
    <w:rsid w:val="4FDA48F5"/>
    <w:rsid w:val="4FDC241B"/>
    <w:rsid w:val="4FDD6193"/>
    <w:rsid w:val="4FDE2637"/>
    <w:rsid w:val="4FE13ED5"/>
    <w:rsid w:val="4FE15C85"/>
    <w:rsid w:val="4FE237A9"/>
    <w:rsid w:val="4FE37C4D"/>
    <w:rsid w:val="4FE439C5"/>
    <w:rsid w:val="4FE43A21"/>
    <w:rsid w:val="4FE44606"/>
    <w:rsid w:val="4FE47521"/>
    <w:rsid w:val="4FE70DC0"/>
    <w:rsid w:val="4FE92D8A"/>
    <w:rsid w:val="4FEB08B0"/>
    <w:rsid w:val="4FEB6B02"/>
    <w:rsid w:val="4FEE214E"/>
    <w:rsid w:val="4FEE65F2"/>
    <w:rsid w:val="4FF04118"/>
    <w:rsid w:val="4FF05EC6"/>
    <w:rsid w:val="4FF260E2"/>
    <w:rsid w:val="4FF318CA"/>
    <w:rsid w:val="4FF43C08"/>
    <w:rsid w:val="4FF66A1B"/>
    <w:rsid w:val="4FF84D7B"/>
    <w:rsid w:val="4FF9121F"/>
    <w:rsid w:val="4FFA6D45"/>
    <w:rsid w:val="4FFC0D0F"/>
    <w:rsid w:val="4FFC2ABD"/>
    <w:rsid w:val="4FFE6835"/>
    <w:rsid w:val="4FFF25AD"/>
    <w:rsid w:val="4FFF6109"/>
    <w:rsid w:val="500100D3"/>
    <w:rsid w:val="50011E81"/>
    <w:rsid w:val="50020304"/>
    <w:rsid w:val="5003209D"/>
    <w:rsid w:val="50046EE9"/>
    <w:rsid w:val="50047BC4"/>
    <w:rsid w:val="5006393C"/>
    <w:rsid w:val="500779A0"/>
    <w:rsid w:val="50081462"/>
    <w:rsid w:val="50083210"/>
    <w:rsid w:val="500B2D00"/>
    <w:rsid w:val="500B71A4"/>
    <w:rsid w:val="500D0826"/>
    <w:rsid w:val="500D4CCA"/>
    <w:rsid w:val="500F0A42"/>
    <w:rsid w:val="50100A52"/>
    <w:rsid w:val="50102193"/>
    <w:rsid w:val="501047BA"/>
    <w:rsid w:val="50106568"/>
    <w:rsid w:val="5012408F"/>
    <w:rsid w:val="50124AB3"/>
    <w:rsid w:val="50131BB5"/>
    <w:rsid w:val="50137E07"/>
    <w:rsid w:val="5015592D"/>
    <w:rsid w:val="501778F7"/>
    <w:rsid w:val="50191DB5"/>
    <w:rsid w:val="5019541D"/>
    <w:rsid w:val="501A1195"/>
    <w:rsid w:val="501A2F43"/>
    <w:rsid w:val="501C4F0D"/>
    <w:rsid w:val="501C6CBB"/>
    <w:rsid w:val="501E1364"/>
    <w:rsid w:val="501F49FD"/>
    <w:rsid w:val="502213EB"/>
    <w:rsid w:val="502245A8"/>
    <w:rsid w:val="5023004A"/>
    <w:rsid w:val="50250266"/>
    <w:rsid w:val="502618E8"/>
    <w:rsid w:val="50265D8C"/>
    <w:rsid w:val="50267B3A"/>
    <w:rsid w:val="50281B04"/>
    <w:rsid w:val="502838B2"/>
    <w:rsid w:val="502913D8"/>
    <w:rsid w:val="50295291"/>
    <w:rsid w:val="502B5150"/>
    <w:rsid w:val="502B6EFE"/>
    <w:rsid w:val="502D711A"/>
    <w:rsid w:val="502D7C51"/>
    <w:rsid w:val="502F2E92"/>
    <w:rsid w:val="503009B9"/>
    <w:rsid w:val="50306C0B"/>
    <w:rsid w:val="5032028D"/>
    <w:rsid w:val="50324731"/>
    <w:rsid w:val="503404A9"/>
    <w:rsid w:val="50354221"/>
    <w:rsid w:val="503612DD"/>
    <w:rsid w:val="50377F99"/>
    <w:rsid w:val="50395ABF"/>
    <w:rsid w:val="503B1837"/>
    <w:rsid w:val="503C735D"/>
    <w:rsid w:val="503E1327"/>
    <w:rsid w:val="503E30D6"/>
    <w:rsid w:val="503E6C32"/>
    <w:rsid w:val="503F29AA"/>
    <w:rsid w:val="503F3AD0"/>
    <w:rsid w:val="504163F0"/>
    <w:rsid w:val="504306EC"/>
    <w:rsid w:val="50447942"/>
    <w:rsid w:val="50483F54"/>
    <w:rsid w:val="50485D02"/>
    <w:rsid w:val="504862C3"/>
    <w:rsid w:val="50494C0B"/>
    <w:rsid w:val="504A0BE3"/>
    <w:rsid w:val="504A7CCC"/>
    <w:rsid w:val="504B134F"/>
    <w:rsid w:val="504F0E3F"/>
    <w:rsid w:val="50502E09"/>
    <w:rsid w:val="50504BB7"/>
    <w:rsid w:val="5052092F"/>
    <w:rsid w:val="505226DD"/>
    <w:rsid w:val="505446A7"/>
    <w:rsid w:val="50546455"/>
    <w:rsid w:val="50566671"/>
    <w:rsid w:val="50575F45"/>
    <w:rsid w:val="50591CBD"/>
    <w:rsid w:val="505A5A36"/>
    <w:rsid w:val="505A77E4"/>
    <w:rsid w:val="505B3C87"/>
    <w:rsid w:val="505C355C"/>
    <w:rsid w:val="505E1082"/>
    <w:rsid w:val="505F4DFA"/>
    <w:rsid w:val="5060304C"/>
    <w:rsid w:val="50615016"/>
    <w:rsid w:val="50630D8E"/>
    <w:rsid w:val="5064435A"/>
    <w:rsid w:val="506557EA"/>
    <w:rsid w:val="5067010A"/>
    <w:rsid w:val="50680152"/>
    <w:rsid w:val="50696D3C"/>
    <w:rsid w:val="506A211C"/>
    <w:rsid w:val="506A5C79"/>
    <w:rsid w:val="506B165C"/>
    <w:rsid w:val="506D39BB"/>
    <w:rsid w:val="506D540C"/>
    <w:rsid w:val="507028FD"/>
    <w:rsid w:val="50746AF7"/>
    <w:rsid w:val="5075461D"/>
    <w:rsid w:val="5076286F"/>
    <w:rsid w:val="50772144"/>
    <w:rsid w:val="507B60D8"/>
    <w:rsid w:val="507C3BFE"/>
    <w:rsid w:val="507E34D2"/>
    <w:rsid w:val="507E7976"/>
    <w:rsid w:val="5080549C"/>
    <w:rsid w:val="50812FC2"/>
    <w:rsid w:val="50816453"/>
    <w:rsid w:val="50830AE8"/>
    <w:rsid w:val="50842312"/>
    <w:rsid w:val="50854860"/>
    <w:rsid w:val="508605D9"/>
    <w:rsid w:val="508825A3"/>
    <w:rsid w:val="50884351"/>
    <w:rsid w:val="508A00C9"/>
    <w:rsid w:val="508A1E77"/>
    <w:rsid w:val="508A4035"/>
    <w:rsid w:val="508C2093"/>
    <w:rsid w:val="508D1967"/>
    <w:rsid w:val="508D7BB9"/>
    <w:rsid w:val="50901457"/>
    <w:rsid w:val="50903205"/>
    <w:rsid w:val="50915FFB"/>
    <w:rsid w:val="509251CF"/>
    <w:rsid w:val="5095081C"/>
    <w:rsid w:val="50966A6E"/>
    <w:rsid w:val="509727E6"/>
    <w:rsid w:val="50981B09"/>
    <w:rsid w:val="5099655E"/>
    <w:rsid w:val="509B22D6"/>
    <w:rsid w:val="509C048A"/>
    <w:rsid w:val="509C1BAA"/>
    <w:rsid w:val="509C7DFC"/>
    <w:rsid w:val="509E3B74"/>
    <w:rsid w:val="50A078EC"/>
    <w:rsid w:val="50A13664"/>
    <w:rsid w:val="50A3118B"/>
    <w:rsid w:val="50A36C1C"/>
    <w:rsid w:val="50A54F03"/>
    <w:rsid w:val="50A56CB1"/>
    <w:rsid w:val="50A6410D"/>
    <w:rsid w:val="50A66CDE"/>
    <w:rsid w:val="50A815FE"/>
    <w:rsid w:val="50AA42C7"/>
    <w:rsid w:val="50AB003F"/>
    <w:rsid w:val="50AC140F"/>
    <w:rsid w:val="50AC1D83"/>
    <w:rsid w:val="50AC44E3"/>
    <w:rsid w:val="50AD025B"/>
    <w:rsid w:val="50AD3DB7"/>
    <w:rsid w:val="50AF5D81"/>
    <w:rsid w:val="50AF7B2F"/>
    <w:rsid w:val="50B05655"/>
    <w:rsid w:val="50B213CE"/>
    <w:rsid w:val="50B2258E"/>
    <w:rsid w:val="50B25281"/>
    <w:rsid w:val="50B37E52"/>
    <w:rsid w:val="50B52C6C"/>
    <w:rsid w:val="50B67110"/>
    <w:rsid w:val="50B82E88"/>
    <w:rsid w:val="50BB0282"/>
    <w:rsid w:val="50BB4CD3"/>
    <w:rsid w:val="50BC224C"/>
    <w:rsid w:val="50BE4216"/>
    <w:rsid w:val="50BE7D72"/>
    <w:rsid w:val="50C03AEB"/>
    <w:rsid w:val="50C07885"/>
    <w:rsid w:val="50C17863"/>
    <w:rsid w:val="50C24D76"/>
    <w:rsid w:val="50C335DB"/>
    <w:rsid w:val="50C35389"/>
    <w:rsid w:val="50C555A5"/>
    <w:rsid w:val="50C64E79"/>
    <w:rsid w:val="50C7131D"/>
    <w:rsid w:val="50C92078"/>
    <w:rsid w:val="50CA2BBB"/>
    <w:rsid w:val="50CA3508"/>
    <w:rsid w:val="50CA6717"/>
    <w:rsid w:val="50CD4459"/>
    <w:rsid w:val="50CD6207"/>
    <w:rsid w:val="50D17AA6"/>
    <w:rsid w:val="50D21A70"/>
    <w:rsid w:val="50D2381E"/>
    <w:rsid w:val="50D47596"/>
    <w:rsid w:val="50D650BC"/>
    <w:rsid w:val="50D77086"/>
    <w:rsid w:val="50D81F61"/>
    <w:rsid w:val="50D94BAC"/>
    <w:rsid w:val="50DD28EE"/>
    <w:rsid w:val="50DD469C"/>
    <w:rsid w:val="50DE180B"/>
    <w:rsid w:val="50DE21C3"/>
    <w:rsid w:val="50DE6667"/>
    <w:rsid w:val="50E13A61"/>
    <w:rsid w:val="50E35A2B"/>
    <w:rsid w:val="50E377D9"/>
    <w:rsid w:val="50E46C80"/>
    <w:rsid w:val="50E517A3"/>
    <w:rsid w:val="50E7551B"/>
    <w:rsid w:val="50E772C9"/>
    <w:rsid w:val="50E81293"/>
    <w:rsid w:val="50E83041"/>
    <w:rsid w:val="50E84DEF"/>
    <w:rsid w:val="50EA0B67"/>
    <w:rsid w:val="50EA6DB9"/>
    <w:rsid w:val="50EC0D83"/>
    <w:rsid w:val="50EC48E0"/>
    <w:rsid w:val="50EE68AA"/>
    <w:rsid w:val="50EF43D0"/>
    <w:rsid w:val="50F10148"/>
    <w:rsid w:val="50F11EF6"/>
    <w:rsid w:val="50F32112"/>
    <w:rsid w:val="50F33EC0"/>
    <w:rsid w:val="50F419E6"/>
    <w:rsid w:val="50F43794"/>
    <w:rsid w:val="50F564C4"/>
    <w:rsid w:val="50F6575E"/>
    <w:rsid w:val="50F73284"/>
    <w:rsid w:val="50FB2D75"/>
    <w:rsid w:val="50FB4F07"/>
    <w:rsid w:val="50FC089B"/>
    <w:rsid w:val="50FD4D3F"/>
    <w:rsid w:val="50FE0AB7"/>
    <w:rsid w:val="50FE2865"/>
    <w:rsid w:val="5100038B"/>
    <w:rsid w:val="51002139"/>
    <w:rsid w:val="5100482F"/>
    <w:rsid w:val="51004D18"/>
    <w:rsid w:val="51047BB3"/>
    <w:rsid w:val="510544A6"/>
    <w:rsid w:val="51055FB9"/>
    <w:rsid w:val="51071719"/>
    <w:rsid w:val="5107796B"/>
    <w:rsid w:val="51085492"/>
    <w:rsid w:val="5109055A"/>
    <w:rsid w:val="510936E3"/>
    <w:rsid w:val="510A099B"/>
    <w:rsid w:val="510A4104"/>
    <w:rsid w:val="510C6D30"/>
    <w:rsid w:val="510F6820"/>
    <w:rsid w:val="51114346"/>
    <w:rsid w:val="51115C9D"/>
    <w:rsid w:val="5115067F"/>
    <w:rsid w:val="5116195C"/>
    <w:rsid w:val="511856D5"/>
    <w:rsid w:val="511958BF"/>
    <w:rsid w:val="5119769F"/>
    <w:rsid w:val="511D0F3D"/>
    <w:rsid w:val="511E6A63"/>
    <w:rsid w:val="51200A2D"/>
    <w:rsid w:val="512027DB"/>
    <w:rsid w:val="51204589"/>
    <w:rsid w:val="51210FA7"/>
    <w:rsid w:val="51220301"/>
    <w:rsid w:val="512322CB"/>
    <w:rsid w:val="51234079"/>
    <w:rsid w:val="5124051D"/>
    <w:rsid w:val="51266A33"/>
    <w:rsid w:val="51273B6A"/>
    <w:rsid w:val="51275918"/>
    <w:rsid w:val="51281690"/>
    <w:rsid w:val="512B1415"/>
    <w:rsid w:val="512B7CD4"/>
    <w:rsid w:val="512C28A5"/>
    <w:rsid w:val="512E314A"/>
    <w:rsid w:val="512E4EF8"/>
    <w:rsid w:val="512F2A1E"/>
    <w:rsid w:val="512F6EC2"/>
    <w:rsid w:val="51360251"/>
    <w:rsid w:val="513822D8"/>
    <w:rsid w:val="51387B25"/>
    <w:rsid w:val="5139564B"/>
    <w:rsid w:val="513B13C3"/>
    <w:rsid w:val="513B7615"/>
    <w:rsid w:val="513E0EB3"/>
    <w:rsid w:val="513E614A"/>
    <w:rsid w:val="51402E7D"/>
    <w:rsid w:val="514069D9"/>
    <w:rsid w:val="514364CA"/>
    <w:rsid w:val="5144296E"/>
    <w:rsid w:val="51450494"/>
    <w:rsid w:val="51452242"/>
    <w:rsid w:val="5147420C"/>
    <w:rsid w:val="51475FBA"/>
    <w:rsid w:val="51477D68"/>
    <w:rsid w:val="5149325D"/>
    <w:rsid w:val="51493AE0"/>
    <w:rsid w:val="514A5AAA"/>
    <w:rsid w:val="514C537E"/>
    <w:rsid w:val="514D1BDE"/>
    <w:rsid w:val="514D47AF"/>
    <w:rsid w:val="514E10F6"/>
    <w:rsid w:val="514E559A"/>
    <w:rsid w:val="514F30C0"/>
    <w:rsid w:val="514F4E6E"/>
    <w:rsid w:val="51501312"/>
    <w:rsid w:val="51516E38"/>
    <w:rsid w:val="51530621"/>
    <w:rsid w:val="5153670D"/>
    <w:rsid w:val="515406D7"/>
    <w:rsid w:val="51552F41"/>
    <w:rsid w:val="51556929"/>
    <w:rsid w:val="5156444F"/>
    <w:rsid w:val="51566FA2"/>
    <w:rsid w:val="51575861"/>
    <w:rsid w:val="51583D23"/>
    <w:rsid w:val="51586419"/>
    <w:rsid w:val="51590CC2"/>
    <w:rsid w:val="515A3F3F"/>
    <w:rsid w:val="515A41E2"/>
    <w:rsid w:val="515C2E14"/>
    <w:rsid w:val="515D42A4"/>
    <w:rsid w:val="515D57DD"/>
    <w:rsid w:val="515E2B63"/>
    <w:rsid w:val="515F1555"/>
    <w:rsid w:val="516052CE"/>
    <w:rsid w:val="51646B6C"/>
    <w:rsid w:val="516528E4"/>
    <w:rsid w:val="516721B8"/>
    <w:rsid w:val="51675356"/>
    <w:rsid w:val="516A1CA8"/>
    <w:rsid w:val="516A3A56"/>
    <w:rsid w:val="516A518B"/>
    <w:rsid w:val="516A5418"/>
    <w:rsid w:val="516B614C"/>
    <w:rsid w:val="516E3547"/>
    <w:rsid w:val="516F72BF"/>
    <w:rsid w:val="51703763"/>
    <w:rsid w:val="51713037"/>
    <w:rsid w:val="51714DE5"/>
    <w:rsid w:val="51736DAF"/>
    <w:rsid w:val="517448D5"/>
    <w:rsid w:val="5174795A"/>
    <w:rsid w:val="51764AF1"/>
    <w:rsid w:val="5179233C"/>
    <w:rsid w:val="517A638F"/>
    <w:rsid w:val="517B2107"/>
    <w:rsid w:val="517B3EB5"/>
    <w:rsid w:val="517B5C63"/>
    <w:rsid w:val="517C428D"/>
    <w:rsid w:val="517D19DC"/>
    <w:rsid w:val="517E35DD"/>
    <w:rsid w:val="517F39A6"/>
    <w:rsid w:val="517F5754"/>
    <w:rsid w:val="517F7502"/>
    <w:rsid w:val="51810ACE"/>
    <w:rsid w:val="5181771E"/>
    <w:rsid w:val="51825244"/>
    <w:rsid w:val="51840FBC"/>
    <w:rsid w:val="5184720E"/>
    <w:rsid w:val="51856AE2"/>
    <w:rsid w:val="51870AAC"/>
    <w:rsid w:val="51890380"/>
    <w:rsid w:val="51894824"/>
    <w:rsid w:val="518D7071"/>
    <w:rsid w:val="519136D9"/>
    <w:rsid w:val="51921A53"/>
    <w:rsid w:val="51932EE3"/>
    <w:rsid w:val="51976F41"/>
    <w:rsid w:val="51984A67"/>
    <w:rsid w:val="51986815"/>
    <w:rsid w:val="51986D55"/>
    <w:rsid w:val="519A433C"/>
    <w:rsid w:val="519B00B4"/>
    <w:rsid w:val="519B2B05"/>
    <w:rsid w:val="519C4558"/>
    <w:rsid w:val="519D5BDA"/>
    <w:rsid w:val="519F5DF6"/>
    <w:rsid w:val="51A056CA"/>
    <w:rsid w:val="51A16977"/>
    <w:rsid w:val="51A27694"/>
    <w:rsid w:val="51A27E07"/>
    <w:rsid w:val="51A451BA"/>
    <w:rsid w:val="51A452F8"/>
    <w:rsid w:val="51A46F68"/>
    <w:rsid w:val="51A52CE0"/>
    <w:rsid w:val="51A57EC9"/>
    <w:rsid w:val="51A67184"/>
    <w:rsid w:val="51A72EFC"/>
    <w:rsid w:val="51A82756"/>
    <w:rsid w:val="51A96C75"/>
    <w:rsid w:val="51AB479B"/>
    <w:rsid w:val="51AC0513"/>
    <w:rsid w:val="51AC22C1"/>
    <w:rsid w:val="51AD665B"/>
    <w:rsid w:val="51AD6837"/>
    <w:rsid w:val="51AE428B"/>
    <w:rsid w:val="51AF590D"/>
    <w:rsid w:val="51B00003"/>
    <w:rsid w:val="51B03B5F"/>
    <w:rsid w:val="51B20588"/>
    <w:rsid w:val="51B318A1"/>
    <w:rsid w:val="51B353FD"/>
    <w:rsid w:val="51B472F3"/>
    <w:rsid w:val="51B56A8D"/>
    <w:rsid w:val="51B6770D"/>
    <w:rsid w:val="51B722DE"/>
    <w:rsid w:val="51B80C66"/>
    <w:rsid w:val="51BA678C"/>
    <w:rsid w:val="51BC0756"/>
    <w:rsid w:val="51BC69A8"/>
    <w:rsid w:val="51BD002A"/>
    <w:rsid w:val="51BD4A0F"/>
    <w:rsid w:val="51BD627C"/>
    <w:rsid w:val="51BF0246"/>
    <w:rsid w:val="51BF1FF4"/>
    <w:rsid w:val="51BF3641"/>
    <w:rsid w:val="51BF3DA2"/>
    <w:rsid w:val="51C07B1A"/>
    <w:rsid w:val="51C15D6C"/>
    <w:rsid w:val="51C23892"/>
    <w:rsid w:val="51C27D36"/>
    <w:rsid w:val="51C4585C"/>
    <w:rsid w:val="51C92E73"/>
    <w:rsid w:val="51CD2963"/>
    <w:rsid w:val="51CE0565"/>
    <w:rsid w:val="51CE2237"/>
    <w:rsid w:val="51D02E85"/>
    <w:rsid w:val="51D04201"/>
    <w:rsid w:val="51D05FAF"/>
    <w:rsid w:val="51D13AD5"/>
    <w:rsid w:val="51D27F79"/>
    <w:rsid w:val="51D33CF1"/>
    <w:rsid w:val="51D35A9F"/>
    <w:rsid w:val="51D535C6"/>
    <w:rsid w:val="51D55866"/>
    <w:rsid w:val="51D610EC"/>
    <w:rsid w:val="51D6733E"/>
    <w:rsid w:val="51D718C7"/>
    <w:rsid w:val="51D81308"/>
    <w:rsid w:val="51D830B6"/>
    <w:rsid w:val="51D84E64"/>
    <w:rsid w:val="51DA5080"/>
    <w:rsid w:val="51DA6E2E"/>
    <w:rsid w:val="51DB6702"/>
    <w:rsid w:val="51DB7F97"/>
    <w:rsid w:val="51DD247A"/>
    <w:rsid w:val="51DE60C0"/>
    <w:rsid w:val="51DF61F2"/>
    <w:rsid w:val="51E101BC"/>
    <w:rsid w:val="51E13E09"/>
    <w:rsid w:val="51E23F34"/>
    <w:rsid w:val="51E25CE3"/>
    <w:rsid w:val="51E27A91"/>
    <w:rsid w:val="51E27E6A"/>
    <w:rsid w:val="51E41A5B"/>
    <w:rsid w:val="51E45A84"/>
    <w:rsid w:val="51E53C1A"/>
    <w:rsid w:val="51E63A25"/>
    <w:rsid w:val="51E66672"/>
    <w:rsid w:val="51E7154B"/>
    <w:rsid w:val="51E90E1F"/>
    <w:rsid w:val="51EC090F"/>
    <w:rsid w:val="51ED6B61"/>
    <w:rsid w:val="51EE0B2B"/>
    <w:rsid w:val="51EE28D9"/>
    <w:rsid w:val="51EE4687"/>
    <w:rsid w:val="51EE613C"/>
    <w:rsid w:val="51F003FF"/>
    <w:rsid w:val="51F021AD"/>
    <w:rsid w:val="51F15F26"/>
    <w:rsid w:val="51F164CF"/>
    <w:rsid w:val="51F24178"/>
    <w:rsid w:val="51F31E36"/>
    <w:rsid w:val="51F53C68"/>
    <w:rsid w:val="51F6353C"/>
    <w:rsid w:val="51F7178E"/>
    <w:rsid w:val="51F779E0"/>
    <w:rsid w:val="51F85506"/>
    <w:rsid w:val="51F96883"/>
    <w:rsid w:val="51FA127E"/>
    <w:rsid w:val="51FB7581"/>
    <w:rsid w:val="51FC4FF6"/>
    <w:rsid w:val="51FC6DA4"/>
    <w:rsid w:val="51FD48CA"/>
    <w:rsid w:val="52001F63"/>
    <w:rsid w:val="5201085F"/>
    <w:rsid w:val="52011CB2"/>
    <w:rsid w:val="52020133"/>
    <w:rsid w:val="520308BD"/>
    <w:rsid w:val="520308E4"/>
    <w:rsid w:val="52036385"/>
    <w:rsid w:val="520420FD"/>
    <w:rsid w:val="52064694"/>
    <w:rsid w:val="52067C23"/>
    <w:rsid w:val="5208399B"/>
    <w:rsid w:val="520914C1"/>
    <w:rsid w:val="520919B3"/>
    <w:rsid w:val="52097713"/>
    <w:rsid w:val="520B5239"/>
    <w:rsid w:val="520C2D5F"/>
    <w:rsid w:val="520E4D2A"/>
    <w:rsid w:val="52100317"/>
    <w:rsid w:val="52100AA2"/>
    <w:rsid w:val="52102850"/>
    <w:rsid w:val="52112EE8"/>
    <w:rsid w:val="52120376"/>
    <w:rsid w:val="5212481A"/>
    <w:rsid w:val="521340EE"/>
    <w:rsid w:val="521560B8"/>
    <w:rsid w:val="52157E66"/>
    <w:rsid w:val="52163F05"/>
    <w:rsid w:val="52195BA8"/>
    <w:rsid w:val="521A36CE"/>
    <w:rsid w:val="521A547C"/>
    <w:rsid w:val="521B542A"/>
    <w:rsid w:val="521B6B6B"/>
    <w:rsid w:val="521C11F4"/>
    <w:rsid w:val="521C7446"/>
    <w:rsid w:val="521C7FFB"/>
    <w:rsid w:val="521E54EC"/>
    <w:rsid w:val="52207E0C"/>
    <w:rsid w:val="5221680B"/>
    <w:rsid w:val="5222272C"/>
    <w:rsid w:val="522307D5"/>
    <w:rsid w:val="52232583"/>
    <w:rsid w:val="522400A9"/>
    <w:rsid w:val="5226253D"/>
    <w:rsid w:val="52271947"/>
    <w:rsid w:val="52285DEB"/>
    <w:rsid w:val="52291B63"/>
    <w:rsid w:val="52293911"/>
    <w:rsid w:val="522A26AA"/>
    <w:rsid w:val="522B4F1F"/>
    <w:rsid w:val="522C7AF0"/>
    <w:rsid w:val="522D51B0"/>
    <w:rsid w:val="522E2CD6"/>
    <w:rsid w:val="52302EF2"/>
    <w:rsid w:val="52324DF2"/>
    <w:rsid w:val="5233653E"/>
    <w:rsid w:val="52344790"/>
    <w:rsid w:val="52350508"/>
    <w:rsid w:val="52383B54"/>
    <w:rsid w:val="523A1E43"/>
    <w:rsid w:val="523A78CD"/>
    <w:rsid w:val="523D116B"/>
    <w:rsid w:val="523E560F"/>
    <w:rsid w:val="52410C5B"/>
    <w:rsid w:val="52412A09"/>
    <w:rsid w:val="52416EAD"/>
    <w:rsid w:val="52432C25"/>
    <w:rsid w:val="52447207"/>
    <w:rsid w:val="5246001F"/>
    <w:rsid w:val="524644C3"/>
    <w:rsid w:val="52475C21"/>
    <w:rsid w:val="5248023B"/>
    <w:rsid w:val="52497B10"/>
    <w:rsid w:val="524B4509"/>
    <w:rsid w:val="524B7D2C"/>
    <w:rsid w:val="524D7600"/>
    <w:rsid w:val="524E5126"/>
    <w:rsid w:val="524F15CA"/>
    <w:rsid w:val="52546BE0"/>
    <w:rsid w:val="52554706"/>
    <w:rsid w:val="525564B4"/>
    <w:rsid w:val="5257222D"/>
    <w:rsid w:val="52575E63"/>
    <w:rsid w:val="525941F7"/>
    <w:rsid w:val="525A3ACB"/>
    <w:rsid w:val="525A7F6F"/>
    <w:rsid w:val="525E0C42"/>
    <w:rsid w:val="525E35BB"/>
    <w:rsid w:val="525E4232"/>
    <w:rsid w:val="526130AB"/>
    <w:rsid w:val="52614E59"/>
    <w:rsid w:val="5261672F"/>
    <w:rsid w:val="52636E23"/>
    <w:rsid w:val="526450B0"/>
    <w:rsid w:val="52650DED"/>
    <w:rsid w:val="52662470"/>
    <w:rsid w:val="52666914"/>
    <w:rsid w:val="526861E8"/>
    <w:rsid w:val="526A6404"/>
    <w:rsid w:val="526B217C"/>
    <w:rsid w:val="526B3F2A"/>
    <w:rsid w:val="526B5CD8"/>
    <w:rsid w:val="526C4DBF"/>
    <w:rsid w:val="526D1A50"/>
    <w:rsid w:val="526D37FE"/>
    <w:rsid w:val="526F3A1A"/>
    <w:rsid w:val="526F57C8"/>
    <w:rsid w:val="526F7182"/>
    <w:rsid w:val="52705CA9"/>
    <w:rsid w:val="52734B8D"/>
    <w:rsid w:val="52741030"/>
    <w:rsid w:val="52754DA9"/>
    <w:rsid w:val="527821A3"/>
    <w:rsid w:val="52796647"/>
    <w:rsid w:val="527A416D"/>
    <w:rsid w:val="527A5F1B"/>
    <w:rsid w:val="527B23BF"/>
    <w:rsid w:val="527D5F08"/>
    <w:rsid w:val="527E3C5D"/>
    <w:rsid w:val="528145D8"/>
    <w:rsid w:val="52833022"/>
    <w:rsid w:val="5288688A"/>
    <w:rsid w:val="528943B0"/>
    <w:rsid w:val="528B0128"/>
    <w:rsid w:val="528D5C4E"/>
    <w:rsid w:val="528F17AD"/>
    <w:rsid w:val="528F19C6"/>
    <w:rsid w:val="528F5E6A"/>
    <w:rsid w:val="52903990"/>
    <w:rsid w:val="529167FF"/>
    <w:rsid w:val="52943481"/>
    <w:rsid w:val="52946FDD"/>
    <w:rsid w:val="529671F9"/>
    <w:rsid w:val="52974D1F"/>
    <w:rsid w:val="52975031"/>
    <w:rsid w:val="52992845"/>
    <w:rsid w:val="5299416C"/>
    <w:rsid w:val="52995430"/>
    <w:rsid w:val="529A2D92"/>
    <w:rsid w:val="529B7D50"/>
    <w:rsid w:val="529C40E3"/>
    <w:rsid w:val="529D3DB1"/>
    <w:rsid w:val="529E7E5B"/>
    <w:rsid w:val="52A03BD4"/>
    <w:rsid w:val="52A15B9E"/>
    <w:rsid w:val="52A42543"/>
    <w:rsid w:val="52A42F98"/>
    <w:rsid w:val="52A5743C"/>
    <w:rsid w:val="52A631B4"/>
    <w:rsid w:val="52A82A88"/>
    <w:rsid w:val="52A86F2C"/>
    <w:rsid w:val="52AA2CA4"/>
    <w:rsid w:val="52AA37E4"/>
    <w:rsid w:val="52AB2578"/>
    <w:rsid w:val="52AD4542"/>
    <w:rsid w:val="52AF3E17"/>
    <w:rsid w:val="52B4142D"/>
    <w:rsid w:val="52B4767F"/>
    <w:rsid w:val="52B551A5"/>
    <w:rsid w:val="52B61649"/>
    <w:rsid w:val="52B70F1D"/>
    <w:rsid w:val="52BB0A0D"/>
    <w:rsid w:val="52BB4769"/>
    <w:rsid w:val="52BB6C5F"/>
    <w:rsid w:val="52BC29D7"/>
    <w:rsid w:val="52BE22AC"/>
    <w:rsid w:val="52BE405A"/>
    <w:rsid w:val="52C04276"/>
    <w:rsid w:val="52C34BE9"/>
    <w:rsid w:val="52C35ACC"/>
    <w:rsid w:val="52C378C2"/>
    <w:rsid w:val="52C5188C"/>
    <w:rsid w:val="52C61160"/>
    <w:rsid w:val="52C6444D"/>
    <w:rsid w:val="52C673B2"/>
    <w:rsid w:val="52C84ED8"/>
    <w:rsid w:val="52CA0C50"/>
    <w:rsid w:val="52CA50F4"/>
    <w:rsid w:val="52CA6EA2"/>
    <w:rsid w:val="52CB1675"/>
    <w:rsid w:val="52CB49C9"/>
    <w:rsid w:val="52CC2C1B"/>
    <w:rsid w:val="52CD24EF"/>
    <w:rsid w:val="52CD6993"/>
    <w:rsid w:val="52D23FA9"/>
    <w:rsid w:val="52D27B05"/>
    <w:rsid w:val="52D615E9"/>
    <w:rsid w:val="52D63A99"/>
    <w:rsid w:val="52D65176"/>
    <w:rsid w:val="52D675F5"/>
    <w:rsid w:val="52D715BF"/>
    <w:rsid w:val="52D928C3"/>
    <w:rsid w:val="52DA3D53"/>
    <w:rsid w:val="52DB4C0C"/>
    <w:rsid w:val="52DB4C79"/>
    <w:rsid w:val="52DC2732"/>
    <w:rsid w:val="52E141EC"/>
    <w:rsid w:val="52E15F9A"/>
    <w:rsid w:val="52E2243E"/>
    <w:rsid w:val="52E33AC0"/>
    <w:rsid w:val="52E361B6"/>
    <w:rsid w:val="52E37F64"/>
    <w:rsid w:val="52E46546"/>
    <w:rsid w:val="52E57838"/>
    <w:rsid w:val="52E71802"/>
    <w:rsid w:val="52E73786"/>
    <w:rsid w:val="52E74EC7"/>
    <w:rsid w:val="52E93588"/>
    <w:rsid w:val="52E96DBE"/>
    <w:rsid w:val="52EB22F4"/>
    <w:rsid w:val="52EC506B"/>
    <w:rsid w:val="52EF06B7"/>
    <w:rsid w:val="52EF4B5B"/>
    <w:rsid w:val="52F076BA"/>
    <w:rsid w:val="52F12681"/>
    <w:rsid w:val="52F17409"/>
    <w:rsid w:val="52F201A7"/>
    <w:rsid w:val="52F43F1F"/>
    <w:rsid w:val="52F537F4"/>
    <w:rsid w:val="52F83A10"/>
    <w:rsid w:val="52F932E4"/>
    <w:rsid w:val="52FA076C"/>
    <w:rsid w:val="52FB705C"/>
    <w:rsid w:val="52FC308C"/>
    <w:rsid w:val="52FC560B"/>
    <w:rsid w:val="52FD1026"/>
    <w:rsid w:val="52FE08FA"/>
    <w:rsid w:val="53000B16"/>
    <w:rsid w:val="530103EA"/>
    <w:rsid w:val="5302663C"/>
    <w:rsid w:val="53034162"/>
    <w:rsid w:val="53051C89"/>
    <w:rsid w:val="53065A01"/>
    <w:rsid w:val="530702A8"/>
    <w:rsid w:val="53084200"/>
    <w:rsid w:val="530879CB"/>
    <w:rsid w:val="530A54F1"/>
    <w:rsid w:val="530C74BB"/>
    <w:rsid w:val="530D6D8F"/>
    <w:rsid w:val="530F2B07"/>
    <w:rsid w:val="530F48B5"/>
    <w:rsid w:val="53105563"/>
    <w:rsid w:val="5311062D"/>
    <w:rsid w:val="53116E11"/>
    <w:rsid w:val="53130849"/>
    <w:rsid w:val="531427A3"/>
    <w:rsid w:val="531719BC"/>
    <w:rsid w:val="53185E60"/>
    <w:rsid w:val="53191BD8"/>
    <w:rsid w:val="53195734"/>
    <w:rsid w:val="531A7D56"/>
    <w:rsid w:val="531B14AC"/>
    <w:rsid w:val="531B76FE"/>
    <w:rsid w:val="531C6FD2"/>
    <w:rsid w:val="531E0F9C"/>
    <w:rsid w:val="53202487"/>
    <w:rsid w:val="53202F66"/>
    <w:rsid w:val="53213917"/>
    <w:rsid w:val="5325057D"/>
    <w:rsid w:val="532742F5"/>
    <w:rsid w:val="53277E51"/>
    <w:rsid w:val="53281E1B"/>
    <w:rsid w:val="53283BC9"/>
    <w:rsid w:val="532A16EF"/>
    <w:rsid w:val="532A7941"/>
    <w:rsid w:val="532F31A9"/>
    <w:rsid w:val="532F4F57"/>
    <w:rsid w:val="53301F7C"/>
    <w:rsid w:val="5331340C"/>
    <w:rsid w:val="53332C9A"/>
    <w:rsid w:val="53364538"/>
    <w:rsid w:val="533662E6"/>
    <w:rsid w:val="5338205E"/>
    <w:rsid w:val="53395DD6"/>
    <w:rsid w:val="533A5BFF"/>
    <w:rsid w:val="533B1B4E"/>
    <w:rsid w:val="533B7DA0"/>
    <w:rsid w:val="533C1422"/>
    <w:rsid w:val="533D19AF"/>
    <w:rsid w:val="533D58C6"/>
    <w:rsid w:val="533D7674"/>
    <w:rsid w:val="533E33EC"/>
    <w:rsid w:val="53400F13"/>
    <w:rsid w:val="534053B7"/>
    <w:rsid w:val="53420B35"/>
    <w:rsid w:val="534529CD"/>
    <w:rsid w:val="5345477B"/>
    <w:rsid w:val="534660E0"/>
    <w:rsid w:val="534704F3"/>
    <w:rsid w:val="534722A1"/>
    <w:rsid w:val="5349426B"/>
    <w:rsid w:val="534B0014"/>
    <w:rsid w:val="534C78B7"/>
    <w:rsid w:val="53525315"/>
    <w:rsid w:val="53537EE6"/>
    <w:rsid w:val="53560736"/>
    <w:rsid w:val="535624E4"/>
    <w:rsid w:val="53575126"/>
    <w:rsid w:val="535765B6"/>
    <w:rsid w:val="53590226"/>
    <w:rsid w:val="53591FD4"/>
    <w:rsid w:val="53592617"/>
    <w:rsid w:val="535B1E41"/>
    <w:rsid w:val="535B3F9E"/>
    <w:rsid w:val="535D1AC5"/>
    <w:rsid w:val="535D3873"/>
    <w:rsid w:val="535E75EB"/>
    <w:rsid w:val="53605111"/>
    <w:rsid w:val="536410A5"/>
    <w:rsid w:val="53642E53"/>
    <w:rsid w:val="53670B95"/>
    <w:rsid w:val="5367649F"/>
    <w:rsid w:val="53680C7C"/>
    <w:rsid w:val="53683AC2"/>
    <w:rsid w:val="536A3BDD"/>
    <w:rsid w:val="536A41E2"/>
    <w:rsid w:val="536C61AC"/>
    <w:rsid w:val="536C7F5A"/>
    <w:rsid w:val="536F17F8"/>
    <w:rsid w:val="536F5F7E"/>
    <w:rsid w:val="537132FC"/>
    <w:rsid w:val="53715570"/>
    <w:rsid w:val="5373753A"/>
    <w:rsid w:val="53760DD8"/>
    <w:rsid w:val="53762B86"/>
    <w:rsid w:val="53784B50"/>
    <w:rsid w:val="537904C0"/>
    <w:rsid w:val="537A08C9"/>
    <w:rsid w:val="537B4521"/>
    <w:rsid w:val="537B63EF"/>
    <w:rsid w:val="53800393"/>
    <w:rsid w:val="53807561"/>
    <w:rsid w:val="5382152B"/>
    <w:rsid w:val="53822CB3"/>
    <w:rsid w:val="53832983"/>
    <w:rsid w:val="53837051"/>
    <w:rsid w:val="538501A4"/>
    <w:rsid w:val="5385101B"/>
    <w:rsid w:val="53861634"/>
    <w:rsid w:val="53874D93"/>
    <w:rsid w:val="53894668"/>
    <w:rsid w:val="538A2B86"/>
    <w:rsid w:val="538A6632"/>
    <w:rsid w:val="538E6122"/>
    <w:rsid w:val="538E7ED0"/>
    <w:rsid w:val="538F3C48"/>
    <w:rsid w:val="538F59F6"/>
    <w:rsid w:val="53901E9A"/>
    <w:rsid w:val="53907E88"/>
    <w:rsid w:val="53912714"/>
    <w:rsid w:val="53915C12"/>
    <w:rsid w:val="539179C0"/>
    <w:rsid w:val="5394125E"/>
    <w:rsid w:val="5394300C"/>
    <w:rsid w:val="53957C99"/>
    <w:rsid w:val="53963229"/>
    <w:rsid w:val="53980D4F"/>
    <w:rsid w:val="53986FA1"/>
    <w:rsid w:val="539D0113"/>
    <w:rsid w:val="539F20DD"/>
    <w:rsid w:val="53A019B1"/>
    <w:rsid w:val="53A1623C"/>
    <w:rsid w:val="53A276CC"/>
    <w:rsid w:val="53A3372D"/>
    <w:rsid w:val="53A45945"/>
    <w:rsid w:val="53A5346C"/>
    <w:rsid w:val="53A5521A"/>
    <w:rsid w:val="53A771E4"/>
    <w:rsid w:val="53A94D0A"/>
    <w:rsid w:val="53A9759F"/>
    <w:rsid w:val="53AB6CD4"/>
    <w:rsid w:val="53AE0572"/>
    <w:rsid w:val="53AF1CD0"/>
    <w:rsid w:val="53B042EA"/>
    <w:rsid w:val="53B06098"/>
    <w:rsid w:val="53B13BBE"/>
    <w:rsid w:val="53B316E5"/>
    <w:rsid w:val="53B446B2"/>
    <w:rsid w:val="53B51901"/>
    <w:rsid w:val="53B55B42"/>
    <w:rsid w:val="53B611D5"/>
    <w:rsid w:val="53B67427"/>
    <w:rsid w:val="53B86CFB"/>
    <w:rsid w:val="53BB4A3D"/>
    <w:rsid w:val="53BD2563"/>
    <w:rsid w:val="53BD6A07"/>
    <w:rsid w:val="53C03E02"/>
    <w:rsid w:val="53C41B44"/>
    <w:rsid w:val="53C51418"/>
    <w:rsid w:val="53C5766A"/>
    <w:rsid w:val="53C733E2"/>
    <w:rsid w:val="53C75190"/>
    <w:rsid w:val="53C813E7"/>
    <w:rsid w:val="53CC09F8"/>
    <w:rsid w:val="53CE29C2"/>
    <w:rsid w:val="53CF12BA"/>
    <w:rsid w:val="53D004E8"/>
    <w:rsid w:val="53D02297"/>
    <w:rsid w:val="53D0274A"/>
    <w:rsid w:val="53D13BDA"/>
    <w:rsid w:val="53D17DBD"/>
    <w:rsid w:val="53D31D87"/>
    <w:rsid w:val="53D4255B"/>
    <w:rsid w:val="53D43C9C"/>
    <w:rsid w:val="53D53D51"/>
    <w:rsid w:val="53D578AD"/>
    <w:rsid w:val="53D61877"/>
    <w:rsid w:val="53D63625"/>
    <w:rsid w:val="53D77AC9"/>
    <w:rsid w:val="53D8739D"/>
    <w:rsid w:val="53DB6E8D"/>
    <w:rsid w:val="53DC50DF"/>
    <w:rsid w:val="53DD0E57"/>
    <w:rsid w:val="53E0223F"/>
    <w:rsid w:val="53E144A4"/>
    <w:rsid w:val="53E35FEF"/>
    <w:rsid w:val="53E53868"/>
    <w:rsid w:val="53E73A84"/>
    <w:rsid w:val="53E75832"/>
    <w:rsid w:val="53EB5322"/>
    <w:rsid w:val="53EB70D0"/>
    <w:rsid w:val="53EC4BF7"/>
    <w:rsid w:val="53EE096F"/>
    <w:rsid w:val="53EE6BC1"/>
    <w:rsid w:val="53F266B1"/>
    <w:rsid w:val="53F32429"/>
    <w:rsid w:val="53F341D7"/>
    <w:rsid w:val="53F51CFD"/>
    <w:rsid w:val="53F65A75"/>
    <w:rsid w:val="53F67036"/>
    <w:rsid w:val="53F704C6"/>
    <w:rsid w:val="53F758F5"/>
    <w:rsid w:val="53F817ED"/>
    <w:rsid w:val="53F8359B"/>
    <w:rsid w:val="53FA5565"/>
    <w:rsid w:val="53FC02D7"/>
    <w:rsid w:val="53FC2EA8"/>
    <w:rsid w:val="53FC3E0F"/>
    <w:rsid w:val="53FC752F"/>
    <w:rsid w:val="53FD32A8"/>
    <w:rsid w:val="53FE57C8"/>
    <w:rsid w:val="53FF0DCE"/>
    <w:rsid w:val="54011578"/>
    <w:rsid w:val="54014B46"/>
    <w:rsid w:val="540208BE"/>
    <w:rsid w:val="54040192"/>
    <w:rsid w:val="54041F40"/>
    <w:rsid w:val="54047EF9"/>
    <w:rsid w:val="54085ED4"/>
    <w:rsid w:val="54091C4C"/>
    <w:rsid w:val="540957A8"/>
    <w:rsid w:val="540B32CF"/>
    <w:rsid w:val="540B7773"/>
    <w:rsid w:val="540C51D3"/>
    <w:rsid w:val="540D34EB"/>
    <w:rsid w:val="540E1011"/>
    <w:rsid w:val="540E2DBF"/>
    <w:rsid w:val="540E3B7C"/>
    <w:rsid w:val="540E72EB"/>
    <w:rsid w:val="54106B37"/>
    <w:rsid w:val="5411465D"/>
    <w:rsid w:val="541303D5"/>
    <w:rsid w:val="54134879"/>
    <w:rsid w:val="54136627"/>
    <w:rsid w:val="54150022"/>
    <w:rsid w:val="54150E7E"/>
    <w:rsid w:val="5415239F"/>
    <w:rsid w:val="54163A4F"/>
    <w:rsid w:val="54176117"/>
    <w:rsid w:val="54177EC5"/>
    <w:rsid w:val="541977FF"/>
    <w:rsid w:val="541A1764"/>
    <w:rsid w:val="541A79B6"/>
    <w:rsid w:val="541C169C"/>
    <w:rsid w:val="541C1980"/>
    <w:rsid w:val="541E2C15"/>
    <w:rsid w:val="541F321E"/>
    <w:rsid w:val="541F4FCC"/>
    <w:rsid w:val="54213733"/>
    <w:rsid w:val="54216F96"/>
    <w:rsid w:val="54232D0E"/>
    <w:rsid w:val="542425E2"/>
    <w:rsid w:val="54244390"/>
    <w:rsid w:val="54260108"/>
    <w:rsid w:val="5426635A"/>
    <w:rsid w:val="54273293"/>
    <w:rsid w:val="54273E81"/>
    <w:rsid w:val="54280325"/>
    <w:rsid w:val="54280A35"/>
    <w:rsid w:val="54297BF9"/>
    <w:rsid w:val="542B1BC3"/>
    <w:rsid w:val="542B3971"/>
    <w:rsid w:val="542D1CD6"/>
    <w:rsid w:val="542E520F"/>
    <w:rsid w:val="54305A86"/>
    <w:rsid w:val="54322F51"/>
    <w:rsid w:val="54330A77"/>
    <w:rsid w:val="54352A41"/>
    <w:rsid w:val="543547EF"/>
    <w:rsid w:val="543640C4"/>
    <w:rsid w:val="54372316"/>
    <w:rsid w:val="543A0058"/>
    <w:rsid w:val="543C16DA"/>
    <w:rsid w:val="543C3DD0"/>
    <w:rsid w:val="543C576A"/>
    <w:rsid w:val="543C5B7E"/>
    <w:rsid w:val="543F40EB"/>
    <w:rsid w:val="544113E6"/>
    <w:rsid w:val="54413194"/>
    <w:rsid w:val="54414F42"/>
    <w:rsid w:val="544215DC"/>
    <w:rsid w:val="54422A68"/>
    <w:rsid w:val="54445BC5"/>
    <w:rsid w:val="544467E1"/>
    <w:rsid w:val="5445681C"/>
    <w:rsid w:val="54484523"/>
    <w:rsid w:val="54492049"/>
    <w:rsid w:val="544B4013"/>
    <w:rsid w:val="544C1D62"/>
    <w:rsid w:val="544F3B03"/>
    <w:rsid w:val="544F3BE0"/>
    <w:rsid w:val="545033D7"/>
    <w:rsid w:val="54505070"/>
    <w:rsid w:val="54520EFE"/>
    <w:rsid w:val="545253A1"/>
    <w:rsid w:val="5452714F"/>
    <w:rsid w:val="54527990"/>
    <w:rsid w:val="54532EC8"/>
    <w:rsid w:val="5454111A"/>
    <w:rsid w:val="54554E92"/>
    <w:rsid w:val="54572372"/>
    <w:rsid w:val="54574766"/>
    <w:rsid w:val="54576514"/>
    <w:rsid w:val="545C3B2A"/>
    <w:rsid w:val="545D5AF4"/>
    <w:rsid w:val="545E0B04"/>
    <w:rsid w:val="545E3D46"/>
    <w:rsid w:val="545F2D48"/>
    <w:rsid w:val="545F361A"/>
    <w:rsid w:val="546155E5"/>
    <w:rsid w:val="54640C31"/>
    <w:rsid w:val="54655E06"/>
    <w:rsid w:val="546649A9"/>
    <w:rsid w:val="54680721"/>
    <w:rsid w:val="54680ECA"/>
    <w:rsid w:val="54684BC5"/>
    <w:rsid w:val="54696247"/>
    <w:rsid w:val="546B0211"/>
    <w:rsid w:val="546B6463"/>
    <w:rsid w:val="546D21DB"/>
    <w:rsid w:val="546D3F89"/>
    <w:rsid w:val="546D7169"/>
    <w:rsid w:val="546E385E"/>
    <w:rsid w:val="54705828"/>
    <w:rsid w:val="547215A0"/>
    <w:rsid w:val="547355EA"/>
    <w:rsid w:val="547370C6"/>
    <w:rsid w:val="54745318"/>
    <w:rsid w:val="54770964"/>
    <w:rsid w:val="54776BB6"/>
    <w:rsid w:val="54790B80"/>
    <w:rsid w:val="5479292E"/>
    <w:rsid w:val="547A0454"/>
    <w:rsid w:val="547A6B9C"/>
    <w:rsid w:val="547E6196"/>
    <w:rsid w:val="547E7F44"/>
    <w:rsid w:val="547F1F0F"/>
    <w:rsid w:val="547F3CBD"/>
    <w:rsid w:val="547F5A6B"/>
    <w:rsid w:val="548117E3"/>
    <w:rsid w:val="54817A35"/>
    <w:rsid w:val="54853CAF"/>
    <w:rsid w:val="5486329D"/>
    <w:rsid w:val="54877ACD"/>
    <w:rsid w:val="548968E9"/>
    <w:rsid w:val="548B08B3"/>
    <w:rsid w:val="548B440F"/>
    <w:rsid w:val="548D462B"/>
    <w:rsid w:val="548D63DA"/>
    <w:rsid w:val="548E3F00"/>
    <w:rsid w:val="548F1F48"/>
    <w:rsid w:val="548F2152"/>
    <w:rsid w:val="549459BA"/>
    <w:rsid w:val="549534E0"/>
    <w:rsid w:val="54972DB4"/>
    <w:rsid w:val="5498339B"/>
    <w:rsid w:val="54992FD0"/>
    <w:rsid w:val="549A28A4"/>
    <w:rsid w:val="549D1F36"/>
    <w:rsid w:val="549E05E7"/>
    <w:rsid w:val="549E33C6"/>
    <w:rsid w:val="549E5F97"/>
    <w:rsid w:val="549F0B68"/>
    <w:rsid w:val="549F7EBB"/>
    <w:rsid w:val="54A056B6"/>
    <w:rsid w:val="54A11E85"/>
    <w:rsid w:val="54A13488"/>
    <w:rsid w:val="54A31759"/>
    <w:rsid w:val="54A43723"/>
    <w:rsid w:val="54A51975"/>
    <w:rsid w:val="54A61249"/>
    <w:rsid w:val="54A656ED"/>
    <w:rsid w:val="54A6722A"/>
    <w:rsid w:val="54A6749B"/>
    <w:rsid w:val="54A772FA"/>
    <w:rsid w:val="54A84FC1"/>
    <w:rsid w:val="54AA0D3A"/>
    <w:rsid w:val="54AB4AB2"/>
    <w:rsid w:val="54AB6860"/>
    <w:rsid w:val="54AD25D8"/>
    <w:rsid w:val="54B0031A"/>
    <w:rsid w:val="54B020C8"/>
    <w:rsid w:val="54B03E76"/>
    <w:rsid w:val="54B24092"/>
    <w:rsid w:val="54B41BB8"/>
    <w:rsid w:val="54B576DE"/>
    <w:rsid w:val="54B8027F"/>
    <w:rsid w:val="54B83F4D"/>
    <w:rsid w:val="54B95421"/>
    <w:rsid w:val="54B971CF"/>
    <w:rsid w:val="54BB2F47"/>
    <w:rsid w:val="54BC0A6D"/>
    <w:rsid w:val="54BE5581"/>
    <w:rsid w:val="54BF40B9"/>
    <w:rsid w:val="54C0055D"/>
    <w:rsid w:val="54C067AF"/>
    <w:rsid w:val="54C16083"/>
    <w:rsid w:val="54C17E31"/>
    <w:rsid w:val="54C31DFB"/>
    <w:rsid w:val="54C33BA9"/>
    <w:rsid w:val="54C33C51"/>
    <w:rsid w:val="54C51142"/>
    <w:rsid w:val="54C65448"/>
    <w:rsid w:val="54CB6F02"/>
    <w:rsid w:val="54CD67D6"/>
    <w:rsid w:val="54CD78D3"/>
    <w:rsid w:val="54CF69F2"/>
    <w:rsid w:val="54D04518"/>
    <w:rsid w:val="54D062C6"/>
    <w:rsid w:val="54D2203E"/>
    <w:rsid w:val="54D538DD"/>
    <w:rsid w:val="54DA0EF3"/>
    <w:rsid w:val="54DA3618"/>
    <w:rsid w:val="54DB1ED7"/>
    <w:rsid w:val="54DB5397"/>
    <w:rsid w:val="54DB601C"/>
    <w:rsid w:val="54DC110F"/>
    <w:rsid w:val="54DC2EBD"/>
    <w:rsid w:val="54DC4C6B"/>
    <w:rsid w:val="54DF2BA9"/>
    <w:rsid w:val="54DF6509"/>
    <w:rsid w:val="54E0475B"/>
    <w:rsid w:val="54E0637C"/>
    <w:rsid w:val="54E12281"/>
    <w:rsid w:val="54E16725"/>
    <w:rsid w:val="54E3424B"/>
    <w:rsid w:val="54E56216"/>
    <w:rsid w:val="54E63D3C"/>
    <w:rsid w:val="54E7478C"/>
    <w:rsid w:val="54E81862"/>
    <w:rsid w:val="54EB1352"/>
    <w:rsid w:val="54ED1A8E"/>
    <w:rsid w:val="54ED50CA"/>
    <w:rsid w:val="54EF499E"/>
    <w:rsid w:val="54F14BBA"/>
    <w:rsid w:val="54F41FB5"/>
    <w:rsid w:val="54F46459"/>
    <w:rsid w:val="54F56ADF"/>
    <w:rsid w:val="54F71AA5"/>
    <w:rsid w:val="54F77CF7"/>
    <w:rsid w:val="54F834E2"/>
    <w:rsid w:val="54F85711"/>
    <w:rsid w:val="54F876CF"/>
    <w:rsid w:val="54F93A6F"/>
    <w:rsid w:val="54FB1595"/>
    <w:rsid w:val="54FC355F"/>
    <w:rsid w:val="54FC70BB"/>
    <w:rsid w:val="54FE1085"/>
    <w:rsid w:val="54FE72D7"/>
    <w:rsid w:val="54FE7E42"/>
    <w:rsid w:val="55006BAB"/>
    <w:rsid w:val="55020B76"/>
    <w:rsid w:val="550223C7"/>
    <w:rsid w:val="5503044A"/>
    <w:rsid w:val="550611A5"/>
    <w:rsid w:val="5507618C"/>
    <w:rsid w:val="55085A60"/>
    <w:rsid w:val="55086696"/>
    <w:rsid w:val="550A17D8"/>
    <w:rsid w:val="550A7A2A"/>
    <w:rsid w:val="550D3076"/>
    <w:rsid w:val="550F3292"/>
    <w:rsid w:val="55102B67"/>
    <w:rsid w:val="551068BB"/>
    <w:rsid w:val="55110DB9"/>
    <w:rsid w:val="551162B8"/>
    <w:rsid w:val="5512068D"/>
    <w:rsid w:val="551268DF"/>
    <w:rsid w:val="55130BD8"/>
    <w:rsid w:val="55142068"/>
    <w:rsid w:val="55152D13"/>
    <w:rsid w:val="5516017D"/>
    <w:rsid w:val="55164621"/>
    <w:rsid w:val="55173EF5"/>
    <w:rsid w:val="55180399"/>
    <w:rsid w:val="55191A1B"/>
    <w:rsid w:val="551B2419"/>
    <w:rsid w:val="551B39E5"/>
    <w:rsid w:val="551C775D"/>
    <w:rsid w:val="551D59AF"/>
    <w:rsid w:val="551E5284"/>
    <w:rsid w:val="551E7032"/>
    <w:rsid w:val="551E7EF0"/>
    <w:rsid w:val="55200FFC"/>
    <w:rsid w:val="55214D74"/>
    <w:rsid w:val="55215DAD"/>
    <w:rsid w:val="55225AFC"/>
    <w:rsid w:val="5523289A"/>
    <w:rsid w:val="55236D3E"/>
    <w:rsid w:val="552503C0"/>
    <w:rsid w:val="55256612"/>
    <w:rsid w:val="552A00CC"/>
    <w:rsid w:val="552A05A0"/>
    <w:rsid w:val="552D196B"/>
    <w:rsid w:val="552D3719"/>
    <w:rsid w:val="552D54C7"/>
    <w:rsid w:val="552F123F"/>
    <w:rsid w:val="5531145B"/>
    <w:rsid w:val="55314FB7"/>
    <w:rsid w:val="553152CF"/>
    <w:rsid w:val="553255F1"/>
    <w:rsid w:val="55342CF9"/>
    <w:rsid w:val="55346855"/>
    <w:rsid w:val="553700F3"/>
    <w:rsid w:val="553920BD"/>
    <w:rsid w:val="55393E6B"/>
    <w:rsid w:val="553A3D83"/>
    <w:rsid w:val="553B4087"/>
    <w:rsid w:val="553C1274"/>
    <w:rsid w:val="553E1482"/>
    <w:rsid w:val="554051FA"/>
    <w:rsid w:val="55410DBD"/>
    <w:rsid w:val="55425416"/>
    <w:rsid w:val="55434CEA"/>
    <w:rsid w:val="55436A98"/>
    <w:rsid w:val="55456CB4"/>
    <w:rsid w:val="55472A2C"/>
    <w:rsid w:val="55480552"/>
    <w:rsid w:val="554A6079"/>
    <w:rsid w:val="554C0D69"/>
    <w:rsid w:val="554C4EA5"/>
    <w:rsid w:val="554E3DBB"/>
    <w:rsid w:val="554F18E1"/>
    <w:rsid w:val="554F368F"/>
    <w:rsid w:val="55515659"/>
    <w:rsid w:val="55517407"/>
    <w:rsid w:val="5552317F"/>
    <w:rsid w:val="55540BE7"/>
    <w:rsid w:val="55540CA5"/>
    <w:rsid w:val="55546EF7"/>
    <w:rsid w:val="555474FB"/>
    <w:rsid w:val="555667CB"/>
    <w:rsid w:val="55570796"/>
    <w:rsid w:val="5559450E"/>
    <w:rsid w:val="555A181E"/>
    <w:rsid w:val="555B2034"/>
    <w:rsid w:val="555B64D8"/>
    <w:rsid w:val="555E1B24"/>
    <w:rsid w:val="555E317E"/>
    <w:rsid w:val="555E38D2"/>
    <w:rsid w:val="555E7D76"/>
    <w:rsid w:val="55603AEE"/>
    <w:rsid w:val="55622F8F"/>
    <w:rsid w:val="5563538C"/>
    <w:rsid w:val="55652EB2"/>
    <w:rsid w:val="55654C60"/>
    <w:rsid w:val="556709D9"/>
    <w:rsid w:val="55675971"/>
    <w:rsid w:val="55676C2B"/>
    <w:rsid w:val="556829A3"/>
    <w:rsid w:val="55690BF5"/>
    <w:rsid w:val="556A2277"/>
    <w:rsid w:val="556C2493"/>
    <w:rsid w:val="556C4241"/>
    <w:rsid w:val="556D1D67"/>
    <w:rsid w:val="55733F14"/>
    <w:rsid w:val="5574072D"/>
    <w:rsid w:val="557430F6"/>
    <w:rsid w:val="55747599"/>
    <w:rsid w:val="55752B46"/>
    <w:rsid w:val="55760C1C"/>
    <w:rsid w:val="55762895"/>
    <w:rsid w:val="557650C0"/>
    <w:rsid w:val="55774994"/>
    <w:rsid w:val="55780E38"/>
    <w:rsid w:val="5579070C"/>
    <w:rsid w:val="557A42D3"/>
    <w:rsid w:val="557B5277"/>
    <w:rsid w:val="557D7B97"/>
    <w:rsid w:val="557E3F74"/>
    <w:rsid w:val="557E5D22"/>
    <w:rsid w:val="558077B3"/>
    <w:rsid w:val="55807CEC"/>
    <w:rsid w:val="55821CB6"/>
    <w:rsid w:val="55822579"/>
    <w:rsid w:val="55825812"/>
    <w:rsid w:val="55855303"/>
    <w:rsid w:val="55857A6A"/>
    <w:rsid w:val="55872E29"/>
    <w:rsid w:val="55894DF3"/>
    <w:rsid w:val="558A0B6B"/>
    <w:rsid w:val="558C043F"/>
    <w:rsid w:val="558C48E3"/>
    <w:rsid w:val="558C6691"/>
    <w:rsid w:val="558D41B7"/>
    <w:rsid w:val="558E065B"/>
    <w:rsid w:val="55911EF9"/>
    <w:rsid w:val="5592206E"/>
    <w:rsid w:val="55943798"/>
    <w:rsid w:val="5594755F"/>
    <w:rsid w:val="559519EA"/>
    <w:rsid w:val="55955E1E"/>
    <w:rsid w:val="559612BE"/>
    <w:rsid w:val="55967510"/>
    <w:rsid w:val="559A7000"/>
    <w:rsid w:val="559B0682"/>
    <w:rsid w:val="559B1C90"/>
    <w:rsid w:val="559B2D78"/>
    <w:rsid w:val="559B4B26"/>
    <w:rsid w:val="559E0172"/>
    <w:rsid w:val="559E63C4"/>
    <w:rsid w:val="55A03EEB"/>
    <w:rsid w:val="55A35789"/>
    <w:rsid w:val="55A439DB"/>
    <w:rsid w:val="55A559A5"/>
    <w:rsid w:val="55A75279"/>
    <w:rsid w:val="55AA2FBB"/>
    <w:rsid w:val="55AA6B17"/>
    <w:rsid w:val="55AC0AE1"/>
    <w:rsid w:val="55AC288F"/>
    <w:rsid w:val="55AE6607"/>
    <w:rsid w:val="55AF05D2"/>
    <w:rsid w:val="55AF2380"/>
    <w:rsid w:val="55B21658"/>
    <w:rsid w:val="55B47996"/>
    <w:rsid w:val="55B81234"/>
    <w:rsid w:val="55B94FAC"/>
    <w:rsid w:val="55BA127A"/>
    <w:rsid w:val="55BA1450"/>
    <w:rsid w:val="55BA31FE"/>
    <w:rsid w:val="55BB2AD2"/>
    <w:rsid w:val="55BB6F76"/>
    <w:rsid w:val="55BD4A9D"/>
    <w:rsid w:val="55BE25C3"/>
    <w:rsid w:val="55BE7BFB"/>
    <w:rsid w:val="55BF0815"/>
    <w:rsid w:val="55BF108B"/>
    <w:rsid w:val="55BF3C5C"/>
    <w:rsid w:val="55C027DF"/>
    <w:rsid w:val="55C37BD9"/>
    <w:rsid w:val="55C4407D"/>
    <w:rsid w:val="55C51BA3"/>
    <w:rsid w:val="55C6781D"/>
    <w:rsid w:val="55C91693"/>
    <w:rsid w:val="55C951EF"/>
    <w:rsid w:val="55CA71B9"/>
    <w:rsid w:val="55CB1653"/>
    <w:rsid w:val="55CB540B"/>
    <w:rsid w:val="55CC45C9"/>
    <w:rsid w:val="55CC4CE0"/>
    <w:rsid w:val="55CE2806"/>
    <w:rsid w:val="55D02A22"/>
    <w:rsid w:val="55D122F6"/>
    <w:rsid w:val="55D32512"/>
    <w:rsid w:val="55D43B94"/>
    <w:rsid w:val="55D65B5E"/>
    <w:rsid w:val="55D818D6"/>
    <w:rsid w:val="55D87E1A"/>
    <w:rsid w:val="55DA38A0"/>
    <w:rsid w:val="55DA564E"/>
    <w:rsid w:val="55DB13C7"/>
    <w:rsid w:val="55DB3175"/>
    <w:rsid w:val="55DB4F23"/>
    <w:rsid w:val="55DC7137"/>
    <w:rsid w:val="55DC74A2"/>
    <w:rsid w:val="55DD513F"/>
    <w:rsid w:val="55DF0675"/>
    <w:rsid w:val="55DF2C65"/>
    <w:rsid w:val="55DF4A13"/>
    <w:rsid w:val="55E22755"/>
    <w:rsid w:val="55E24503"/>
    <w:rsid w:val="55E258B5"/>
    <w:rsid w:val="55E41916"/>
    <w:rsid w:val="55E52DA6"/>
    <w:rsid w:val="55E55DA1"/>
    <w:rsid w:val="55E66E07"/>
    <w:rsid w:val="55E77D6B"/>
    <w:rsid w:val="55E95892"/>
    <w:rsid w:val="55E97640"/>
    <w:rsid w:val="55EA33B8"/>
    <w:rsid w:val="55EB160A"/>
    <w:rsid w:val="55EC5382"/>
    <w:rsid w:val="55EC7130"/>
    <w:rsid w:val="55EE2EA8"/>
    <w:rsid w:val="55F02A8A"/>
    <w:rsid w:val="55F04E72"/>
    <w:rsid w:val="55F06C20"/>
    <w:rsid w:val="55F07EB9"/>
    <w:rsid w:val="55F12998"/>
    <w:rsid w:val="55F14746"/>
    <w:rsid w:val="55F34962"/>
    <w:rsid w:val="55F3683A"/>
    <w:rsid w:val="55F45FE4"/>
    <w:rsid w:val="55F5289B"/>
    <w:rsid w:val="55F61D5C"/>
    <w:rsid w:val="55F83D27"/>
    <w:rsid w:val="55FA184D"/>
    <w:rsid w:val="55FA7A9F"/>
    <w:rsid w:val="55FB670D"/>
    <w:rsid w:val="55FF6E63"/>
    <w:rsid w:val="5600257F"/>
    <w:rsid w:val="56002BDB"/>
    <w:rsid w:val="56010E2D"/>
    <w:rsid w:val="56020701"/>
    <w:rsid w:val="560222CE"/>
    <w:rsid w:val="56026953"/>
    <w:rsid w:val="56044479"/>
    <w:rsid w:val="560477BF"/>
    <w:rsid w:val="560501F2"/>
    <w:rsid w:val="56051FA0"/>
    <w:rsid w:val="560721BC"/>
    <w:rsid w:val="56094BBF"/>
    <w:rsid w:val="560C77D2"/>
    <w:rsid w:val="560E354A"/>
    <w:rsid w:val="560E52F8"/>
    <w:rsid w:val="560E70A6"/>
    <w:rsid w:val="561072C2"/>
    <w:rsid w:val="56116B96"/>
    <w:rsid w:val="5613290E"/>
    <w:rsid w:val="561472B4"/>
    <w:rsid w:val="56150744"/>
    <w:rsid w:val="561641AD"/>
    <w:rsid w:val="561A1EEF"/>
    <w:rsid w:val="561A3C9D"/>
    <w:rsid w:val="561A5A4B"/>
    <w:rsid w:val="561B7A15"/>
    <w:rsid w:val="561C5C67"/>
    <w:rsid w:val="561D19DF"/>
    <w:rsid w:val="561D378D"/>
    <w:rsid w:val="561F7505"/>
    <w:rsid w:val="56220DA3"/>
    <w:rsid w:val="56222D48"/>
    <w:rsid w:val="5622727F"/>
    <w:rsid w:val="56237876"/>
    <w:rsid w:val="56252E0A"/>
    <w:rsid w:val="562543F0"/>
    <w:rsid w:val="56262642"/>
    <w:rsid w:val="56270168"/>
    <w:rsid w:val="562763BA"/>
    <w:rsid w:val="56292132"/>
    <w:rsid w:val="562A5895"/>
    <w:rsid w:val="562B40FC"/>
    <w:rsid w:val="562B5EAA"/>
    <w:rsid w:val="562B7C58"/>
    <w:rsid w:val="562C553B"/>
    <w:rsid w:val="562E14F6"/>
    <w:rsid w:val="562E599A"/>
    <w:rsid w:val="56301712"/>
    <w:rsid w:val="563034C0"/>
    <w:rsid w:val="5630534C"/>
    <w:rsid w:val="56307F1D"/>
    <w:rsid w:val="5632548A"/>
    <w:rsid w:val="56327239"/>
    <w:rsid w:val="56332FB1"/>
    <w:rsid w:val="56334D5F"/>
    <w:rsid w:val="5633540E"/>
    <w:rsid w:val="56344425"/>
    <w:rsid w:val="56356D29"/>
    <w:rsid w:val="56382375"/>
    <w:rsid w:val="563A433F"/>
    <w:rsid w:val="563A60ED"/>
    <w:rsid w:val="563A7E9B"/>
    <w:rsid w:val="563B3BA0"/>
    <w:rsid w:val="563B3C13"/>
    <w:rsid w:val="563C00B7"/>
    <w:rsid w:val="563D1091"/>
    <w:rsid w:val="563D798B"/>
    <w:rsid w:val="56404E40"/>
    <w:rsid w:val="564156CE"/>
    <w:rsid w:val="56427760"/>
    <w:rsid w:val="564560E1"/>
    <w:rsid w:val="56462CE4"/>
    <w:rsid w:val="56466840"/>
    <w:rsid w:val="564725B8"/>
    <w:rsid w:val="56486A5C"/>
    <w:rsid w:val="56496330"/>
    <w:rsid w:val="564B02FA"/>
    <w:rsid w:val="564C7BCE"/>
    <w:rsid w:val="564D4072"/>
    <w:rsid w:val="564E1B99"/>
    <w:rsid w:val="564E3947"/>
    <w:rsid w:val="564E7DEA"/>
    <w:rsid w:val="56502273"/>
    <w:rsid w:val="56503B63"/>
    <w:rsid w:val="56513437"/>
    <w:rsid w:val="56530F5D"/>
    <w:rsid w:val="56531B75"/>
    <w:rsid w:val="56551179"/>
    <w:rsid w:val="56554CD5"/>
    <w:rsid w:val="56574EF1"/>
    <w:rsid w:val="56582A17"/>
    <w:rsid w:val="565847C5"/>
    <w:rsid w:val="56586573"/>
    <w:rsid w:val="565A053D"/>
    <w:rsid w:val="565A22EB"/>
    <w:rsid w:val="565B1A48"/>
    <w:rsid w:val="565C5AA9"/>
    <w:rsid w:val="565D1DDC"/>
    <w:rsid w:val="565D3B8A"/>
    <w:rsid w:val="565E627F"/>
    <w:rsid w:val="565F5B54"/>
    <w:rsid w:val="5664316A"/>
    <w:rsid w:val="56643EE6"/>
    <w:rsid w:val="56644F18"/>
    <w:rsid w:val="56674A08"/>
    <w:rsid w:val="56680EAC"/>
    <w:rsid w:val="566A00AD"/>
    <w:rsid w:val="566A1C07"/>
    <w:rsid w:val="566B62A7"/>
    <w:rsid w:val="566C201F"/>
    <w:rsid w:val="566D64C3"/>
    <w:rsid w:val="566E223B"/>
    <w:rsid w:val="56705FB3"/>
    <w:rsid w:val="56707D61"/>
    <w:rsid w:val="56713C6E"/>
    <w:rsid w:val="5673115F"/>
    <w:rsid w:val="567315FF"/>
    <w:rsid w:val="567333AD"/>
    <w:rsid w:val="567468E6"/>
    <w:rsid w:val="567535C9"/>
    <w:rsid w:val="56755377"/>
    <w:rsid w:val="56757125"/>
    <w:rsid w:val="567710EF"/>
    <w:rsid w:val="567809C3"/>
    <w:rsid w:val="56794E67"/>
    <w:rsid w:val="56794FD1"/>
    <w:rsid w:val="567C04B4"/>
    <w:rsid w:val="567D5FDA"/>
    <w:rsid w:val="56815ACA"/>
    <w:rsid w:val="56821842"/>
    <w:rsid w:val="5684049D"/>
    <w:rsid w:val="56842916"/>
    <w:rsid w:val="56844798"/>
    <w:rsid w:val="56847368"/>
    <w:rsid w:val="568630E0"/>
    <w:rsid w:val="56867584"/>
    <w:rsid w:val="56881EF5"/>
    <w:rsid w:val="568A2F88"/>
    <w:rsid w:val="568A7075"/>
    <w:rsid w:val="568F468B"/>
    <w:rsid w:val="56900687"/>
    <w:rsid w:val="569021B1"/>
    <w:rsid w:val="56921A85"/>
    <w:rsid w:val="569272B9"/>
    <w:rsid w:val="56933A4F"/>
    <w:rsid w:val="56937008"/>
    <w:rsid w:val="56941CA1"/>
    <w:rsid w:val="56953069"/>
    <w:rsid w:val="569577C7"/>
    <w:rsid w:val="569752EE"/>
    <w:rsid w:val="56981066"/>
    <w:rsid w:val="56982E14"/>
    <w:rsid w:val="569972B8"/>
    <w:rsid w:val="569A3030"/>
    <w:rsid w:val="569A430A"/>
    <w:rsid w:val="569A4DDE"/>
    <w:rsid w:val="569A5A4B"/>
    <w:rsid w:val="569A6A77"/>
    <w:rsid w:val="569A6B8C"/>
    <w:rsid w:val="569B6EDB"/>
    <w:rsid w:val="569C2904"/>
    <w:rsid w:val="569C6DA8"/>
    <w:rsid w:val="569E48CE"/>
    <w:rsid w:val="569F0646"/>
    <w:rsid w:val="569F1F03"/>
    <w:rsid w:val="56A0017C"/>
    <w:rsid w:val="56A143BE"/>
    <w:rsid w:val="56A417B8"/>
    <w:rsid w:val="56A83DD4"/>
    <w:rsid w:val="56AA5540"/>
    <w:rsid w:val="56AB6FEB"/>
    <w:rsid w:val="56AD2D63"/>
    <w:rsid w:val="56AD4B11"/>
    <w:rsid w:val="56AE2637"/>
    <w:rsid w:val="56AE3088"/>
    <w:rsid w:val="56B20379"/>
    <w:rsid w:val="56B23ED5"/>
    <w:rsid w:val="56B365F2"/>
    <w:rsid w:val="56B80FD4"/>
    <w:rsid w:val="56B85264"/>
    <w:rsid w:val="56B92464"/>
    <w:rsid w:val="56BA0FDC"/>
    <w:rsid w:val="56BA722E"/>
    <w:rsid w:val="56BC4D54"/>
    <w:rsid w:val="56BC7955"/>
    <w:rsid w:val="56BD287A"/>
    <w:rsid w:val="56BF4844"/>
    <w:rsid w:val="56C33516"/>
    <w:rsid w:val="56C360E3"/>
    <w:rsid w:val="56C500AD"/>
    <w:rsid w:val="56C63E25"/>
    <w:rsid w:val="56C8194B"/>
    <w:rsid w:val="56C854A7"/>
    <w:rsid w:val="56C87B9D"/>
    <w:rsid w:val="56C90818"/>
    <w:rsid w:val="56C9121F"/>
    <w:rsid w:val="56C97471"/>
    <w:rsid w:val="56CA56C3"/>
    <w:rsid w:val="56CD51B3"/>
    <w:rsid w:val="56CD6F61"/>
    <w:rsid w:val="56CE31FA"/>
    <w:rsid w:val="56CE4A87"/>
    <w:rsid w:val="56CF0F2B"/>
    <w:rsid w:val="56D06A51"/>
    <w:rsid w:val="56D120CD"/>
    <w:rsid w:val="56D24578"/>
    <w:rsid w:val="56D24B3D"/>
    <w:rsid w:val="56D4209E"/>
    <w:rsid w:val="56D45D22"/>
    <w:rsid w:val="56D46542"/>
    <w:rsid w:val="56D4706C"/>
    <w:rsid w:val="56D55E16"/>
    <w:rsid w:val="56D57BC4"/>
    <w:rsid w:val="56D7393C"/>
    <w:rsid w:val="56D93B58"/>
    <w:rsid w:val="56DA167E"/>
    <w:rsid w:val="56DB3D41"/>
    <w:rsid w:val="56DB78D0"/>
    <w:rsid w:val="56DC0F52"/>
    <w:rsid w:val="56DE011E"/>
    <w:rsid w:val="56DE116E"/>
    <w:rsid w:val="56DF6C95"/>
    <w:rsid w:val="56E0560F"/>
    <w:rsid w:val="56E147BB"/>
    <w:rsid w:val="56E524FD"/>
    <w:rsid w:val="56E542AB"/>
    <w:rsid w:val="56E60023"/>
    <w:rsid w:val="56E66275"/>
    <w:rsid w:val="56E878F7"/>
    <w:rsid w:val="56EA7B13"/>
    <w:rsid w:val="56EB091C"/>
    <w:rsid w:val="56EC3BB2"/>
    <w:rsid w:val="56ED7603"/>
    <w:rsid w:val="56EE0C86"/>
    <w:rsid w:val="56F049FE"/>
    <w:rsid w:val="56F225F5"/>
    <w:rsid w:val="56F3081B"/>
    <w:rsid w:val="56F40992"/>
    <w:rsid w:val="56F42740"/>
    <w:rsid w:val="56F50266"/>
    <w:rsid w:val="56F52014"/>
    <w:rsid w:val="56F72230"/>
    <w:rsid w:val="56F75D8C"/>
    <w:rsid w:val="56F91B04"/>
    <w:rsid w:val="56FA587C"/>
    <w:rsid w:val="56FB2217"/>
    <w:rsid w:val="56FB3ACE"/>
    <w:rsid w:val="56FB4CB8"/>
    <w:rsid w:val="56FC15F5"/>
    <w:rsid w:val="56FC33A3"/>
    <w:rsid w:val="56FC36A7"/>
    <w:rsid w:val="56FE35BF"/>
    <w:rsid w:val="56FE711B"/>
    <w:rsid w:val="56FF2E93"/>
    <w:rsid w:val="570010E5"/>
    <w:rsid w:val="57007337"/>
    <w:rsid w:val="57016C0B"/>
    <w:rsid w:val="5702376B"/>
    <w:rsid w:val="57030BD5"/>
    <w:rsid w:val="57032983"/>
    <w:rsid w:val="57064221"/>
    <w:rsid w:val="57081D47"/>
    <w:rsid w:val="570861EB"/>
    <w:rsid w:val="57087F99"/>
    <w:rsid w:val="570A1F63"/>
    <w:rsid w:val="570A3D11"/>
    <w:rsid w:val="570A5ABF"/>
    <w:rsid w:val="570B1838"/>
    <w:rsid w:val="570B7A8A"/>
    <w:rsid w:val="570E45A3"/>
    <w:rsid w:val="570F757A"/>
    <w:rsid w:val="57122BC6"/>
    <w:rsid w:val="571406EC"/>
    <w:rsid w:val="5717642E"/>
    <w:rsid w:val="571B5F1F"/>
    <w:rsid w:val="571C1C97"/>
    <w:rsid w:val="571E77BD"/>
    <w:rsid w:val="571F7091"/>
    <w:rsid w:val="57201787"/>
    <w:rsid w:val="572052E3"/>
    <w:rsid w:val="5721105B"/>
    <w:rsid w:val="57211FE5"/>
    <w:rsid w:val="57212E09"/>
    <w:rsid w:val="572172AD"/>
    <w:rsid w:val="57233025"/>
    <w:rsid w:val="57236B81"/>
    <w:rsid w:val="57250B4B"/>
    <w:rsid w:val="572528F9"/>
    <w:rsid w:val="57256D9D"/>
    <w:rsid w:val="5726041F"/>
    <w:rsid w:val="572648C3"/>
    <w:rsid w:val="572823EA"/>
    <w:rsid w:val="57283E05"/>
    <w:rsid w:val="57284198"/>
    <w:rsid w:val="572877F3"/>
    <w:rsid w:val="572A6162"/>
    <w:rsid w:val="572B1EDA"/>
    <w:rsid w:val="572D7A00"/>
    <w:rsid w:val="572E0929"/>
    <w:rsid w:val="572F19CA"/>
    <w:rsid w:val="572F3778"/>
    <w:rsid w:val="572F6536"/>
    <w:rsid w:val="5730129E"/>
    <w:rsid w:val="57303990"/>
    <w:rsid w:val="57305813"/>
    <w:rsid w:val="57315742"/>
    <w:rsid w:val="57324EB7"/>
    <w:rsid w:val="57331A5F"/>
    <w:rsid w:val="5733219C"/>
    <w:rsid w:val="57336347"/>
    <w:rsid w:val="57340D8E"/>
    <w:rsid w:val="57346FE0"/>
    <w:rsid w:val="57362D58"/>
    <w:rsid w:val="57392849"/>
    <w:rsid w:val="573945F7"/>
    <w:rsid w:val="573963A5"/>
    <w:rsid w:val="573B036F"/>
    <w:rsid w:val="573B211D"/>
    <w:rsid w:val="573C5E95"/>
    <w:rsid w:val="57405985"/>
    <w:rsid w:val="574134AB"/>
    <w:rsid w:val="57415259"/>
    <w:rsid w:val="574216FD"/>
    <w:rsid w:val="57430A0D"/>
    <w:rsid w:val="57430FD1"/>
    <w:rsid w:val="57435475"/>
    <w:rsid w:val="5745075C"/>
    <w:rsid w:val="57454D4A"/>
    <w:rsid w:val="5748483A"/>
    <w:rsid w:val="574865E8"/>
    <w:rsid w:val="574A2360"/>
    <w:rsid w:val="574A6804"/>
    <w:rsid w:val="574B719F"/>
    <w:rsid w:val="574D00A2"/>
    <w:rsid w:val="574D1E50"/>
    <w:rsid w:val="574F5BC8"/>
    <w:rsid w:val="575118D0"/>
    <w:rsid w:val="575136EE"/>
    <w:rsid w:val="57517B92"/>
    <w:rsid w:val="575223DF"/>
    <w:rsid w:val="575326D1"/>
    <w:rsid w:val="5753390A"/>
    <w:rsid w:val="57541431"/>
    <w:rsid w:val="57541992"/>
    <w:rsid w:val="575431DF"/>
    <w:rsid w:val="57546DC1"/>
    <w:rsid w:val="57550251"/>
    <w:rsid w:val="57566F57"/>
    <w:rsid w:val="57572CCF"/>
    <w:rsid w:val="575907F5"/>
    <w:rsid w:val="57592C33"/>
    <w:rsid w:val="575A3F96"/>
    <w:rsid w:val="575B27BF"/>
    <w:rsid w:val="575C02E5"/>
    <w:rsid w:val="575F6AA5"/>
    <w:rsid w:val="576113C5"/>
    <w:rsid w:val="57623F96"/>
    <w:rsid w:val="57631674"/>
    <w:rsid w:val="57633422"/>
    <w:rsid w:val="57650F48"/>
    <w:rsid w:val="5765363E"/>
    <w:rsid w:val="5765719A"/>
    <w:rsid w:val="57664CC0"/>
    <w:rsid w:val="57675237"/>
    <w:rsid w:val="57686C8A"/>
    <w:rsid w:val="576A0FE7"/>
    <w:rsid w:val="576A2A02"/>
    <w:rsid w:val="576A47B0"/>
    <w:rsid w:val="576A78C0"/>
    <w:rsid w:val="576B22D6"/>
    <w:rsid w:val="576C677A"/>
    <w:rsid w:val="576D604E"/>
    <w:rsid w:val="576F1DC6"/>
    <w:rsid w:val="577062E9"/>
    <w:rsid w:val="57710EBA"/>
    <w:rsid w:val="57713D91"/>
    <w:rsid w:val="57715B3F"/>
    <w:rsid w:val="57727B09"/>
    <w:rsid w:val="5773022F"/>
    <w:rsid w:val="57743881"/>
    <w:rsid w:val="577473DD"/>
    <w:rsid w:val="577675F9"/>
    <w:rsid w:val="577B4C0F"/>
    <w:rsid w:val="577C2E20"/>
    <w:rsid w:val="577D0B9E"/>
    <w:rsid w:val="577D2735"/>
    <w:rsid w:val="577E025B"/>
    <w:rsid w:val="577E46FF"/>
    <w:rsid w:val="5780017C"/>
    <w:rsid w:val="57802226"/>
    <w:rsid w:val="57803FD4"/>
    <w:rsid w:val="57807393"/>
    <w:rsid w:val="578137C4"/>
    <w:rsid w:val="57821531"/>
    <w:rsid w:val="57822180"/>
    <w:rsid w:val="57825F9E"/>
    <w:rsid w:val="57827D4C"/>
    <w:rsid w:val="57831D16"/>
    <w:rsid w:val="57835872"/>
    <w:rsid w:val="578478DB"/>
    <w:rsid w:val="57853398"/>
    <w:rsid w:val="5785783C"/>
    <w:rsid w:val="57861C50"/>
    <w:rsid w:val="578730E0"/>
    <w:rsid w:val="578735B4"/>
    <w:rsid w:val="578810DA"/>
    <w:rsid w:val="578A4E52"/>
    <w:rsid w:val="578C0BCA"/>
    <w:rsid w:val="578D049F"/>
    <w:rsid w:val="578E4942"/>
    <w:rsid w:val="578F2469"/>
    <w:rsid w:val="578F4217"/>
    <w:rsid w:val="578F4443"/>
    <w:rsid w:val="57914287"/>
    <w:rsid w:val="579161E1"/>
    <w:rsid w:val="57923D07"/>
    <w:rsid w:val="57925AB5"/>
    <w:rsid w:val="57944254"/>
    <w:rsid w:val="57961A49"/>
    <w:rsid w:val="579655A5"/>
    <w:rsid w:val="5797131D"/>
    <w:rsid w:val="5798756F"/>
    <w:rsid w:val="57995095"/>
    <w:rsid w:val="579B0E0D"/>
    <w:rsid w:val="579B705F"/>
    <w:rsid w:val="579E26AC"/>
    <w:rsid w:val="57A04676"/>
    <w:rsid w:val="57A2219C"/>
    <w:rsid w:val="57A23F4A"/>
    <w:rsid w:val="57A44166"/>
    <w:rsid w:val="57A51C8C"/>
    <w:rsid w:val="57A53A3A"/>
    <w:rsid w:val="57A777B2"/>
    <w:rsid w:val="57AC0E20"/>
    <w:rsid w:val="57AD28EF"/>
    <w:rsid w:val="57AE0B41"/>
    <w:rsid w:val="57AE6D93"/>
    <w:rsid w:val="57AF48B9"/>
    <w:rsid w:val="57AF6667"/>
    <w:rsid w:val="57B10631"/>
    <w:rsid w:val="57B123DF"/>
    <w:rsid w:val="57B30C6D"/>
    <w:rsid w:val="57B40121"/>
    <w:rsid w:val="57B43C7D"/>
    <w:rsid w:val="57B65C47"/>
    <w:rsid w:val="57B91294"/>
    <w:rsid w:val="57B95737"/>
    <w:rsid w:val="57BA5F6E"/>
    <w:rsid w:val="57BB500C"/>
    <w:rsid w:val="57BE68AA"/>
    <w:rsid w:val="57BF1DE0"/>
    <w:rsid w:val="57C00874"/>
    <w:rsid w:val="57C245EC"/>
    <w:rsid w:val="57C32112"/>
    <w:rsid w:val="57C33EC0"/>
    <w:rsid w:val="57C540DC"/>
    <w:rsid w:val="57C87729"/>
    <w:rsid w:val="57CA34A1"/>
    <w:rsid w:val="57CA524F"/>
    <w:rsid w:val="57CA6432"/>
    <w:rsid w:val="57CA6C3D"/>
    <w:rsid w:val="57CF2865"/>
    <w:rsid w:val="57CF589D"/>
    <w:rsid w:val="57CF616F"/>
    <w:rsid w:val="57CF6D04"/>
    <w:rsid w:val="57D00194"/>
    <w:rsid w:val="57D04F5B"/>
    <w:rsid w:val="57D1482F"/>
    <w:rsid w:val="57D367F9"/>
    <w:rsid w:val="57D4431F"/>
    <w:rsid w:val="57D460CD"/>
    <w:rsid w:val="57D52571"/>
    <w:rsid w:val="57D61E46"/>
    <w:rsid w:val="57D64006"/>
    <w:rsid w:val="57D70067"/>
    <w:rsid w:val="57D92987"/>
    <w:rsid w:val="57D940C8"/>
    <w:rsid w:val="57DB3900"/>
    <w:rsid w:val="57DB745C"/>
    <w:rsid w:val="57DD31D4"/>
    <w:rsid w:val="57DE0CFA"/>
    <w:rsid w:val="57DE5369"/>
    <w:rsid w:val="57DE6F4C"/>
    <w:rsid w:val="57E207EA"/>
    <w:rsid w:val="57E24C8E"/>
    <w:rsid w:val="57E502DB"/>
    <w:rsid w:val="57E52089"/>
    <w:rsid w:val="57E722A5"/>
    <w:rsid w:val="57E75E01"/>
    <w:rsid w:val="57E77B5C"/>
    <w:rsid w:val="57E9504D"/>
    <w:rsid w:val="57EF2F07"/>
    <w:rsid w:val="57EF4CB5"/>
    <w:rsid w:val="57F10A2D"/>
    <w:rsid w:val="57F16C7F"/>
    <w:rsid w:val="57F347A6"/>
    <w:rsid w:val="57F4051E"/>
    <w:rsid w:val="57F535F0"/>
    <w:rsid w:val="57F56770"/>
    <w:rsid w:val="57F66044"/>
    <w:rsid w:val="57F77651"/>
    <w:rsid w:val="57F86260"/>
    <w:rsid w:val="57F95B34"/>
    <w:rsid w:val="57FA1FD8"/>
    <w:rsid w:val="57FB7462"/>
    <w:rsid w:val="57FB7AFE"/>
    <w:rsid w:val="57FD5624"/>
    <w:rsid w:val="57FF75EE"/>
    <w:rsid w:val="58006EC2"/>
    <w:rsid w:val="580249E9"/>
    <w:rsid w:val="580544D9"/>
    <w:rsid w:val="5809221B"/>
    <w:rsid w:val="58093FC9"/>
    <w:rsid w:val="58095D77"/>
    <w:rsid w:val="580A1AEF"/>
    <w:rsid w:val="580C1D0B"/>
    <w:rsid w:val="580D1911"/>
    <w:rsid w:val="580E2D07"/>
    <w:rsid w:val="580E58D8"/>
    <w:rsid w:val="580F5357"/>
    <w:rsid w:val="581035A9"/>
    <w:rsid w:val="581110D0"/>
    <w:rsid w:val="58112E7E"/>
    <w:rsid w:val="58117322"/>
    <w:rsid w:val="5814296E"/>
    <w:rsid w:val="58156E12"/>
    <w:rsid w:val="58160494"/>
    <w:rsid w:val="58164938"/>
    <w:rsid w:val="5818245E"/>
    <w:rsid w:val="581C679B"/>
    <w:rsid w:val="581D5CC6"/>
    <w:rsid w:val="581F37ED"/>
    <w:rsid w:val="581F559B"/>
    <w:rsid w:val="58207565"/>
    <w:rsid w:val="582232DD"/>
    <w:rsid w:val="5822508B"/>
    <w:rsid w:val="58226E39"/>
    <w:rsid w:val="58240E03"/>
    <w:rsid w:val="58254B7B"/>
    <w:rsid w:val="58256929"/>
    <w:rsid w:val="5827444F"/>
    <w:rsid w:val="58276B45"/>
    <w:rsid w:val="582901C7"/>
    <w:rsid w:val="582A3970"/>
    <w:rsid w:val="582A3F3F"/>
    <w:rsid w:val="582B2191"/>
    <w:rsid w:val="582C7CB7"/>
    <w:rsid w:val="582D0E61"/>
    <w:rsid w:val="582E1C82"/>
    <w:rsid w:val="582E57DE"/>
    <w:rsid w:val="58313520"/>
    <w:rsid w:val="58331046"/>
    <w:rsid w:val="583354EA"/>
    <w:rsid w:val="58346163"/>
    <w:rsid w:val="58350A83"/>
    <w:rsid w:val="58354DBE"/>
    <w:rsid w:val="58355EB2"/>
    <w:rsid w:val="58360B36"/>
    <w:rsid w:val="58382B00"/>
    <w:rsid w:val="583A6878"/>
    <w:rsid w:val="583B614D"/>
    <w:rsid w:val="583C439E"/>
    <w:rsid w:val="583F5C3D"/>
    <w:rsid w:val="58403763"/>
    <w:rsid w:val="58405511"/>
    <w:rsid w:val="58417C07"/>
    <w:rsid w:val="5842572D"/>
    <w:rsid w:val="58443253"/>
    <w:rsid w:val="58472D43"/>
    <w:rsid w:val="58474AF1"/>
    <w:rsid w:val="58490869"/>
    <w:rsid w:val="584A6390"/>
    <w:rsid w:val="584B2834"/>
    <w:rsid w:val="58501BF8"/>
    <w:rsid w:val="5850568B"/>
    <w:rsid w:val="58507E4A"/>
    <w:rsid w:val="58515970"/>
    <w:rsid w:val="5851771E"/>
    <w:rsid w:val="5853793A"/>
    <w:rsid w:val="585711D8"/>
    <w:rsid w:val="58580AAD"/>
    <w:rsid w:val="585B5F86"/>
    <w:rsid w:val="585C67EF"/>
    <w:rsid w:val="585D2567"/>
    <w:rsid w:val="585E7C8F"/>
    <w:rsid w:val="585F1E3B"/>
    <w:rsid w:val="585F3F16"/>
    <w:rsid w:val="58615BB3"/>
    <w:rsid w:val="5862192B"/>
    <w:rsid w:val="586438F5"/>
    <w:rsid w:val="586456A3"/>
    <w:rsid w:val="5866141B"/>
    <w:rsid w:val="5866766D"/>
    <w:rsid w:val="58690F0C"/>
    <w:rsid w:val="58694A68"/>
    <w:rsid w:val="586B6A32"/>
    <w:rsid w:val="586B72E0"/>
    <w:rsid w:val="586C6306"/>
    <w:rsid w:val="586D09FC"/>
    <w:rsid w:val="586E7E18"/>
    <w:rsid w:val="586F0C14"/>
    <w:rsid w:val="5870229A"/>
    <w:rsid w:val="58713534"/>
    <w:rsid w:val="587249C4"/>
    <w:rsid w:val="58726012"/>
    <w:rsid w:val="58773629"/>
    <w:rsid w:val="5878114F"/>
    <w:rsid w:val="587A6C75"/>
    <w:rsid w:val="587C3218"/>
    <w:rsid w:val="587D1AD7"/>
    <w:rsid w:val="587D6765"/>
    <w:rsid w:val="587F072F"/>
    <w:rsid w:val="587F24DD"/>
    <w:rsid w:val="587F428B"/>
    <w:rsid w:val="58800458"/>
    <w:rsid w:val="58801DB1"/>
    <w:rsid w:val="58816255"/>
    <w:rsid w:val="588418A2"/>
    <w:rsid w:val="58847AF3"/>
    <w:rsid w:val="5886386C"/>
    <w:rsid w:val="58873140"/>
    <w:rsid w:val="5889335C"/>
    <w:rsid w:val="5889510A"/>
    <w:rsid w:val="588B0E82"/>
    <w:rsid w:val="588C2EB7"/>
    <w:rsid w:val="588D419D"/>
    <w:rsid w:val="588F168E"/>
    <w:rsid w:val="58900246"/>
    <w:rsid w:val="58906498"/>
    <w:rsid w:val="58913FBE"/>
    <w:rsid w:val="58920462"/>
    <w:rsid w:val="58922210"/>
    <w:rsid w:val="58937D37"/>
    <w:rsid w:val="5894149F"/>
    <w:rsid w:val="58947D5E"/>
    <w:rsid w:val="58953AAF"/>
    <w:rsid w:val="5895585D"/>
    <w:rsid w:val="589663A1"/>
    <w:rsid w:val="589715D5"/>
    <w:rsid w:val="58977827"/>
    <w:rsid w:val="58977E20"/>
    <w:rsid w:val="589866DF"/>
    <w:rsid w:val="589A5311"/>
    <w:rsid w:val="589A7317"/>
    <w:rsid w:val="589B7C31"/>
    <w:rsid w:val="589D0BB5"/>
    <w:rsid w:val="589D2963"/>
    <w:rsid w:val="589E39E1"/>
    <w:rsid w:val="589F492D"/>
    <w:rsid w:val="589F66DB"/>
    <w:rsid w:val="58A12453"/>
    <w:rsid w:val="58A14202"/>
    <w:rsid w:val="58A24F33"/>
    <w:rsid w:val="58A261CC"/>
    <w:rsid w:val="58A27F7A"/>
    <w:rsid w:val="58A3441E"/>
    <w:rsid w:val="58A74D44"/>
    <w:rsid w:val="58A75590"/>
    <w:rsid w:val="58A77915"/>
    <w:rsid w:val="58A81A34"/>
    <w:rsid w:val="58A91308"/>
    <w:rsid w:val="58A9755A"/>
    <w:rsid w:val="58AB6E2E"/>
    <w:rsid w:val="58B008E9"/>
    <w:rsid w:val="58B101BD"/>
    <w:rsid w:val="58B2555A"/>
    <w:rsid w:val="58B2640F"/>
    <w:rsid w:val="58B32187"/>
    <w:rsid w:val="58B507D8"/>
    <w:rsid w:val="58B54151"/>
    <w:rsid w:val="58B57CAD"/>
    <w:rsid w:val="58B71C77"/>
    <w:rsid w:val="58B73A25"/>
    <w:rsid w:val="58B77EC9"/>
    <w:rsid w:val="58B8089A"/>
    <w:rsid w:val="58B8779D"/>
    <w:rsid w:val="58B959EF"/>
    <w:rsid w:val="58BA3515"/>
    <w:rsid w:val="58BA52C3"/>
    <w:rsid w:val="58BC103B"/>
    <w:rsid w:val="58BC54DF"/>
    <w:rsid w:val="58BC5ADA"/>
    <w:rsid w:val="58BE3005"/>
    <w:rsid w:val="58BF0B2C"/>
    <w:rsid w:val="58BF28DA"/>
    <w:rsid w:val="58BF6D7E"/>
    <w:rsid w:val="58C1194C"/>
    <w:rsid w:val="58C12AF6"/>
    <w:rsid w:val="58C148A4"/>
    <w:rsid w:val="58C223CA"/>
    <w:rsid w:val="58C3686E"/>
    <w:rsid w:val="58C47EF0"/>
    <w:rsid w:val="58C63C68"/>
    <w:rsid w:val="58C85C32"/>
    <w:rsid w:val="58CA156E"/>
    <w:rsid w:val="58CA2D21"/>
    <w:rsid w:val="58CC01A0"/>
    <w:rsid w:val="58CD3249"/>
    <w:rsid w:val="58CF5213"/>
    <w:rsid w:val="58D2260D"/>
    <w:rsid w:val="58D36385"/>
    <w:rsid w:val="58D57DC2"/>
    <w:rsid w:val="58D72319"/>
    <w:rsid w:val="58D72826"/>
    <w:rsid w:val="58D81BED"/>
    <w:rsid w:val="58D8399B"/>
    <w:rsid w:val="58DA5965"/>
    <w:rsid w:val="58DC6554"/>
    <w:rsid w:val="58DC7930"/>
    <w:rsid w:val="58DD0FB2"/>
    <w:rsid w:val="58DE0D33"/>
    <w:rsid w:val="58DF4D2A"/>
    <w:rsid w:val="58E0114E"/>
    <w:rsid w:val="58E14F46"/>
    <w:rsid w:val="58E16365"/>
    <w:rsid w:val="58E16CF4"/>
    <w:rsid w:val="58E32A6C"/>
    <w:rsid w:val="58E467E4"/>
    <w:rsid w:val="58E6255C"/>
    <w:rsid w:val="58E63C3C"/>
    <w:rsid w:val="58E6430A"/>
    <w:rsid w:val="58E81E30"/>
    <w:rsid w:val="58E84AF7"/>
    <w:rsid w:val="58EB7B73"/>
    <w:rsid w:val="58ED7447"/>
    <w:rsid w:val="58EE0969"/>
    <w:rsid w:val="58EE31BF"/>
    <w:rsid w:val="58F05189"/>
    <w:rsid w:val="58F20F01"/>
    <w:rsid w:val="58F24A5D"/>
    <w:rsid w:val="58F307D5"/>
    <w:rsid w:val="58F509F1"/>
    <w:rsid w:val="58F5279F"/>
    <w:rsid w:val="58F5454D"/>
    <w:rsid w:val="58FA6008"/>
    <w:rsid w:val="58FC58DC"/>
    <w:rsid w:val="58FD6FCE"/>
    <w:rsid w:val="58FF1E58"/>
    <w:rsid w:val="58FF53CC"/>
    <w:rsid w:val="5900361E"/>
    <w:rsid w:val="59011144"/>
    <w:rsid w:val="59050C34"/>
    <w:rsid w:val="59052A62"/>
    <w:rsid w:val="59060509"/>
    <w:rsid w:val="590649AC"/>
    <w:rsid w:val="59081510"/>
    <w:rsid w:val="590840E1"/>
    <w:rsid w:val="59097FF9"/>
    <w:rsid w:val="590C2A62"/>
    <w:rsid w:val="590D5D3B"/>
    <w:rsid w:val="590D7AE9"/>
    <w:rsid w:val="590F1AB3"/>
    <w:rsid w:val="590F3861"/>
    <w:rsid w:val="590F5B0B"/>
    <w:rsid w:val="591075D9"/>
    <w:rsid w:val="5911499B"/>
    <w:rsid w:val="591168D4"/>
    <w:rsid w:val="59140E77"/>
    <w:rsid w:val="5915074C"/>
    <w:rsid w:val="59154BEF"/>
    <w:rsid w:val="59170968"/>
    <w:rsid w:val="5919023C"/>
    <w:rsid w:val="59192495"/>
    <w:rsid w:val="591A2206"/>
    <w:rsid w:val="591A3FB4"/>
    <w:rsid w:val="591B0458"/>
    <w:rsid w:val="591C1ADA"/>
    <w:rsid w:val="591C5F7E"/>
    <w:rsid w:val="591D4E77"/>
    <w:rsid w:val="591D7EBC"/>
    <w:rsid w:val="591F15CA"/>
    <w:rsid w:val="59205A6E"/>
    <w:rsid w:val="592117E6"/>
    <w:rsid w:val="59213594"/>
    <w:rsid w:val="59232E69"/>
    <w:rsid w:val="59253609"/>
    <w:rsid w:val="59282B75"/>
    <w:rsid w:val="59284923"/>
    <w:rsid w:val="592A069B"/>
    <w:rsid w:val="592B61C1"/>
    <w:rsid w:val="592B7F6F"/>
    <w:rsid w:val="592C090B"/>
    <w:rsid w:val="592D3CE7"/>
    <w:rsid w:val="592E180D"/>
    <w:rsid w:val="592F5CB1"/>
    <w:rsid w:val="593037D7"/>
    <w:rsid w:val="5931649C"/>
    <w:rsid w:val="593257A1"/>
    <w:rsid w:val="59326E77"/>
    <w:rsid w:val="5932754F"/>
    <w:rsid w:val="5933709C"/>
    <w:rsid w:val="5934151A"/>
    <w:rsid w:val="59374B66"/>
    <w:rsid w:val="5939268C"/>
    <w:rsid w:val="59396B30"/>
    <w:rsid w:val="593B28A8"/>
    <w:rsid w:val="593C217C"/>
    <w:rsid w:val="593D4460"/>
    <w:rsid w:val="593E58F0"/>
    <w:rsid w:val="593E5EF4"/>
    <w:rsid w:val="593E7CA2"/>
    <w:rsid w:val="593F3A1A"/>
    <w:rsid w:val="59401C6C"/>
    <w:rsid w:val="59413C36"/>
    <w:rsid w:val="594159E5"/>
    <w:rsid w:val="5943175D"/>
    <w:rsid w:val="59441762"/>
    <w:rsid w:val="594554D5"/>
    <w:rsid w:val="59457283"/>
    <w:rsid w:val="59462FFB"/>
    <w:rsid w:val="5947124D"/>
    <w:rsid w:val="59484FC5"/>
    <w:rsid w:val="594869A2"/>
    <w:rsid w:val="59486D73"/>
    <w:rsid w:val="59492A03"/>
    <w:rsid w:val="594A6647"/>
    <w:rsid w:val="594D25DB"/>
    <w:rsid w:val="594E3CA4"/>
    <w:rsid w:val="594E53E5"/>
    <w:rsid w:val="594F0101"/>
    <w:rsid w:val="59505C28"/>
    <w:rsid w:val="59511195"/>
    <w:rsid w:val="595219A0"/>
    <w:rsid w:val="5952374E"/>
    <w:rsid w:val="5954396A"/>
    <w:rsid w:val="5955323E"/>
    <w:rsid w:val="59554FEC"/>
    <w:rsid w:val="59571EA1"/>
    <w:rsid w:val="59576FB6"/>
    <w:rsid w:val="59586497"/>
    <w:rsid w:val="59594ADC"/>
    <w:rsid w:val="595A2602"/>
    <w:rsid w:val="595B6AA6"/>
    <w:rsid w:val="595C281E"/>
    <w:rsid w:val="595C45CC"/>
    <w:rsid w:val="595E0345"/>
    <w:rsid w:val="596040BD"/>
    <w:rsid w:val="59605E6B"/>
    <w:rsid w:val="59610C8A"/>
    <w:rsid w:val="5961385B"/>
    <w:rsid w:val="59617E35"/>
    <w:rsid w:val="59622821"/>
    <w:rsid w:val="5963617B"/>
    <w:rsid w:val="59637709"/>
    <w:rsid w:val="59653481"/>
    <w:rsid w:val="59682F71"/>
    <w:rsid w:val="59691FED"/>
    <w:rsid w:val="596A0A97"/>
    <w:rsid w:val="596A347D"/>
    <w:rsid w:val="596C0CB3"/>
    <w:rsid w:val="596C2A61"/>
    <w:rsid w:val="596C74DE"/>
    <w:rsid w:val="596F471E"/>
    <w:rsid w:val="59701E26"/>
    <w:rsid w:val="59705BAE"/>
    <w:rsid w:val="59710078"/>
    <w:rsid w:val="597162CA"/>
    <w:rsid w:val="59722042"/>
    <w:rsid w:val="59725B9E"/>
    <w:rsid w:val="597436C4"/>
    <w:rsid w:val="59745DBA"/>
    <w:rsid w:val="5975743C"/>
    <w:rsid w:val="597731B4"/>
    <w:rsid w:val="59777658"/>
    <w:rsid w:val="59796F2C"/>
    <w:rsid w:val="597A4A53"/>
    <w:rsid w:val="597B0EF6"/>
    <w:rsid w:val="597B2CA5"/>
    <w:rsid w:val="597C07CB"/>
    <w:rsid w:val="597C6A1D"/>
    <w:rsid w:val="597E2795"/>
    <w:rsid w:val="59822285"/>
    <w:rsid w:val="59835FFD"/>
    <w:rsid w:val="598454B4"/>
    <w:rsid w:val="59846BF5"/>
    <w:rsid w:val="59850085"/>
    <w:rsid w:val="59856944"/>
    <w:rsid w:val="59861649"/>
    <w:rsid w:val="5987789B"/>
    <w:rsid w:val="59883613"/>
    <w:rsid w:val="598853C1"/>
    <w:rsid w:val="598A113A"/>
    <w:rsid w:val="598A2EE8"/>
    <w:rsid w:val="598C3104"/>
    <w:rsid w:val="598D0C2A"/>
    <w:rsid w:val="598D29D8"/>
    <w:rsid w:val="598E50E7"/>
    <w:rsid w:val="598F25C7"/>
    <w:rsid w:val="599124C8"/>
    <w:rsid w:val="59926240"/>
    <w:rsid w:val="59927FEE"/>
    <w:rsid w:val="59943D66"/>
    <w:rsid w:val="59945B14"/>
    <w:rsid w:val="59956A89"/>
    <w:rsid w:val="5996188C"/>
    <w:rsid w:val="59965D30"/>
    <w:rsid w:val="59967ADE"/>
    <w:rsid w:val="59981AA8"/>
    <w:rsid w:val="5999137D"/>
    <w:rsid w:val="5999312B"/>
    <w:rsid w:val="599975CF"/>
    <w:rsid w:val="599A624A"/>
    <w:rsid w:val="599B50F5"/>
    <w:rsid w:val="599D70BF"/>
    <w:rsid w:val="599E6993"/>
    <w:rsid w:val="599F20BC"/>
    <w:rsid w:val="59A10231"/>
    <w:rsid w:val="59A246D5"/>
    <w:rsid w:val="59A3044D"/>
    <w:rsid w:val="59A321FB"/>
    <w:rsid w:val="59A65848"/>
    <w:rsid w:val="59A87812"/>
    <w:rsid w:val="59AA0627"/>
    <w:rsid w:val="59AA358A"/>
    <w:rsid w:val="59AC3230"/>
    <w:rsid w:val="59AD4E28"/>
    <w:rsid w:val="59AE5B50"/>
    <w:rsid w:val="59B12B6A"/>
    <w:rsid w:val="59B14918"/>
    <w:rsid w:val="59B166C6"/>
    <w:rsid w:val="59B2243E"/>
    <w:rsid w:val="59B241EC"/>
    <w:rsid w:val="59B368E2"/>
    <w:rsid w:val="59B461B6"/>
    <w:rsid w:val="59B52E52"/>
    <w:rsid w:val="59B63CDD"/>
    <w:rsid w:val="59B66EB3"/>
    <w:rsid w:val="59B7793C"/>
    <w:rsid w:val="59B85CA7"/>
    <w:rsid w:val="59BB12F3"/>
    <w:rsid w:val="59BB7545"/>
    <w:rsid w:val="59BC1D1A"/>
    <w:rsid w:val="59BD150F"/>
    <w:rsid w:val="59BE0DE3"/>
    <w:rsid w:val="59BE5287"/>
    <w:rsid w:val="59C06909"/>
    <w:rsid w:val="59C4289D"/>
    <w:rsid w:val="59C44088"/>
    <w:rsid w:val="59C45287"/>
    <w:rsid w:val="59C503C4"/>
    <w:rsid w:val="59C52172"/>
    <w:rsid w:val="59C56616"/>
    <w:rsid w:val="59C7413C"/>
    <w:rsid w:val="59C75EEA"/>
    <w:rsid w:val="59C77C98"/>
    <w:rsid w:val="59C81C62"/>
    <w:rsid w:val="59C83A10"/>
    <w:rsid w:val="59C92758"/>
    <w:rsid w:val="59CA3C2C"/>
    <w:rsid w:val="59CA59DA"/>
    <w:rsid w:val="59CA67B9"/>
    <w:rsid w:val="59CA7788"/>
    <w:rsid w:val="59CC10D9"/>
    <w:rsid w:val="59CC1752"/>
    <w:rsid w:val="59CF4D9E"/>
    <w:rsid w:val="59D2488F"/>
    <w:rsid w:val="59D2663D"/>
    <w:rsid w:val="59D40607"/>
    <w:rsid w:val="59D423B5"/>
    <w:rsid w:val="59D466BA"/>
    <w:rsid w:val="59D625D1"/>
    <w:rsid w:val="59D800F7"/>
    <w:rsid w:val="59D93E6F"/>
    <w:rsid w:val="59D979CB"/>
    <w:rsid w:val="59DF76D7"/>
    <w:rsid w:val="59E20F76"/>
    <w:rsid w:val="59E36A9C"/>
    <w:rsid w:val="59E36E2E"/>
    <w:rsid w:val="59E44CEE"/>
    <w:rsid w:val="59E56370"/>
    <w:rsid w:val="59E7033A"/>
    <w:rsid w:val="59E85E60"/>
    <w:rsid w:val="59E940B2"/>
    <w:rsid w:val="59EA1BD8"/>
    <w:rsid w:val="59EA7E2A"/>
    <w:rsid w:val="59EC76FE"/>
    <w:rsid w:val="59EE16C8"/>
    <w:rsid w:val="59EE2FE3"/>
    <w:rsid w:val="59EF3692"/>
    <w:rsid w:val="59F111B9"/>
    <w:rsid w:val="59F34F31"/>
    <w:rsid w:val="59F44805"/>
    <w:rsid w:val="59F64346"/>
    <w:rsid w:val="59F64A21"/>
    <w:rsid w:val="59F7384B"/>
    <w:rsid w:val="59F760A3"/>
    <w:rsid w:val="59F82547"/>
    <w:rsid w:val="59FA62BF"/>
    <w:rsid w:val="59FB2037"/>
    <w:rsid w:val="59FB3DE5"/>
    <w:rsid w:val="59FB5B93"/>
    <w:rsid w:val="59FD7B5D"/>
    <w:rsid w:val="59FE56A9"/>
    <w:rsid w:val="5A0013FC"/>
    <w:rsid w:val="5A006E37"/>
    <w:rsid w:val="5A0233C6"/>
    <w:rsid w:val="5A025174"/>
    <w:rsid w:val="5A032C9A"/>
    <w:rsid w:val="5A04713E"/>
    <w:rsid w:val="5A0507C0"/>
    <w:rsid w:val="5A054C64"/>
    <w:rsid w:val="5A056A12"/>
    <w:rsid w:val="5A08675B"/>
    <w:rsid w:val="5A094754"/>
    <w:rsid w:val="5A0A1788"/>
    <w:rsid w:val="5A0C1B4F"/>
    <w:rsid w:val="5A0C5FF2"/>
    <w:rsid w:val="5A0C607E"/>
    <w:rsid w:val="5A0C7DA1"/>
    <w:rsid w:val="5A0D02E3"/>
    <w:rsid w:val="5A0E1D6B"/>
    <w:rsid w:val="5A0F0D7C"/>
    <w:rsid w:val="5A0F163F"/>
    <w:rsid w:val="5A113609"/>
    <w:rsid w:val="5A1243DA"/>
    <w:rsid w:val="5A13112F"/>
    <w:rsid w:val="5A137381"/>
    <w:rsid w:val="5A137423"/>
    <w:rsid w:val="5A144EA7"/>
    <w:rsid w:val="5A146C55"/>
    <w:rsid w:val="5A166E71"/>
    <w:rsid w:val="5A184997"/>
    <w:rsid w:val="5A190577"/>
    <w:rsid w:val="5A19426B"/>
    <w:rsid w:val="5A1B4488"/>
    <w:rsid w:val="5A1D0200"/>
    <w:rsid w:val="5A1D0C32"/>
    <w:rsid w:val="5A225816"/>
    <w:rsid w:val="5A2275C4"/>
    <w:rsid w:val="5A2447F3"/>
    <w:rsid w:val="5A2450EA"/>
    <w:rsid w:val="5A261CE4"/>
    <w:rsid w:val="5A2748B5"/>
    <w:rsid w:val="5A292701"/>
    <w:rsid w:val="5A2A1AF5"/>
    <w:rsid w:val="5A2C3F9F"/>
    <w:rsid w:val="5A2C5B56"/>
    <w:rsid w:val="5A2E5F69"/>
    <w:rsid w:val="5A2F1906"/>
    <w:rsid w:val="5A2F3A8F"/>
    <w:rsid w:val="5A307F33"/>
    <w:rsid w:val="5A3115B5"/>
    <w:rsid w:val="5A317807"/>
    <w:rsid w:val="5A3317D1"/>
    <w:rsid w:val="5A33532D"/>
    <w:rsid w:val="5A3572F7"/>
    <w:rsid w:val="5A36306F"/>
    <w:rsid w:val="5A364E1D"/>
    <w:rsid w:val="5A380B96"/>
    <w:rsid w:val="5A386DE8"/>
    <w:rsid w:val="5A39015A"/>
    <w:rsid w:val="5A3966BC"/>
    <w:rsid w:val="5A3A1C71"/>
    <w:rsid w:val="5A3A2B60"/>
    <w:rsid w:val="5A3B2434"/>
    <w:rsid w:val="5A3B68D8"/>
    <w:rsid w:val="5A3E202C"/>
    <w:rsid w:val="5A3E3CD2"/>
    <w:rsid w:val="5A3F0176"/>
    <w:rsid w:val="5A407A4A"/>
    <w:rsid w:val="5A4168EC"/>
    <w:rsid w:val="5A4214BD"/>
    <w:rsid w:val="5A421A14"/>
    <w:rsid w:val="5A4237C2"/>
    <w:rsid w:val="5A43120C"/>
    <w:rsid w:val="5A4440A8"/>
    <w:rsid w:val="5A44578C"/>
    <w:rsid w:val="5A461504"/>
    <w:rsid w:val="5A47702B"/>
    <w:rsid w:val="5A483BEE"/>
    <w:rsid w:val="5A490FF5"/>
    <w:rsid w:val="5A492DA3"/>
    <w:rsid w:val="5A4958D6"/>
    <w:rsid w:val="5A4A08C9"/>
    <w:rsid w:val="5A4C39FF"/>
    <w:rsid w:val="5A4C4641"/>
    <w:rsid w:val="5A4E660B"/>
    <w:rsid w:val="5A502380"/>
    <w:rsid w:val="5A513A05"/>
    <w:rsid w:val="5A532442"/>
    <w:rsid w:val="5A53777D"/>
    <w:rsid w:val="5A542191"/>
    <w:rsid w:val="5A5438D2"/>
    <w:rsid w:val="5A5534F6"/>
    <w:rsid w:val="5A557999"/>
    <w:rsid w:val="5A561662"/>
    <w:rsid w:val="5A5654C0"/>
    <w:rsid w:val="5A56726E"/>
    <w:rsid w:val="5A5A0B0C"/>
    <w:rsid w:val="5A5A4FB0"/>
    <w:rsid w:val="5A5A6D5E"/>
    <w:rsid w:val="5A5B4884"/>
    <w:rsid w:val="5A5D23AA"/>
    <w:rsid w:val="5A5D684E"/>
    <w:rsid w:val="5A5F4374"/>
    <w:rsid w:val="5A5F6122"/>
    <w:rsid w:val="5A601E9A"/>
    <w:rsid w:val="5A61633E"/>
    <w:rsid w:val="5A6220B6"/>
    <w:rsid w:val="5A623E64"/>
    <w:rsid w:val="5A6279C1"/>
    <w:rsid w:val="5A64198B"/>
    <w:rsid w:val="5A643739"/>
    <w:rsid w:val="5A647BDD"/>
    <w:rsid w:val="5A65343B"/>
    <w:rsid w:val="5A655703"/>
    <w:rsid w:val="5A67147B"/>
    <w:rsid w:val="5A673229"/>
    <w:rsid w:val="5A690D4F"/>
    <w:rsid w:val="5A6B0418"/>
    <w:rsid w:val="5A6B0F6B"/>
    <w:rsid w:val="5A6C083F"/>
    <w:rsid w:val="5A6C32DD"/>
    <w:rsid w:val="5A6C4CE3"/>
    <w:rsid w:val="5A702DFA"/>
    <w:rsid w:val="5A7140A7"/>
    <w:rsid w:val="5A71428A"/>
    <w:rsid w:val="5A731BCE"/>
    <w:rsid w:val="5A737E20"/>
    <w:rsid w:val="5A74434C"/>
    <w:rsid w:val="5A751DEA"/>
    <w:rsid w:val="5A753B98"/>
    <w:rsid w:val="5A7616BE"/>
    <w:rsid w:val="5A772091"/>
    <w:rsid w:val="5A785436"/>
    <w:rsid w:val="5A7871E4"/>
    <w:rsid w:val="5A79415D"/>
    <w:rsid w:val="5A7B6CD4"/>
    <w:rsid w:val="5A7F0572"/>
    <w:rsid w:val="5A8262B5"/>
    <w:rsid w:val="5A845B89"/>
    <w:rsid w:val="5A851901"/>
    <w:rsid w:val="5A852700"/>
    <w:rsid w:val="5A865DA5"/>
    <w:rsid w:val="5A867B53"/>
    <w:rsid w:val="5A871B1D"/>
    <w:rsid w:val="5A8738CB"/>
    <w:rsid w:val="5A875679"/>
    <w:rsid w:val="5A877BF1"/>
    <w:rsid w:val="5A881081"/>
    <w:rsid w:val="5A89319F"/>
    <w:rsid w:val="5A8C56CF"/>
    <w:rsid w:val="5A8D3A63"/>
    <w:rsid w:val="5A8D7133"/>
    <w:rsid w:val="5A8E2EAB"/>
    <w:rsid w:val="5A9009D2"/>
    <w:rsid w:val="5A902780"/>
    <w:rsid w:val="5A93401E"/>
    <w:rsid w:val="5A951B44"/>
    <w:rsid w:val="5A957D96"/>
    <w:rsid w:val="5A971D60"/>
    <w:rsid w:val="5A981526"/>
    <w:rsid w:val="5A981634"/>
    <w:rsid w:val="5A98522A"/>
    <w:rsid w:val="5A987886"/>
    <w:rsid w:val="5A9A53AC"/>
    <w:rsid w:val="5A9A6067"/>
    <w:rsid w:val="5A9B2ED2"/>
    <w:rsid w:val="5A9C7376"/>
    <w:rsid w:val="5A9D30EE"/>
    <w:rsid w:val="5A9F6E67"/>
    <w:rsid w:val="5AA24261"/>
    <w:rsid w:val="5AA466BA"/>
    <w:rsid w:val="5AA47119"/>
    <w:rsid w:val="5AA47FD9"/>
    <w:rsid w:val="5AA505A9"/>
    <w:rsid w:val="5AA75D1B"/>
    <w:rsid w:val="5AA77AC9"/>
    <w:rsid w:val="5AA91A93"/>
    <w:rsid w:val="5AA91AFA"/>
    <w:rsid w:val="5AAA2F8A"/>
    <w:rsid w:val="5AAB580B"/>
    <w:rsid w:val="5AAE2C06"/>
    <w:rsid w:val="5AAE6BFF"/>
    <w:rsid w:val="5AAF59A9"/>
    <w:rsid w:val="5AB02E22"/>
    <w:rsid w:val="5AB0697E"/>
    <w:rsid w:val="5AB126F6"/>
    <w:rsid w:val="5AB20948"/>
    <w:rsid w:val="5AB26B9A"/>
    <w:rsid w:val="5AB32912"/>
    <w:rsid w:val="5AB346C0"/>
    <w:rsid w:val="5AB3646E"/>
    <w:rsid w:val="5AB67D0C"/>
    <w:rsid w:val="5AB729BD"/>
    <w:rsid w:val="5AB75F5E"/>
    <w:rsid w:val="5AB81CD6"/>
    <w:rsid w:val="5AB83A84"/>
    <w:rsid w:val="5AB97EAE"/>
    <w:rsid w:val="5ABA3CA0"/>
    <w:rsid w:val="5ABB5323"/>
    <w:rsid w:val="5ABC3575"/>
    <w:rsid w:val="5ABD72ED"/>
    <w:rsid w:val="5AC02939"/>
    <w:rsid w:val="5AC051B0"/>
    <w:rsid w:val="5AC266B1"/>
    <w:rsid w:val="5AC4067B"/>
    <w:rsid w:val="5AC661A1"/>
    <w:rsid w:val="5AC73CC7"/>
    <w:rsid w:val="5AC8016B"/>
    <w:rsid w:val="5AC93EE4"/>
    <w:rsid w:val="5AC95C92"/>
    <w:rsid w:val="5ACC4C63"/>
    <w:rsid w:val="5ACD39D4"/>
    <w:rsid w:val="5ACD5782"/>
    <w:rsid w:val="5ACE14FA"/>
    <w:rsid w:val="5ACE5056"/>
    <w:rsid w:val="5ACF3815"/>
    <w:rsid w:val="5AD07020"/>
    <w:rsid w:val="5AD22196"/>
    <w:rsid w:val="5AD308BE"/>
    <w:rsid w:val="5AD3266C"/>
    <w:rsid w:val="5AD52888"/>
    <w:rsid w:val="5AD54636"/>
    <w:rsid w:val="5AD563E4"/>
    <w:rsid w:val="5AD76600"/>
    <w:rsid w:val="5AD84127"/>
    <w:rsid w:val="5AD848C7"/>
    <w:rsid w:val="5AD86008"/>
    <w:rsid w:val="5ADA7E9F"/>
    <w:rsid w:val="5ADD173D"/>
    <w:rsid w:val="5ADD34EB"/>
    <w:rsid w:val="5ADF1011"/>
    <w:rsid w:val="5AE1122D"/>
    <w:rsid w:val="5AE12FDB"/>
    <w:rsid w:val="5AE26D53"/>
    <w:rsid w:val="5AE42ACB"/>
    <w:rsid w:val="5AE43A29"/>
    <w:rsid w:val="5AE44879"/>
    <w:rsid w:val="5AE64A95"/>
    <w:rsid w:val="5AE66ECB"/>
    <w:rsid w:val="5AE900E2"/>
    <w:rsid w:val="5AE91E90"/>
    <w:rsid w:val="5AE96334"/>
    <w:rsid w:val="5AEA7999"/>
    <w:rsid w:val="5AEB20AC"/>
    <w:rsid w:val="5AEB447E"/>
    <w:rsid w:val="5AEC372E"/>
    <w:rsid w:val="5AEC590E"/>
    <w:rsid w:val="5AED1980"/>
    <w:rsid w:val="5AEE394A"/>
    <w:rsid w:val="5AEE56F8"/>
    <w:rsid w:val="5AF0321E"/>
    <w:rsid w:val="5AF50835"/>
    <w:rsid w:val="5AF54CD9"/>
    <w:rsid w:val="5AF947C9"/>
    <w:rsid w:val="5AFB13A2"/>
    <w:rsid w:val="5AFC1BC3"/>
    <w:rsid w:val="5AFC6067"/>
    <w:rsid w:val="5AFD593B"/>
    <w:rsid w:val="5AFD6893"/>
    <w:rsid w:val="5AFE3B8D"/>
    <w:rsid w:val="5AFF16B3"/>
    <w:rsid w:val="5AFF7905"/>
    <w:rsid w:val="5B002643"/>
    <w:rsid w:val="5B01367D"/>
    <w:rsid w:val="5B01542B"/>
    <w:rsid w:val="5B0373F5"/>
    <w:rsid w:val="5B042454"/>
    <w:rsid w:val="5B043B95"/>
    <w:rsid w:val="5B060C94"/>
    <w:rsid w:val="5B0867BA"/>
    <w:rsid w:val="5B0972E9"/>
    <w:rsid w:val="5B0B0058"/>
    <w:rsid w:val="5B0B1E06"/>
    <w:rsid w:val="5B0B2327"/>
    <w:rsid w:val="5B0D3DD0"/>
    <w:rsid w:val="5B0E18F6"/>
    <w:rsid w:val="5B0F448B"/>
    <w:rsid w:val="5B0F5D9A"/>
    <w:rsid w:val="5B0F7567"/>
    <w:rsid w:val="5B1038C0"/>
    <w:rsid w:val="5B10566E"/>
    <w:rsid w:val="5B150ED7"/>
    <w:rsid w:val="5B152C85"/>
    <w:rsid w:val="5B16743A"/>
    <w:rsid w:val="5B173D60"/>
    <w:rsid w:val="5B174C4F"/>
    <w:rsid w:val="5B181D5A"/>
    <w:rsid w:val="5B184523"/>
    <w:rsid w:val="5B196DC7"/>
    <w:rsid w:val="5B1C06DB"/>
    <w:rsid w:val="5B1E7D8B"/>
    <w:rsid w:val="5B1F3B03"/>
    <w:rsid w:val="5B1F58B2"/>
    <w:rsid w:val="5B21162A"/>
    <w:rsid w:val="5B2130BD"/>
    <w:rsid w:val="5B215ACE"/>
    <w:rsid w:val="5B24111A"/>
    <w:rsid w:val="5B24736C"/>
    <w:rsid w:val="5B2555BE"/>
    <w:rsid w:val="5B26435E"/>
    <w:rsid w:val="5B266C40"/>
    <w:rsid w:val="5B280C0A"/>
    <w:rsid w:val="5B2829B8"/>
    <w:rsid w:val="5B294982"/>
    <w:rsid w:val="5B296730"/>
    <w:rsid w:val="5B2A2098"/>
    <w:rsid w:val="5B2B06FA"/>
    <w:rsid w:val="5B2C2DA1"/>
    <w:rsid w:val="5B2D2AF0"/>
    <w:rsid w:val="5B2D4231"/>
    <w:rsid w:val="5B2D4472"/>
    <w:rsid w:val="5B2D7FCE"/>
    <w:rsid w:val="5B2E3D47"/>
    <w:rsid w:val="5B2F3CA6"/>
    <w:rsid w:val="5B321A89"/>
    <w:rsid w:val="5B323837"/>
    <w:rsid w:val="5B33135D"/>
    <w:rsid w:val="5B345801"/>
    <w:rsid w:val="5B370E4D"/>
    <w:rsid w:val="5B392E17"/>
    <w:rsid w:val="5B394BC5"/>
    <w:rsid w:val="5B3C46B5"/>
    <w:rsid w:val="5B3C6463"/>
    <w:rsid w:val="5B3E21DC"/>
    <w:rsid w:val="5B3E6680"/>
    <w:rsid w:val="5B411CCC"/>
    <w:rsid w:val="5B433C96"/>
    <w:rsid w:val="5B437B30"/>
    <w:rsid w:val="5B441028"/>
    <w:rsid w:val="5B44356A"/>
    <w:rsid w:val="5B461090"/>
    <w:rsid w:val="5B465534"/>
    <w:rsid w:val="5B4779A9"/>
    <w:rsid w:val="5B48305A"/>
    <w:rsid w:val="5B4B2B4A"/>
    <w:rsid w:val="5B4D0671"/>
    <w:rsid w:val="5B4D68C3"/>
    <w:rsid w:val="5B501F0F"/>
    <w:rsid w:val="5B51362C"/>
    <w:rsid w:val="5B525C87"/>
    <w:rsid w:val="5B5419FF"/>
    <w:rsid w:val="5B5437AD"/>
    <w:rsid w:val="5B547C51"/>
    <w:rsid w:val="5B557525"/>
    <w:rsid w:val="5B56343D"/>
    <w:rsid w:val="5B5714EF"/>
    <w:rsid w:val="5B57329D"/>
    <w:rsid w:val="5B591DBE"/>
    <w:rsid w:val="5B595267"/>
    <w:rsid w:val="5B597015"/>
    <w:rsid w:val="5B5A4B3C"/>
    <w:rsid w:val="5B5C08B4"/>
    <w:rsid w:val="5B5C4D58"/>
    <w:rsid w:val="5B5E305F"/>
    <w:rsid w:val="5B5E462C"/>
    <w:rsid w:val="5B5E63DA"/>
    <w:rsid w:val="5B6065F6"/>
    <w:rsid w:val="5B61236E"/>
    <w:rsid w:val="5B615ECA"/>
    <w:rsid w:val="5B6339F0"/>
    <w:rsid w:val="5B647768"/>
    <w:rsid w:val="5B6559BA"/>
    <w:rsid w:val="5B661732"/>
    <w:rsid w:val="5B6854AA"/>
    <w:rsid w:val="5B687259"/>
    <w:rsid w:val="5B694D7F"/>
    <w:rsid w:val="5B6A1223"/>
    <w:rsid w:val="5B6B0AF7"/>
    <w:rsid w:val="5B6B6D49"/>
    <w:rsid w:val="5B6F6839"/>
    <w:rsid w:val="5B700045"/>
    <w:rsid w:val="5B745BFD"/>
    <w:rsid w:val="5B773940"/>
    <w:rsid w:val="5B7756EE"/>
    <w:rsid w:val="5B7867D7"/>
    <w:rsid w:val="5B7B51DE"/>
    <w:rsid w:val="5B7C0F56"/>
    <w:rsid w:val="5B7C2D04"/>
    <w:rsid w:val="5B7C5158"/>
    <w:rsid w:val="5B7C52C3"/>
    <w:rsid w:val="5B7E6A7C"/>
    <w:rsid w:val="5B7F2398"/>
    <w:rsid w:val="5B7F45A2"/>
    <w:rsid w:val="5B8027F4"/>
    <w:rsid w:val="5B860DDB"/>
    <w:rsid w:val="5B863B83"/>
    <w:rsid w:val="5B865931"/>
    <w:rsid w:val="5B86769A"/>
    <w:rsid w:val="5B8836FB"/>
    <w:rsid w:val="5B885B4D"/>
    <w:rsid w:val="5B8A3673"/>
    <w:rsid w:val="5B8B2F47"/>
    <w:rsid w:val="5B8C60DD"/>
    <w:rsid w:val="5B8C73EB"/>
    <w:rsid w:val="5B8D499C"/>
    <w:rsid w:val="5B8F0C89"/>
    <w:rsid w:val="5B90055D"/>
    <w:rsid w:val="5B953DC6"/>
    <w:rsid w:val="5B962018"/>
    <w:rsid w:val="5B9718EC"/>
    <w:rsid w:val="5B9731F0"/>
    <w:rsid w:val="5B977B3E"/>
    <w:rsid w:val="5B9B762E"/>
    <w:rsid w:val="5B9C5154"/>
    <w:rsid w:val="5B9E0ECC"/>
    <w:rsid w:val="5B9E2C7A"/>
    <w:rsid w:val="5BA04C44"/>
    <w:rsid w:val="5BA109BC"/>
    <w:rsid w:val="5BA1276A"/>
    <w:rsid w:val="5BA256EF"/>
    <w:rsid w:val="5BA44364"/>
    <w:rsid w:val="5BA54009"/>
    <w:rsid w:val="5BA65FD3"/>
    <w:rsid w:val="5BA74225"/>
    <w:rsid w:val="5BA830B6"/>
    <w:rsid w:val="5BA858A7"/>
    <w:rsid w:val="5BA97648"/>
    <w:rsid w:val="5BAA161F"/>
    <w:rsid w:val="5BAA7871"/>
    <w:rsid w:val="5BAC183B"/>
    <w:rsid w:val="5BAD7361"/>
    <w:rsid w:val="5BAF4E87"/>
    <w:rsid w:val="5BB029AE"/>
    <w:rsid w:val="5BB10BFF"/>
    <w:rsid w:val="5BB16E51"/>
    <w:rsid w:val="5BB24978"/>
    <w:rsid w:val="5BB47AC3"/>
    <w:rsid w:val="5BB552E9"/>
    <w:rsid w:val="5BB57FC4"/>
    <w:rsid w:val="5BB93F58"/>
    <w:rsid w:val="5BB950FA"/>
    <w:rsid w:val="5BB97AB4"/>
    <w:rsid w:val="5BBB7A1A"/>
    <w:rsid w:val="5BBE156E"/>
    <w:rsid w:val="5BBE7852"/>
    <w:rsid w:val="5BC00E43"/>
    <w:rsid w:val="5BC052E6"/>
    <w:rsid w:val="5BC16969"/>
    <w:rsid w:val="5BC326E1"/>
    <w:rsid w:val="5BC36B85"/>
    <w:rsid w:val="5BC621D1"/>
    <w:rsid w:val="5BCB77E7"/>
    <w:rsid w:val="5BCC5A39"/>
    <w:rsid w:val="5BCD17B1"/>
    <w:rsid w:val="5BCD1E2F"/>
    <w:rsid w:val="5BCF72D8"/>
    <w:rsid w:val="5BD112A2"/>
    <w:rsid w:val="5BD20B76"/>
    <w:rsid w:val="5BD26DC8"/>
    <w:rsid w:val="5BD40D92"/>
    <w:rsid w:val="5BD4669C"/>
    <w:rsid w:val="5BD60666"/>
    <w:rsid w:val="5BD90156"/>
    <w:rsid w:val="5BD91F04"/>
    <w:rsid w:val="5BD963A8"/>
    <w:rsid w:val="5BDB3ECE"/>
    <w:rsid w:val="5BDB5C7C"/>
    <w:rsid w:val="5BDC19F5"/>
    <w:rsid w:val="5BDD7C46"/>
    <w:rsid w:val="5BDE2DB4"/>
    <w:rsid w:val="5BDE39BF"/>
    <w:rsid w:val="5BDE576D"/>
    <w:rsid w:val="5BDE751B"/>
    <w:rsid w:val="5BE07737"/>
    <w:rsid w:val="5BE10DB9"/>
    <w:rsid w:val="5BE30FD5"/>
    <w:rsid w:val="5BE54D4D"/>
    <w:rsid w:val="5BE70AC5"/>
    <w:rsid w:val="5BE72873"/>
    <w:rsid w:val="5BE80399"/>
    <w:rsid w:val="5BE82147"/>
    <w:rsid w:val="5BEA2363"/>
    <w:rsid w:val="5BEA4111"/>
    <w:rsid w:val="5BEA5669"/>
    <w:rsid w:val="5BEA5EBF"/>
    <w:rsid w:val="5BEB53B8"/>
    <w:rsid w:val="5BEB6AF9"/>
    <w:rsid w:val="5BEC60DC"/>
    <w:rsid w:val="5BEE28A9"/>
    <w:rsid w:val="5BEE3D39"/>
    <w:rsid w:val="5BEE547A"/>
    <w:rsid w:val="5BF136F2"/>
    <w:rsid w:val="5BF154A0"/>
    <w:rsid w:val="5BF1724E"/>
    <w:rsid w:val="5BF22FC6"/>
    <w:rsid w:val="5BF3746A"/>
    <w:rsid w:val="5BF40AEC"/>
    <w:rsid w:val="5BF44F90"/>
    <w:rsid w:val="5BF46D3E"/>
    <w:rsid w:val="5BF60D08"/>
    <w:rsid w:val="5BF64864"/>
    <w:rsid w:val="5BF7509C"/>
    <w:rsid w:val="5BF840AA"/>
    <w:rsid w:val="5BF84A80"/>
    <w:rsid w:val="5BF8682E"/>
    <w:rsid w:val="5BF907F8"/>
    <w:rsid w:val="5BF94355"/>
    <w:rsid w:val="5BFA528F"/>
    <w:rsid w:val="5BFB00CD"/>
    <w:rsid w:val="5BFB631F"/>
    <w:rsid w:val="5BFD2097"/>
    <w:rsid w:val="5BFD3E45"/>
    <w:rsid w:val="5BFE5E0F"/>
    <w:rsid w:val="5BFF72D5"/>
    <w:rsid w:val="5C003935"/>
    <w:rsid w:val="5C0056E3"/>
    <w:rsid w:val="5C013209"/>
    <w:rsid w:val="5C02145B"/>
    <w:rsid w:val="5C0221AF"/>
    <w:rsid w:val="5C0276AD"/>
    <w:rsid w:val="5C05719D"/>
    <w:rsid w:val="5C076A71"/>
    <w:rsid w:val="5C0827EA"/>
    <w:rsid w:val="5C090A3C"/>
    <w:rsid w:val="5C0A47B4"/>
    <w:rsid w:val="5C0C052C"/>
    <w:rsid w:val="5C0C4088"/>
    <w:rsid w:val="5C0E6052"/>
    <w:rsid w:val="5C0F1DCA"/>
    <w:rsid w:val="5C0F5926"/>
    <w:rsid w:val="5C115B42"/>
    <w:rsid w:val="5C135D2C"/>
    <w:rsid w:val="5C14118E"/>
    <w:rsid w:val="5C150625"/>
    <w:rsid w:val="5C164F06"/>
    <w:rsid w:val="5C190553"/>
    <w:rsid w:val="5C191B77"/>
    <w:rsid w:val="5C1949F7"/>
    <w:rsid w:val="5C1A3007"/>
    <w:rsid w:val="5C1B730A"/>
    <w:rsid w:val="5C1C45D6"/>
    <w:rsid w:val="5C1D0043"/>
    <w:rsid w:val="5C1E2E18"/>
    <w:rsid w:val="5C2018E1"/>
    <w:rsid w:val="5C210309"/>
    <w:rsid w:val="5C2238AB"/>
    <w:rsid w:val="5C2313D1"/>
    <w:rsid w:val="5C237623"/>
    <w:rsid w:val="5C245875"/>
    <w:rsid w:val="5C24783B"/>
    <w:rsid w:val="5C270EC2"/>
    <w:rsid w:val="5C272C70"/>
    <w:rsid w:val="5C277114"/>
    <w:rsid w:val="5C2A2760"/>
    <w:rsid w:val="5C2A6C04"/>
    <w:rsid w:val="5C2B3F8B"/>
    <w:rsid w:val="5C2C0286"/>
    <w:rsid w:val="5C2C297C"/>
    <w:rsid w:val="5C2C472A"/>
    <w:rsid w:val="5C2C64D8"/>
    <w:rsid w:val="5C2D3FFE"/>
    <w:rsid w:val="5C2D68AB"/>
    <w:rsid w:val="5C2E290C"/>
    <w:rsid w:val="5C2F5FC8"/>
    <w:rsid w:val="5C313AEE"/>
    <w:rsid w:val="5C317F92"/>
    <w:rsid w:val="5C335AB8"/>
    <w:rsid w:val="5C36109E"/>
    <w:rsid w:val="5C367357"/>
    <w:rsid w:val="5C381321"/>
    <w:rsid w:val="5C3830CF"/>
    <w:rsid w:val="5C3839BE"/>
    <w:rsid w:val="5C3A6E47"/>
    <w:rsid w:val="5C3B2BBF"/>
    <w:rsid w:val="5C3B671B"/>
    <w:rsid w:val="5C3E620B"/>
    <w:rsid w:val="5C3F26AF"/>
    <w:rsid w:val="5C441A74"/>
    <w:rsid w:val="5C447CC6"/>
    <w:rsid w:val="5C451348"/>
    <w:rsid w:val="5C4557EC"/>
    <w:rsid w:val="5C471564"/>
    <w:rsid w:val="5C49708A"/>
    <w:rsid w:val="5C4A2E02"/>
    <w:rsid w:val="5C4A34B1"/>
    <w:rsid w:val="5C4B1054"/>
    <w:rsid w:val="5C4C26D6"/>
    <w:rsid w:val="5C4E5BE4"/>
    <w:rsid w:val="5C4F21C6"/>
    <w:rsid w:val="5C5030D5"/>
    <w:rsid w:val="5C50666A"/>
    <w:rsid w:val="5C5123E2"/>
    <w:rsid w:val="5C514191"/>
    <w:rsid w:val="5C515F3F"/>
    <w:rsid w:val="5C531CB7"/>
    <w:rsid w:val="5C533A65"/>
    <w:rsid w:val="5C5477DD"/>
    <w:rsid w:val="5C553C81"/>
    <w:rsid w:val="5C5617A7"/>
    <w:rsid w:val="5C58107B"/>
    <w:rsid w:val="5C5872CD"/>
    <w:rsid w:val="5C594DF3"/>
    <w:rsid w:val="5C5A1297"/>
    <w:rsid w:val="5C5A6D58"/>
    <w:rsid w:val="5C5B01E8"/>
    <w:rsid w:val="5C5B0B6B"/>
    <w:rsid w:val="5C5B500F"/>
    <w:rsid w:val="5C5C2DB9"/>
    <w:rsid w:val="5C5C3190"/>
    <w:rsid w:val="5C5D4249"/>
    <w:rsid w:val="5C5E240A"/>
    <w:rsid w:val="5C642116"/>
    <w:rsid w:val="5C6555AC"/>
    <w:rsid w:val="5C666A3C"/>
    <w:rsid w:val="5C683F2D"/>
    <w:rsid w:val="5C6A0DAE"/>
    <w:rsid w:val="5C6A5252"/>
    <w:rsid w:val="5C6A7000"/>
    <w:rsid w:val="5C6C2D78"/>
    <w:rsid w:val="5C6C4B26"/>
    <w:rsid w:val="5C6E6AF1"/>
    <w:rsid w:val="5C700ABB"/>
    <w:rsid w:val="5C702869"/>
    <w:rsid w:val="5C71038F"/>
    <w:rsid w:val="5C7165E1"/>
    <w:rsid w:val="5C734107"/>
    <w:rsid w:val="5C735EB5"/>
    <w:rsid w:val="5C741C2D"/>
    <w:rsid w:val="5C74387D"/>
    <w:rsid w:val="5C747B79"/>
    <w:rsid w:val="5C7559A0"/>
    <w:rsid w:val="5C760C3F"/>
    <w:rsid w:val="5C761E49"/>
    <w:rsid w:val="5C78171D"/>
    <w:rsid w:val="5C7834CB"/>
    <w:rsid w:val="5C78796F"/>
    <w:rsid w:val="5C797243"/>
    <w:rsid w:val="5C7B2FBB"/>
    <w:rsid w:val="5C7D4F86"/>
    <w:rsid w:val="5C7D6D34"/>
    <w:rsid w:val="5C7E3078"/>
    <w:rsid w:val="5C7F0CFE"/>
    <w:rsid w:val="5C8005D2"/>
    <w:rsid w:val="5C814A76"/>
    <w:rsid w:val="5C830B35"/>
    <w:rsid w:val="5C844566"/>
    <w:rsid w:val="5C866026"/>
    <w:rsid w:val="5C871960"/>
    <w:rsid w:val="5C8949A7"/>
    <w:rsid w:val="5C8A1451"/>
    <w:rsid w:val="5C8C341B"/>
    <w:rsid w:val="5C8C51C9"/>
    <w:rsid w:val="5C8C6F77"/>
    <w:rsid w:val="5C8E2CEF"/>
    <w:rsid w:val="5C8F6A67"/>
    <w:rsid w:val="5C910A31"/>
    <w:rsid w:val="5C9127DF"/>
    <w:rsid w:val="5C922E88"/>
    <w:rsid w:val="5C930305"/>
    <w:rsid w:val="5C93062A"/>
    <w:rsid w:val="5C9347A9"/>
    <w:rsid w:val="5C936557"/>
    <w:rsid w:val="5C950521"/>
    <w:rsid w:val="5C961BA3"/>
    <w:rsid w:val="5C967DF5"/>
    <w:rsid w:val="5C98591B"/>
    <w:rsid w:val="5C9A5B38"/>
    <w:rsid w:val="5C9C2561"/>
    <w:rsid w:val="5C9F314E"/>
    <w:rsid w:val="5CA16EC6"/>
    <w:rsid w:val="5CA20832"/>
    <w:rsid w:val="5CA22C3E"/>
    <w:rsid w:val="5CA240BE"/>
    <w:rsid w:val="5CA249EC"/>
    <w:rsid w:val="5CA50038"/>
    <w:rsid w:val="5CA644DC"/>
    <w:rsid w:val="5CA6628A"/>
    <w:rsid w:val="5CA70254"/>
    <w:rsid w:val="5CA813C0"/>
    <w:rsid w:val="5CAA3CE0"/>
    <w:rsid w:val="5CAB38A1"/>
    <w:rsid w:val="5CAC586B"/>
    <w:rsid w:val="5CAC6214"/>
    <w:rsid w:val="5CAC7619"/>
    <w:rsid w:val="5CB14C2F"/>
    <w:rsid w:val="5CB169DD"/>
    <w:rsid w:val="5CB309A7"/>
    <w:rsid w:val="5CB44D92"/>
    <w:rsid w:val="5CB50DF3"/>
    <w:rsid w:val="5CB52971"/>
    <w:rsid w:val="5CB5471F"/>
    <w:rsid w:val="5CB564CD"/>
    <w:rsid w:val="5CB63FF4"/>
    <w:rsid w:val="5CB84210"/>
    <w:rsid w:val="5CB85FBE"/>
    <w:rsid w:val="5CB87D6C"/>
    <w:rsid w:val="5CBA7F88"/>
    <w:rsid w:val="5CBC60F5"/>
    <w:rsid w:val="5CC11316"/>
    <w:rsid w:val="5CC2508E"/>
    <w:rsid w:val="5CC333F7"/>
    <w:rsid w:val="5CC42BB4"/>
    <w:rsid w:val="5CC46711"/>
    <w:rsid w:val="5CC606DB"/>
    <w:rsid w:val="5CC76201"/>
    <w:rsid w:val="5CC91F79"/>
    <w:rsid w:val="5CC93D27"/>
    <w:rsid w:val="5CCA03B6"/>
    <w:rsid w:val="5CCB5CF1"/>
    <w:rsid w:val="5CCC3817"/>
    <w:rsid w:val="5CCE57E1"/>
    <w:rsid w:val="5CCE758F"/>
    <w:rsid w:val="5CCF4BF9"/>
    <w:rsid w:val="5CD059FB"/>
    <w:rsid w:val="5CD10258"/>
    <w:rsid w:val="5CD1707F"/>
    <w:rsid w:val="5CD85C35"/>
    <w:rsid w:val="5CD86660"/>
    <w:rsid w:val="5CD9561D"/>
    <w:rsid w:val="5CDA5F34"/>
    <w:rsid w:val="5CDB3A5A"/>
    <w:rsid w:val="5CDC6150"/>
    <w:rsid w:val="5CDC7EFE"/>
    <w:rsid w:val="5CDD5A24"/>
    <w:rsid w:val="5CDF179C"/>
    <w:rsid w:val="5CDF354A"/>
    <w:rsid w:val="5CE13766"/>
    <w:rsid w:val="5CE24DE9"/>
    <w:rsid w:val="5CE60D7D"/>
    <w:rsid w:val="5CE62B2B"/>
    <w:rsid w:val="5CE648D9"/>
    <w:rsid w:val="5CE84AF5"/>
    <w:rsid w:val="5CE86A6E"/>
    <w:rsid w:val="5CE9261B"/>
    <w:rsid w:val="5CEA1173"/>
    <w:rsid w:val="5CEB6393"/>
    <w:rsid w:val="5CEC5C67"/>
    <w:rsid w:val="5CED210B"/>
    <w:rsid w:val="5CED6664"/>
    <w:rsid w:val="5CEE5E83"/>
    <w:rsid w:val="5CF05758"/>
    <w:rsid w:val="5CF07506"/>
    <w:rsid w:val="5CF16475"/>
    <w:rsid w:val="5CF27722"/>
    <w:rsid w:val="5CF35248"/>
    <w:rsid w:val="5CF36FF6"/>
    <w:rsid w:val="5CF43966"/>
    <w:rsid w:val="5CF60894"/>
    <w:rsid w:val="5CF70BA6"/>
    <w:rsid w:val="5CF80AB0"/>
    <w:rsid w:val="5CFA4828"/>
    <w:rsid w:val="5CFB4CC5"/>
    <w:rsid w:val="5CFC40FC"/>
    <w:rsid w:val="5CFD1C22"/>
    <w:rsid w:val="5CFD7E74"/>
    <w:rsid w:val="5CFF1E3E"/>
    <w:rsid w:val="5CFF599B"/>
    <w:rsid w:val="5D014829"/>
    <w:rsid w:val="5D015BB7"/>
    <w:rsid w:val="5D02548B"/>
    <w:rsid w:val="5D027239"/>
    <w:rsid w:val="5D03088A"/>
    <w:rsid w:val="5D047455"/>
    <w:rsid w:val="5D071DDC"/>
    <w:rsid w:val="5D080CF3"/>
    <w:rsid w:val="5D092AA9"/>
    <w:rsid w:val="5D0A075D"/>
    <w:rsid w:val="5D0B2591"/>
    <w:rsid w:val="5D0B433F"/>
    <w:rsid w:val="5D0D455B"/>
    <w:rsid w:val="5D0D6309"/>
    <w:rsid w:val="5D0E2082"/>
    <w:rsid w:val="5D0E3E30"/>
    <w:rsid w:val="5D0E599D"/>
    <w:rsid w:val="5D0F6B14"/>
    <w:rsid w:val="5D101956"/>
    <w:rsid w:val="5D105DFA"/>
    <w:rsid w:val="5D115A5F"/>
    <w:rsid w:val="5D123920"/>
    <w:rsid w:val="5D1257AE"/>
    <w:rsid w:val="5D131446"/>
    <w:rsid w:val="5D1458EA"/>
    <w:rsid w:val="5D153410"/>
    <w:rsid w:val="5D156F6C"/>
    <w:rsid w:val="5D177188"/>
    <w:rsid w:val="5D182D61"/>
    <w:rsid w:val="5D186A5C"/>
    <w:rsid w:val="5D1A4582"/>
    <w:rsid w:val="5D1A5681"/>
    <w:rsid w:val="5D1C02FB"/>
    <w:rsid w:val="5D1D34D1"/>
    <w:rsid w:val="5D1D4073"/>
    <w:rsid w:val="5D1F7DEB"/>
    <w:rsid w:val="5D215911"/>
    <w:rsid w:val="5D2329C6"/>
    <w:rsid w:val="5D237E74"/>
    <w:rsid w:val="5D26561D"/>
    <w:rsid w:val="5D283143"/>
    <w:rsid w:val="5D290C69"/>
    <w:rsid w:val="5D2A3A35"/>
    <w:rsid w:val="5D2A6606"/>
    <w:rsid w:val="5D2B2C34"/>
    <w:rsid w:val="5D2B6790"/>
    <w:rsid w:val="5D2D2508"/>
    <w:rsid w:val="5D2F3A4B"/>
    <w:rsid w:val="5D30024A"/>
    <w:rsid w:val="5D303DA6"/>
    <w:rsid w:val="5D311EF2"/>
    <w:rsid w:val="5D331AE8"/>
    <w:rsid w:val="5D3476B8"/>
    <w:rsid w:val="5D375134"/>
    <w:rsid w:val="5D3A69D3"/>
    <w:rsid w:val="5D3B6F2A"/>
    <w:rsid w:val="5D3C0A1B"/>
    <w:rsid w:val="5D3F66DF"/>
    <w:rsid w:val="5D414205"/>
    <w:rsid w:val="5D415FB3"/>
    <w:rsid w:val="5D417D61"/>
    <w:rsid w:val="5D423AD9"/>
    <w:rsid w:val="5D447851"/>
    <w:rsid w:val="5D46181B"/>
    <w:rsid w:val="5D465377"/>
    <w:rsid w:val="5D4810F0"/>
    <w:rsid w:val="5D485594"/>
    <w:rsid w:val="5D486FBE"/>
    <w:rsid w:val="5D487342"/>
    <w:rsid w:val="5D494E68"/>
    <w:rsid w:val="5D4B6E32"/>
    <w:rsid w:val="5D4D2BAA"/>
    <w:rsid w:val="5D4F6E91"/>
    <w:rsid w:val="5D50269A"/>
    <w:rsid w:val="5D504448"/>
    <w:rsid w:val="5D5061F6"/>
    <w:rsid w:val="5D5104A8"/>
    <w:rsid w:val="5D5201C0"/>
    <w:rsid w:val="5D5223EC"/>
    <w:rsid w:val="5D526412"/>
    <w:rsid w:val="5D535812"/>
    <w:rsid w:val="5D537A94"/>
    <w:rsid w:val="5D543F38"/>
    <w:rsid w:val="5D551A5E"/>
    <w:rsid w:val="5D573A29"/>
    <w:rsid w:val="5D5850AB"/>
    <w:rsid w:val="5D5853A3"/>
    <w:rsid w:val="5D5A7075"/>
    <w:rsid w:val="5D5C103F"/>
    <w:rsid w:val="5D5C4B9B"/>
    <w:rsid w:val="5D5F28DD"/>
    <w:rsid w:val="5D5F468B"/>
    <w:rsid w:val="5D602572"/>
    <w:rsid w:val="5D635307"/>
    <w:rsid w:val="5D641CA2"/>
    <w:rsid w:val="5D645228"/>
    <w:rsid w:val="5D646797"/>
    <w:rsid w:val="5D656145"/>
    <w:rsid w:val="5D663C6C"/>
    <w:rsid w:val="5D663C88"/>
    <w:rsid w:val="5D6677C8"/>
    <w:rsid w:val="5D6879E4"/>
    <w:rsid w:val="5D691457"/>
    <w:rsid w:val="5D69550A"/>
    <w:rsid w:val="5D6B1282"/>
    <w:rsid w:val="5D6D0B56"/>
    <w:rsid w:val="5D6D4FFA"/>
    <w:rsid w:val="5D6D6DA8"/>
    <w:rsid w:val="5D704AEA"/>
    <w:rsid w:val="5D706898"/>
    <w:rsid w:val="5D720862"/>
    <w:rsid w:val="5D7243BE"/>
    <w:rsid w:val="5D72616D"/>
    <w:rsid w:val="5D72765A"/>
    <w:rsid w:val="5D731EE5"/>
    <w:rsid w:val="5D753EAF"/>
    <w:rsid w:val="5D755C5D"/>
    <w:rsid w:val="5D7719D5"/>
    <w:rsid w:val="5D775E79"/>
    <w:rsid w:val="5D777C27"/>
    <w:rsid w:val="5D7874FB"/>
    <w:rsid w:val="5D79399F"/>
    <w:rsid w:val="5D79574D"/>
    <w:rsid w:val="5D7D55CE"/>
    <w:rsid w:val="5D7D733E"/>
    <w:rsid w:val="5D7D7A37"/>
    <w:rsid w:val="5D7E1F0F"/>
    <w:rsid w:val="5D7E7207"/>
    <w:rsid w:val="5D7F0889"/>
    <w:rsid w:val="5D812854"/>
    <w:rsid w:val="5D81714F"/>
    <w:rsid w:val="5D8205DF"/>
    <w:rsid w:val="5D845EA0"/>
    <w:rsid w:val="5D850596"/>
    <w:rsid w:val="5D87650C"/>
    <w:rsid w:val="5D8B722E"/>
    <w:rsid w:val="5D8D11F8"/>
    <w:rsid w:val="5D8F4F70"/>
    <w:rsid w:val="5D8F6D1E"/>
    <w:rsid w:val="5D902BE3"/>
    <w:rsid w:val="5D92680F"/>
    <w:rsid w:val="5D9407D9"/>
    <w:rsid w:val="5D942587"/>
    <w:rsid w:val="5D944335"/>
    <w:rsid w:val="5D9500AD"/>
    <w:rsid w:val="5D964551"/>
    <w:rsid w:val="5D972077"/>
    <w:rsid w:val="5D983F46"/>
    <w:rsid w:val="5D99194B"/>
    <w:rsid w:val="5D994523"/>
    <w:rsid w:val="5D9A3915"/>
    <w:rsid w:val="5D9A56C3"/>
    <w:rsid w:val="5D9B1B67"/>
    <w:rsid w:val="5D9B28C6"/>
    <w:rsid w:val="5D9C58DF"/>
    <w:rsid w:val="5D9E1657"/>
    <w:rsid w:val="5D9E3405"/>
    <w:rsid w:val="5D9E7DB7"/>
    <w:rsid w:val="5DA0717E"/>
    <w:rsid w:val="5DA13B67"/>
    <w:rsid w:val="5DA14CA4"/>
    <w:rsid w:val="5DA36C6E"/>
    <w:rsid w:val="5DA54794"/>
    <w:rsid w:val="5DA64068"/>
    <w:rsid w:val="5DA86032"/>
    <w:rsid w:val="5DA95078"/>
    <w:rsid w:val="5DAA1DAA"/>
    <w:rsid w:val="5DAB167E"/>
    <w:rsid w:val="5DAE407C"/>
    <w:rsid w:val="5DB06C95"/>
    <w:rsid w:val="5DB1138B"/>
    <w:rsid w:val="5DB26EB1"/>
    <w:rsid w:val="5DB46785"/>
    <w:rsid w:val="5DB6074F"/>
    <w:rsid w:val="5DB6603E"/>
    <w:rsid w:val="5DB91FED"/>
    <w:rsid w:val="5DB93D9B"/>
    <w:rsid w:val="5DB949BF"/>
    <w:rsid w:val="5DBE13B2"/>
    <w:rsid w:val="5DC170F4"/>
    <w:rsid w:val="5DC25A71"/>
    <w:rsid w:val="5DC32E6C"/>
    <w:rsid w:val="5DC34C1A"/>
    <w:rsid w:val="5DC56BE4"/>
    <w:rsid w:val="5DC66FC3"/>
    <w:rsid w:val="5DC7295C"/>
    <w:rsid w:val="5DC944B4"/>
    <w:rsid w:val="5DCB3ACF"/>
    <w:rsid w:val="5DCC0264"/>
    <w:rsid w:val="5DCD7847"/>
    <w:rsid w:val="5DCE5755"/>
    <w:rsid w:val="5DCF1811"/>
    <w:rsid w:val="5DD00075"/>
    <w:rsid w:val="5DD24E5D"/>
    <w:rsid w:val="5DD5494D"/>
    <w:rsid w:val="5DD62B9F"/>
    <w:rsid w:val="5DD701D5"/>
    <w:rsid w:val="5DD706C5"/>
    <w:rsid w:val="5DD86807"/>
    <w:rsid w:val="5DD9443E"/>
    <w:rsid w:val="5DD961EC"/>
    <w:rsid w:val="5DDB1F64"/>
    <w:rsid w:val="5DDB6408"/>
    <w:rsid w:val="5DDB68C9"/>
    <w:rsid w:val="5DDC5CDC"/>
    <w:rsid w:val="5DDD2180"/>
    <w:rsid w:val="5DDD3DBA"/>
    <w:rsid w:val="5DDE1A54"/>
    <w:rsid w:val="5DDE3802"/>
    <w:rsid w:val="5DDE7148"/>
    <w:rsid w:val="5DE03A1E"/>
    <w:rsid w:val="5DE057CC"/>
    <w:rsid w:val="5DE10FFA"/>
    <w:rsid w:val="5DE11544"/>
    <w:rsid w:val="5DE132F2"/>
    <w:rsid w:val="5DE27796"/>
    <w:rsid w:val="5DE51034"/>
    <w:rsid w:val="5DE5254C"/>
    <w:rsid w:val="5DE74DAC"/>
    <w:rsid w:val="5DE84681"/>
    <w:rsid w:val="5DEA21A7"/>
    <w:rsid w:val="5DEB5F1F"/>
    <w:rsid w:val="5DEC4171"/>
    <w:rsid w:val="5DED1C97"/>
    <w:rsid w:val="5DED7EE9"/>
    <w:rsid w:val="5DEF3C61"/>
    <w:rsid w:val="5DF03535"/>
    <w:rsid w:val="5DF11787"/>
    <w:rsid w:val="5DF23751"/>
    <w:rsid w:val="5DF43025"/>
    <w:rsid w:val="5DF50B4C"/>
    <w:rsid w:val="5DF61D90"/>
    <w:rsid w:val="5DF64FF0"/>
    <w:rsid w:val="5DF66D9E"/>
    <w:rsid w:val="5DF70D68"/>
    <w:rsid w:val="5DF72B16"/>
    <w:rsid w:val="5DF9063C"/>
    <w:rsid w:val="5DF90711"/>
    <w:rsid w:val="5DF94AE0"/>
    <w:rsid w:val="5DFB43B4"/>
    <w:rsid w:val="5DFC012C"/>
    <w:rsid w:val="5DFD637E"/>
    <w:rsid w:val="5DFE30F3"/>
    <w:rsid w:val="5DFE3EA4"/>
    <w:rsid w:val="5E0019CA"/>
    <w:rsid w:val="5E005A13"/>
    <w:rsid w:val="5E005E6E"/>
    <w:rsid w:val="5E007C1C"/>
    <w:rsid w:val="5E027CA9"/>
    <w:rsid w:val="5E034394"/>
    <w:rsid w:val="5E055233"/>
    <w:rsid w:val="5E056FE1"/>
    <w:rsid w:val="5E0771FD"/>
    <w:rsid w:val="5E08087F"/>
    <w:rsid w:val="5E082F75"/>
    <w:rsid w:val="5E084D23"/>
    <w:rsid w:val="5E0A0A9B"/>
    <w:rsid w:val="5E0A45F7"/>
    <w:rsid w:val="5E0C4813"/>
    <w:rsid w:val="5E0D2339"/>
    <w:rsid w:val="5E0E0B57"/>
    <w:rsid w:val="5E0F378C"/>
    <w:rsid w:val="5E0F7E5F"/>
    <w:rsid w:val="5E111569"/>
    <w:rsid w:val="5E1216FE"/>
    <w:rsid w:val="5E135BA1"/>
    <w:rsid w:val="5E13627E"/>
    <w:rsid w:val="5E1436C8"/>
    <w:rsid w:val="5E1611EE"/>
    <w:rsid w:val="5E17280A"/>
    <w:rsid w:val="5E176D14"/>
    <w:rsid w:val="5E197CFB"/>
    <w:rsid w:val="5E1B6804"/>
    <w:rsid w:val="5E1C432A"/>
    <w:rsid w:val="5E1D7B0C"/>
    <w:rsid w:val="5E1E62F4"/>
    <w:rsid w:val="5E2002BE"/>
    <w:rsid w:val="5E207A91"/>
    <w:rsid w:val="5E2224EE"/>
    <w:rsid w:val="5E227B93"/>
    <w:rsid w:val="5E2356B9"/>
    <w:rsid w:val="5E244E0E"/>
    <w:rsid w:val="5E251431"/>
    <w:rsid w:val="5E2558D5"/>
    <w:rsid w:val="5E26772E"/>
    <w:rsid w:val="5E2733FB"/>
    <w:rsid w:val="5E2751A9"/>
    <w:rsid w:val="5E280F21"/>
    <w:rsid w:val="5E286051"/>
    <w:rsid w:val="5E287173"/>
    <w:rsid w:val="5E2A6A47"/>
    <w:rsid w:val="5E2D4789"/>
    <w:rsid w:val="5E2E29DB"/>
    <w:rsid w:val="5E317DD6"/>
    <w:rsid w:val="5E325252"/>
    <w:rsid w:val="5E337FF2"/>
    <w:rsid w:val="5E341674"/>
    <w:rsid w:val="5E341D32"/>
    <w:rsid w:val="5E3478C6"/>
    <w:rsid w:val="5E361890"/>
    <w:rsid w:val="5E3706B3"/>
    <w:rsid w:val="5E370EEC"/>
    <w:rsid w:val="5E3873B6"/>
    <w:rsid w:val="5E39312E"/>
    <w:rsid w:val="5E394EDC"/>
    <w:rsid w:val="5E395BA4"/>
    <w:rsid w:val="5E3B6EA6"/>
    <w:rsid w:val="5E3C3095"/>
    <w:rsid w:val="5E3D2C1E"/>
    <w:rsid w:val="5E3D49CC"/>
    <w:rsid w:val="5E3E0586"/>
    <w:rsid w:val="5E40270F"/>
    <w:rsid w:val="5E413D91"/>
    <w:rsid w:val="5E420235"/>
    <w:rsid w:val="5E431827"/>
    <w:rsid w:val="5E437B09"/>
    <w:rsid w:val="5E453881"/>
    <w:rsid w:val="5E455888"/>
    <w:rsid w:val="5E473A9D"/>
    <w:rsid w:val="5E4775F9"/>
    <w:rsid w:val="5E483371"/>
    <w:rsid w:val="5E48511F"/>
    <w:rsid w:val="5E4915C3"/>
    <w:rsid w:val="5E4F64AE"/>
    <w:rsid w:val="5E5379A8"/>
    <w:rsid w:val="5E543AC4"/>
    <w:rsid w:val="5E543EED"/>
    <w:rsid w:val="5E571D72"/>
    <w:rsid w:val="5E581806"/>
    <w:rsid w:val="5E587A58"/>
    <w:rsid w:val="5E59518E"/>
    <w:rsid w:val="5E59557E"/>
    <w:rsid w:val="5E59732C"/>
    <w:rsid w:val="5E5A661E"/>
    <w:rsid w:val="5E5B30A5"/>
    <w:rsid w:val="5E5B4E53"/>
    <w:rsid w:val="5E5C4733"/>
    <w:rsid w:val="5E5D6E1D"/>
    <w:rsid w:val="5E5D76E0"/>
    <w:rsid w:val="5E5E4943"/>
    <w:rsid w:val="5E5E5F0F"/>
    <w:rsid w:val="5E5E642F"/>
    <w:rsid w:val="5E5F0DE7"/>
    <w:rsid w:val="5E6006BB"/>
    <w:rsid w:val="5E602490"/>
    <w:rsid w:val="5E604B5F"/>
    <w:rsid w:val="5E60690D"/>
    <w:rsid w:val="5E62170B"/>
    <w:rsid w:val="5E622685"/>
    <w:rsid w:val="5E624DB0"/>
    <w:rsid w:val="5E6301AB"/>
    <w:rsid w:val="5E6463FD"/>
    <w:rsid w:val="5E655CD1"/>
    <w:rsid w:val="5E677C9B"/>
    <w:rsid w:val="5E68756F"/>
    <w:rsid w:val="5E6A778C"/>
    <w:rsid w:val="5E6C3504"/>
    <w:rsid w:val="5E6C52B2"/>
    <w:rsid w:val="5E6D0BC1"/>
    <w:rsid w:val="5E6F6B50"/>
    <w:rsid w:val="5E710B1A"/>
    <w:rsid w:val="5E7248A5"/>
    <w:rsid w:val="5E734C2C"/>
    <w:rsid w:val="5E736640"/>
    <w:rsid w:val="5E741D96"/>
    <w:rsid w:val="5E744166"/>
    <w:rsid w:val="5E761C8C"/>
    <w:rsid w:val="5E783C56"/>
    <w:rsid w:val="5E79177D"/>
    <w:rsid w:val="5E7B54F5"/>
    <w:rsid w:val="5E7B7098"/>
    <w:rsid w:val="5E7B72A3"/>
    <w:rsid w:val="5E7D126D"/>
    <w:rsid w:val="5E7D301B"/>
    <w:rsid w:val="5E7D74BF"/>
    <w:rsid w:val="5E7E5A19"/>
    <w:rsid w:val="5E7F55FA"/>
    <w:rsid w:val="5E800D5D"/>
    <w:rsid w:val="5E802B0B"/>
    <w:rsid w:val="5E8048B9"/>
    <w:rsid w:val="5E826883"/>
    <w:rsid w:val="5E84084D"/>
    <w:rsid w:val="5E852D1B"/>
    <w:rsid w:val="5E866D7C"/>
    <w:rsid w:val="5E875C48"/>
    <w:rsid w:val="5E8819C0"/>
    <w:rsid w:val="5E8A398A"/>
    <w:rsid w:val="5E8A3B61"/>
    <w:rsid w:val="5E8B6B8D"/>
    <w:rsid w:val="5E8C14B0"/>
    <w:rsid w:val="5E8C325E"/>
    <w:rsid w:val="5E8C508E"/>
    <w:rsid w:val="5E8C5954"/>
    <w:rsid w:val="5E8E347A"/>
    <w:rsid w:val="5E8F2D4E"/>
    <w:rsid w:val="5E8F3DCD"/>
    <w:rsid w:val="5E916AC6"/>
    <w:rsid w:val="5E93283E"/>
    <w:rsid w:val="5E9345EC"/>
    <w:rsid w:val="5E954808"/>
    <w:rsid w:val="5E960581"/>
    <w:rsid w:val="5E9640DD"/>
    <w:rsid w:val="5E9842F9"/>
    <w:rsid w:val="5E9B5B97"/>
    <w:rsid w:val="5E9D546B"/>
    <w:rsid w:val="5EA031AD"/>
    <w:rsid w:val="5EA06D09"/>
    <w:rsid w:val="5EA10DB3"/>
    <w:rsid w:val="5EA13984"/>
    <w:rsid w:val="5EA20CD3"/>
    <w:rsid w:val="5EA22243"/>
    <w:rsid w:val="5EA26F25"/>
    <w:rsid w:val="5EA467FA"/>
    <w:rsid w:val="5EA52572"/>
    <w:rsid w:val="5EA54320"/>
    <w:rsid w:val="5EA62054"/>
    <w:rsid w:val="5EA70098"/>
    <w:rsid w:val="5EA734E4"/>
    <w:rsid w:val="5EA7453C"/>
    <w:rsid w:val="5EA762EA"/>
    <w:rsid w:val="5EA92116"/>
    <w:rsid w:val="5EAA5DDA"/>
    <w:rsid w:val="5EAC1B52"/>
    <w:rsid w:val="5EAC56AE"/>
    <w:rsid w:val="5EAE1426"/>
    <w:rsid w:val="5EAF5F88"/>
    <w:rsid w:val="5EB01642"/>
    <w:rsid w:val="5EB153BA"/>
    <w:rsid w:val="5EB32EE1"/>
    <w:rsid w:val="5EB35D99"/>
    <w:rsid w:val="5EB36A3D"/>
    <w:rsid w:val="5EB84053"/>
    <w:rsid w:val="5EB86749"/>
    <w:rsid w:val="5EBA195A"/>
    <w:rsid w:val="5EBA5492"/>
    <w:rsid w:val="5EBB1D95"/>
    <w:rsid w:val="5EBB7FE7"/>
    <w:rsid w:val="5EBC59BB"/>
    <w:rsid w:val="5EBD3D5F"/>
    <w:rsid w:val="5EBD78BB"/>
    <w:rsid w:val="5EBE02DB"/>
    <w:rsid w:val="5EBE53E1"/>
    <w:rsid w:val="5EBF3633"/>
    <w:rsid w:val="5EC0115A"/>
    <w:rsid w:val="5EC073AC"/>
    <w:rsid w:val="5EC23124"/>
    <w:rsid w:val="5EC24ED2"/>
    <w:rsid w:val="5EC32CBD"/>
    <w:rsid w:val="5EC40C4A"/>
    <w:rsid w:val="5EC4414D"/>
    <w:rsid w:val="5EC455DD"/>
    <w:rsid w:val="5EC51228"/>
    <w:rsid w:val="5EC56A6D"/>
    <w:rsid w:val="5EC6163E"/>
    <w:rsid w:val="5EC62C14"/>
    <w:rsid w:val="5EC724E8"/>
    <w:rsid w:val="5EC7569F"/>
    <w:rsid w:val="5ECA1FD8"/>
    <w:rsid w:val="5ECC7AFE"/>
    <w:rsid w:val="5ECE3876"/>
    <w:rsid w:val="5ECF75EF"/>
    <w:rsid w:val="5ED12060"/>
    <w:rsid w:val="5ED370DF"/>
    <w:rsid w:val="5ED510A9"/>
    <w:rsid w:val="5ED57CA3"/>
    <w:rsid w:val="5ED6097D"/>
    <w:rsid w:val="5ED66BCF"/>
    <w:rsid w:val="5ED82947"/>
    <w:rsid w:val="5ED864A3"/>
    <w:rsid w:val="5ED9267B"/>
    <w:rsid w:val="5EDA221B"/>
    <w:rsid w:val="5EDA66BF"/>
    <w:rsid w:val="5EDD0749"/>
    <w:rsid w:val="5EDD4CF4"/>
    <w:rsid w:val="5EDD61AF"/>
    <w:rsid w:val="5EDF7832"/>
    <w:rsid w:val="5EE17A4E"/>
    <w:rsid w:val="5EE237C6"/>
    <w:rsid w:val="5EE25574"/>
    <w:rsid w:val="5EE27322"/>
    <w:rsid w:val="5EE41FF6"/>
    <w:rsid w:val="5EE4309A"/>
    <w:rsid w:val="5EE65064"/>
    <w:rsid w:val="5EE72B8A"/>
    <w:rsid w:val="5EE74938"/>
    <w:rsid w:val="5EEA61D6"/>
    <w:rsid w:val="5EEC3359"/>
    <w:rsid w:val="5EEC63F2"/>
    <w:rsid w:val="5EEE216B"/>
    <w:rsid w:val="5EEE5CC7"/>
    <w:rsid w:val="5EF3152F"/>
    <w:rsid w:val="5EF332DD"/>
    <w:rsid w:val="5EF534F9"/>
    <w:rsid w:val="5EF552A7"/>
    <w:rsid w:val="5EF62DCD"/>
    <w:rsid w:val="5EF64B7B"/>
    <w:rsid w:val="5EF7101F"/>
    <w:rsid w:val="5EF8303D"/>
    <w:rsid w:val="5EF84D97"/>
    <w:rsid w:val="5EF86B45"/>
    <w:rsid w:val="5EFA466C"/>
    <w:rsid w:val="5EFB03E4"/>
    <w:rsid w:val="5EFE033F"/>
    <w:rsid w:val="5EFF17CF"/>
    <w:rsid w:val="5EFF6126"/>
    <w:rsid w:val="5F002C5F"/>
    <w:rsid w:val="5F020973"/>
    <w:rsid w:val="5F021772"/>
    <w:rsid w:val="5F0279C4"/>
    <w:rsid w:val="5F0454EA"/>
    <w:rsid w:val="5F047298"/>
    <w:rsid w:val="5F055641"/>
    <w:rsid w:val="5F061262"/>
    <w:rsid w:val="5F066AD1"/>
    <w:rsid w:val="5F08322C"/>
    <w:rsid w:val="5F090814"/>
    <w:rsid w:val="5F092B01"/>
    <w:rsid w:val="5F096FA4"/>
    <w:rsid w:val="5F0B6879"/>
    <w:rsid w:val="5F0E0117"/>
    <w:rsid w:val="5F0E45BB"/>
    <w:rsid w:val="5F100333"/>
    <w:rsid w:val="5F1020E1"/>
    <w:rsid w:val="5F103E8F"/>
    <w:rsid w:val="5F107B83"/>
    <w:rsid w:val="5F117C07"/>
    <w:rsid w:val="5F155949"/>
    <w:rsid w:val="5F1576F7"/>
    <w:rsid w:val="5F16521D"/>
    <w:rsid w:val="5F166FCB"/>
    <w:rsid w:val="5F17346F"/>
    <w:rsid w:val="5F180F96"/>
    <w:rsid w:val="5F194F46"/>
    <w:rsid w:val="5F1A2F60"/>
    <w:rsid w:val="5F1A4D0E"/>
    <w:rsid w:val="5F1A6ABC"/>
    <w:rsid w:val="5F1C0A86"/>
    <w:rsid w:val="5F1C6CD8"/>
    <w:rsid w:val="5F1D2186"/>
    <w:rsid w:val="5F1D47FE"/>
    <w:rsid w:val="5F1D65AC"/>
    <w:rsid w:val="5F1F0372"/>
    <w:rsid w:val="5F1F0576"/>
    <w:rsid w:val="5F1F2324"/>
    <w:rsid w:val="5F1F40D2"/>
    <w:rsid w:val="5F2142EE"/>
    <w:rsid w:val="5F21609C"/>
    <w:rsid w:val="5F217E4A"/>
    <w:rsid w:val="5F221E14"/>
    <w:rsid w:val="5F2416E8"/>
    <w:rsid w:val="5F2636B2"/>
    <w:rsid w:val="5F290E05"/>
    <w:rsid w:val="5F2931A3"/>
    <w:rsid w:val="5F2B0CC9"/>
    <w:rsid w:val="5F2E6A0B"/>
    <w:rsid w:val="5F304531"/>
    <w:rsid w:val="5F3202A9"/>
    <w:rsid w:val="5F335DCF"/>
    <w:rsid w:val="5F345E70"/>
    <w:rsid w:val="5F3538F6"/>
    <w:rsid w:val="5F36141C"/>
    <w:rsid w:val="5F386D8E"/>
    <w:rsid w:val="5F392DEF"/>
    <w:rsid w:val="5F3A53B0"/>
    <w:rsid w:val="5F3A715E"/>
    <w:rsid w:val="5F3B6A32"/>
    <w:rsid w:val="5F3C1128"/>
    <w:rsid w:val="5F3C4C84"/>
    <w:rsid w:val="5F3D27AA"/>
    <w:rsid w:val="5F3F6522"/>
    <w:rsid w:val="5F3F6C61"/>
    <w:rsid w:val="5F41229A"/>
    <w:rsid w:val="5F412CC2"/>
    <w:rsid w:val="5F443B39"/>
    <w:rsid w:val="5F447FDD"/>
    <w:rsid w:val="5F463D55"/>
    <w:rsid w:val="5F471CA1"/>
    <w:rsid w:val="5F473629"/>
    <w:rsid w:val="5F4753F3"/>
    <w:rsid w:val="5F48187B"/>
    <w:rsid w:val="5F4973A1"/>
    <w:rsid w:val="5F4A3D74"/>
    <w:rsid w:val="5F4D6E91"/>
    <w:rsid w:val="5F4F0E5B"/>
    <w:rsid w:val="5F50072F"/>
    <w:rsid w:val="5F526256"/>
    <w:rsid w:val="5F530220"/>
    <w:rsid w:val="5F531564"/>
    <w:rsid w:val="5F546472"/>
    <w:rsid w:val="5F571ABE"/>
    <w:rsid w:val="5F57386C"/>
    <w:rsid w:val="5F5A15AE"/>
    <w:rsid w:val="5F5A7800"/>
    <w:rsid w:val="5F5D22E6"/>
    <w:rsid w:val="5F5F4E16"/>
    <w:rsid w:val="5F605F9A"/>
    <w:rsid w:val="5F610B8F"/>
    <w:rsid w:val="5F61293D"/>
    <w:rsid w:val="5F661D01"/>
    <w:rsid w:val="5F67329C"/>
    <w:rsid w:val="5F681F1D"/>
    <w:rsid w:val="5F69359F"/>
    <w:rsid w:val="5F6A27FA"/>
    <w:rsid w:val="5F6B37BB"/>
    <w:rsid w:val="5F6E5059"/>
    <w:rsid w:val="5F6E6E08"/>
    <w:rsid w:val="5F700DD2"/>
    <w:rsid w:val="5F7206A6"/>
    <w:rsid w:val="5F750196"/>
    <w:rsid w:val="5F772160"/>
    <w:rsid w:val="5F7C1524"/>
    <w:rsid w:val="5F7C7776"/>
    <w:rsid w:val="5F7E529D"/>
    <w:rsid w:val="5F7F1015"/>
    <w:rsid w:val="5F824661"/>
    <w:rsid w:val="5F827EA4"/>
    <w:rsid w:val="5F8328B3"/>
    <w:rsid w:val="5F877E84"/>
    <w:rsid w:val="5F881C77"/>
    <w:rsid w:val="5F893C41"/>
    <w:rsid w:val="5F8A1207"/>
    <w:rsid w:val="5F8B1768"/>
    <w:rsid w:val="5F8D66F8"/>
    <w:rsid w:val="5F903222"/>
    <w:rsid w:val="5F920D48"/>
    <w:rsid w:val="5F922AF6"/>
    <w:rsid w:val="5F93256A"/>
    <w:rsid w:val="5F93686E"/>
    <w:rsid w:val="5F9525E6"/>
    <w:rsid w:val="5F954394"/>
    <w:rsid w:val="5F990328"/>
    <w:rsid w:val="5F9920D6"/>
    <w:rsid w:val="5F9A7BFD"/>
    <w:rsid w:val="5F9C3975"/>
    <w:rsid w:val="5F9E149B"/>
    <w:rsid w:val="5FA016B7"/>
    <w:rsid w:val="5FA04B6E"/>
    <w:rsid w:val="5FA10F8B"/>
    <w:rsid w:val="5FA171DD"/>
    <w:rsid w:val="5FA32F55"/>
    <w:rsid w:val="5FA36AB1"/>
    <w:rsid w:val="5FA56CCD"/>
    <w:rsid w:val="5FA647F3"/>
    <w:rsid w:val="5FAB1E0A"/>
    <w:rsid w:val="5FAB3BB8"/>
    <w:rsid w:val="5FAD16DE"/>
    <w:rsid w:val="5FAE5456"/>
    <w:rsid w:val="5FB07420"/>
    <w:rsid w:val="5FB13118"/>
    <w:rsid w:val="5FB143B2"/>
    <w:rsid w:val="5FB213EA"/>
    <w:rsid w:val="5FB24F46"/>
    <w:rsid w:val="5FB32B23"/>
    <w:rsid w:val="5FB40CBE"/>
    <w:rsid w:val="5FB4164E"/>
    <w:rsid w:val="5FB67912"/>
    <w:rsid w:val="5FB70224"/>
    <w:rsid w:val="5FB711E9"/>
    <w:rsid w:val="5FB75653"/>
    <w:rsid w:val="5FB92B44"/>
    <w:rsid w:val="5FBB029F"/>
    <w:rsid w:val="5FBE38EB"/>
    <w:rsid w:val="5FBE7D8F"/>
    <w:rsid w:val="5FBF7663"/>
    <w:rsid w:val="5FC058B5"/>
    <w:rsid w:val="5FC15189"/>
    <w:rsid w:val="5FC52828"/>
    <w:rsid w:val="5FC609F2"/>
    <w:rsid w:val="5FC8476A"/>
    <w:rsid w:val="5FC92639"/>
    <w:rsid w:val="5FCA6734"/>
    <w:rsid w:val="5FCB425A"/>
    <w:rsid w:val="5FCC24AC"/>
    <w:rsid w:val="5FCD7FD2"/>
    <w:rsid w:val="5FD01870"/>
    <w:rsid w:val="5FD2383A"/>
    <w:rsid w:val="5FD41360"/>
    <w:rsid w:val="5FD4310E"/>
    <w:rsid w:val="5FD44EBD"/>
    <w:rsid w:val="5FD5231D"/>
    <w:rsid w:val="5FD650D9"/>
    <w:rsid w:val="5FD70E51"/>
    <w:rsid w:val="5FD749AD"/>
    <w:rsid w:val="5FDD1A0A"/>
    <w:rsid w:val="5FDE3F8D"/>
    <w:rsid w:val="5FE01AB3"/>
    <w:rsid w:val="5FE175D9"/>
    <w:rsid w:val="5FE377F5"/>
    <w:rsid w:val="5FE506D1"/>
    <w:rsid w:val="5FE5531C"/>
    <w:rsid w:val="5FEA46E0"/>
    <w:rsid w:val="5FEB0458"/>
    <w:rsid w:val="5FEB2206"/>
    <w:rsid w:val="5FED2422"/>
    <w:rsid w:val="5FED41D0"/>
    <w:rsid w:val="5FED5F7E"/>
    <w:rsid w:val="5FEF619A"/>
    <w:rsid w:val="5FF003B5"/>
    <w:rsid w:val="5FF05A6E"/>
    <w:rsid w:val="5FF11F12"/>
    <w:rsid w:val="5FF13CC0"/>
    <w:rsid w:val="5FF217E7"/>
    <w:rsid w:val="5FF23595"/>
    <w:rsid w:val="5FF27A39"/>
    <w:rsid w:val="5FF4555F"/>
    <w:rsid w:val="5FF612D7"/>
    <w:rsid w:val="5FF732A1"/>
    <w:rsid w:val="5FF76DFD"/>
    <w:rsid w:val="5FF94923"/>
    <w:rsid w:val="5FF97FD7"/>
    <w:rsid w:val="5FFB4B3F"/>
    <w:rsid w:val="5FFC2665"/>
    <w:rsid w:val="5FFE1F39"/>
    <w:rsid w:val="5FFE462F"/>
    <w:rsid w:val="5FFF5CB2"/>
    <w:rsid w:val="60007EAA"/>
    <w:rsid w:val="6005151A"/>
    <w:rsid w:val="600532C8"/>
    <w:rsid w:val="6005776C"/>
    <w:rsid w:val="6006114B"/>
    <w:rsid w:val="60067040"/>
    <w:rsid w:val="600702F9"/>
    <w:rsid w:val="60073A6B"/>
    <w:rsid w:val="60082773"/>
    <w:rsid w:val="600B4656"/>
    <w:rsid w:val="600C1E79"/>
    <w:rsid w:val="600D03CE"/>
    <w:rsid w:val="600D5D21"/>
    <w:rsid w:val="60110E2F"/>
    <w:rsid w:val="60114363"/>
    <w:rsid w:val="60116111"/>
    <w:rsid w:val="60123C37"/>
    <w:rsid w:val="60134FD5"/>
    <w:rsid w:val="6014572D"/>
    <w:rsid w:val="601479AF"/>
    <w:rsid w:val="60160485"/>
    <w:rsid w:val="60161979"/>
    <w:rsid w:val="60174CA1"/>
    <w:rsid w:val="601856F1"/>
    <w:rsid w:val="60186131"/>
    <w:rsid w:val="60196D73"/>
    <w:rsid w:val="601B0D3D"/>
    <w:rsid w:val="601B2AEB"/>
    <w:rsid w:val="601D2D07"/>
    <w:rsid w:val="60210924"/>
    <w:rsid w:val="602120CC"/>
    <w:rsid w:val="60221DB4"/>
    <w:rsid w:val="60235E44"/>
    <w:rsid w:val="6024439E"/>
    <w:rsid w:val="60251BBC"/>
    <w:rsid w:val="6025396A"/>
    <w:rsid w:val="60275934"/>
    <w:rsid w:val="602776E2"/>
    <w:rsid w:val="60285208"/>
    <w:rsid w:val="602B6AA7"/>
    <w:rsid w:val="602D0A71"/>
    <w:rsid w:val="602D6CC3"/>
    <w:rsid w:val="602F2A3B"/>
    <w:rsid w:val="603040BD"/>
    <w:rsid w:val="60340051"/>
    <w:rsid w:val="60341DFF"/>
    <w:rsid w:val="603475D9"/>
    <w:rsid w:val="60363DC9"/>
    <w:rsid w:val="60365B77"/>
    <w:rsid w:val="6037369D"/>
    <w:rsid w:val="6037544B"/>
    <w:rsid w:val="60383FDA"/>
    <w:rsid w:val="603B13E0"/>
    <w:rsid w:val="603B318E"/>
    <w:rsid w:val="603B4B59"/>
    <w:rsid w:val="603B4F3C"/>
    <w:rsid w:val="603D527B"/>
    <w:rsid w:val="603E0E75"/>
    <w:rsid w:val="603E67DA"/>
    <w:rsid w:val="604007A4"/>
    <w:rsid w:val="6042276E"/>
    <w:rsid w:val="6042451C"/>
    <w:rsid w:val="60455DBA"/>
    <w:rsid w:val="604611AF"/>
    <w:rsid w:val="604638E0"/>
    <w:rsid w:val="604858AA"/>
    <w:rsid w:val="604A1623"/>
    <w:rsid w:val="604C539B"/>
    <w:rsid w:val="604D2EC1"/>
    <w:rsid w:val="604F09E7"/>
    <w:rsid w:val="604F4E8B"/>
    <w:rsid w:val="604F7690"/>
    <w:rsid w:val="605102D4"/>
    <w:rsid w:val="60522285"/>
    <w:rsid w:val="60530BE2"/>
    <w:rsid w:val="605325BC"/>
    <w:rsid w:val="60563B24"/>
    <w:rsid w:val="60566219"/>
    <w:rsid w:val="60567563"/>
    <w:rsid w:val="60567FC7"/>
    <w:rsid w:val="6057789C"/>
    <w:rsid w:val="605B3830"/>
    <w:rsid w:val="605B738C"/>
    <w:rsid w:val="605D1356"/>
    <w:rsid w:val="605D3104"/>
    <w:rsid w:val="605E50CE"/>
    <w:rsid w:val="606049A2"/>
    <w:rsid w:val="60612F01"/>
    <w:rsid w:val="606171FC"/>
    <w:rsid w:val="6062696C"/>
    <w:rsid w:val="606326E4"/>
    <w:rsid w:val="6065020A"/>
    <w:rsid w:val="60651FB9"/>
    <w:rsid w:val="60673F83"/>
    <w:rsid w:val="60675917"/>
    <w:rsid w:val="60675D31"/>
    <w:rsid w:val="60680F20"/>
    <w:rsid w:val="60681AA9"/>
    <w:rsid w:val="60685D35"/>
    <w:rsid w:val="606A75CF"/>
    <w:rsid w:val="606F1089"/>
    <w:rsid w:val="606F2E37"/>
    <w:rsid w:val="6070184B"/>
    <w:rsid w:val="6071095D"/>
    <w:rsid w:val="60730B79"/>
    <w:rsid w:val="60732927"/>
    <w:rsid w:val="607600E6"/>
    <w:rsid w:val="607641C6"/>
    <w:rsid w:val="60766B4D"/>
    <w:rsid w:val="60787F3E"/>
    <w:rsid w:val="607A3D8D"/>
    <w:rsid w:val="607B521D"/>
    <w:rsid w:val="607D5554"/>
    <w:rsid w:val="607E307A"/>
    <w:rsid w:val="608027D0"/>
    <w:rsid w:val="60803296"/>
    <w:rsid w:val="60805044"/>
    <w:rsid w:val="60806DF2"/>
    <w:rsid w:val="60820DBC"/>
    <w:rsid w:val="60824919"/>
    <w:rsid w:val="60830691"/>
    <w:rsid w:val="60850EA0"/>
    <w:rsid w:val="6085265B"/>
    <w:rsid w:val="60870181"/>
    <w:rsid w:val="60885CA7"/>
    <w:rsid w:val="608C1C3B"/>
    <w:rsid w:val="608D09A3"/>
    <w:rsid w:val="608D150F"/>
    <w:rsid w:val="608E3692"/>
    <w:rsid w:val="608E59B3"/>
    <w:rsid w:val="608F5287"/>
    <w:rsid w:val="60911000"/>
    <w:rsid w:val="60912DAE"/>
    <w:rsid w:val="60917251"/>
    <w:rsid w:val="609334A3"/>
    <w:rsid w:val="60936B26"/>
    <w:rsid w:val="60966616"/>
    <w:rsid w:val="609749F5"/>
    <w:rsid w:val="609805E0"/>
    <w:rsid w:val="6098413C"/>
    <w:rsid w:val="609A4358"/>
    <w:rsid w:val="609B00D0"/>
    <w:rsid w:val="609D1752"/>
    <w:rsid w:val="609E371C"/>
    <w:rsid w:val="60A10678"/>
    <w:rsid w:val="60A204FC"/>
    <w:rsid w:val="60A32AE1"/>
    <w:rsid w:val="60A800F7"/>
    <w:rsid w:val="60A9459B"/>
    <w:rsid w:val="60AA3E6F"/>
    <w:rsid w:val="60AC5E39"/>
    <w:rsid w:val="60AC7BE7"/>
    <w:rsid w:val="60AD6C1B"/>
    <w:rsid w:val="60AE3960"/>
    <w:rsid w:val="60AF592A"/>
    <w:rsid w:val="60AF76D8"/>
    <w:rsid w:val="60B13450"/>
    <w:rsid w:val="60B151FE"/>
    <w:rsid w:val="60B3541A"/>
    <w:rsid w:val="60B3565E"/>
    <w:rsid w:val="60B44CEE"/>
    <w:rsid w:val="60B57F7E"/>
    <w:rsid w:val="60B60A66"/>
    <w:rsid w:val="60B7289E"/>
    <w:rsid w:val="60B7546F"/>
    <w:rsid w:val="60B82A30"/>
    <w:rsid w:val="60B847DE"/>
    <w:rsid w:val="60B8658C"/>
    <w:rsid w:val="60BA121F"/>
    <w:rsid w:val="60BB42CE"/>
    <w:rsid w:val="60BD4E6A"/>
    <w:rsid w:val="60BE1030"/>
    <w:rsid w:val="60BE7ED2"/>
    <w:rsid w:val="60BF3DBF"/>
    <w:rsid w:val="60BF5B6D"/>
    <w:rsid w:val="60C34F31"/>
    <w:rsid w:val="60C43183"/>
    <w:rsid w:val="60C465E3"/>
    <w:rsid w:val="60C5514D"/>
    <w:rsid w:val="60C56EFB"/>
    <w:rsid w:val="60C863F4"/>
    <w:rsid w:val="60C90799"/>
    <w:rsid w:val="60C969EB"/>
    <w:rsid w:val="60CC028A"/>
    <w:rsid w:val="60CC2038"/>
    <w:rsid w:val="60CC4D75"/>
    <w:rsid w:val="60CD7695"/>
    <w:rsid w:val="60CF1B28"/>
    <w:rsid w:val="60D07D7A"/>
    <w:rsid w:val="60D158A0"/>
    <w:rsid w:val="60D274A6"/>
    <w:rsid w:val="60D27C60"/>
    <w:rsid w:val="60D333C6"/>
    <w:rsid w:val="60D3786A"/>
    <w:rsid w:val="60D57568"/>
    <w:rsid w:val="60D62EB6"/>
    <w:rsid w:val="60D64C64"/>
    <w:rsid w:val="60D809DC"/>
    <w:rsid w:val="60DB04CD"/>
    <w:rsid w:val="60DB671F"/>
    <w:rsid w:val="60DC3129"/>
    <w:rsid w:val="60DD4245"/>
    <w:rsid w:val="60DD718A"/>
    <w:rsid w:val="60DE5A49"/>
    <w:rsid w:val="60DF1D6B"/>
    <w:rsid w:val="60DF7FBD"/>
    <w:rsid w:val="60E05AE3"/>
    <w:rsid w:val="60E27AAD"/>
    <w:rsid w:val="60E42D4B"/>
    <w:rsid w:val="60E455D3"/>
    <w:rsid w:val="60E530F9"/>
    <w:rsid w:val="60E6759D"/>
    <w:rsid w:val="60E76E71"/>
    <w:rsid w:val="60E90E3C"/>
    <w:rsid w:val="60EA6962"/>
    <w:rsid w:val="60EC092C"/>
    <w:rsid w:val="60EC4488"/>
    <w:rsid w:val="60EF5D26"/>
    <w:rsid w:val="60F02A2F"/>
    <w:rsid w:val="60F35816"/>
    <w:rsid w:val="60F42840"/>
    <w:rsid w:val="60F65306"/>
    <w:rsid w:val="60F82E2D"/>
    <w:rsid w:val="60F90953"/>
    <w:rsid w:val="60FA4DF7"/>
    <w:rsid w:val="60FA6BA5"/>
    <w:rsid w:val="60FD6695"/>
    <w:rsid w:val="61001CE1"/>
    <w:rsid w:val="61042335"/>
    <w:rsid w:val="61045C75"/>
    <w:rsid w:val="6105554A"/>
    <w:rsid w:val="610619ED"/>
    <w:rsid w:val="61073070"/>
    <w:rsid w:val="61093C77"/>
    <w:rsid w:val="61094D17"/>
    <w:rsid w:val="610A2B60"/>
    <w:rsid w:val="610C3698"/>
    <w:rsid w:val="610C4B2A"/>
    <w:rsid w:val="610D0ABC"/>
    <w:rsid w:val="610D69EB"/>
    <w:rsid w:val="610E08A2"/>
    <w:rsid w:val="610F0176"/>
    <w:rsid w:val="611044C3"/>
    <w:rsid w:val="6110461A"/>
    <w:rsid w:val="61105D4E"/>
    <w:rsid w:val="61112140"/>
    <w:rsid w:val="61120392"/>
    <w:rsid w:val="61135DC9"/>
    <w:rsid w:val="61147259"/>
    <w:rsid w:val="61167757"/>
    <w:rsid w:val="611759A9"/>
    <w:rsid w:val="61181721"/>
    <w:rsid w:val="6118702B"/>
    <w:rsid w:val="611B4D6D"/>
    <w:rsid w:val="611B6B1B"/>
    <w:rsid w:val="611C318D"/>
    <w:rsid w:val="611D1A4C"/>
    <w:rsid w:val="611D6D37"/>
    <w:rsid w:val="611F6EE4"/>
    <w:rsid w:val="61204131"/>
    <w:rsid w:val="6122434D"/>
    <w:rsid w:val="6123048F"/>
    <w:rsid w:val="61241E74"/>
    <w:rsid w:val="61251748"/>
    <w:rsid w:val="61271964"/>
    <w:rsid w:val="61291238"/>
    <w:rsid w:val="612956DC"/>
    <w:rsid w:val="612B1454"/>
    <w:rsid w:val="612B3202"/>
    <w:rsid w:val="612C0D28"/>
    <w:rsid w:val="612C6F7A"/>
    <w:rsid w:val="612E4AA0"/>
    <w:rsid w:val="612E55A2"/>
    <w:rsid w:val="612E684E"/>
    <w:rsid w:val="613025C6"/>
    <w:rsid w:val="61306A6A"/>
    <w:rsid w:val="6131633F"/>
    <w:rsid w:val="613320B7"/>
    <w:rsid w:val="61333EDB"/>
    <w:rsid w:val="61363D34"/>
    <w:rsid w:val="61377DF9"/>
    <w:rsid w:val="6138147B"/>
    <w:rsid w:val="613A1697"/>
    <w:rsid w:val="613A51F3"/>
    <w:rsid w:val="613D2F35"/>
    <w:rsid w:val="613D4CE3"/>
    <w:rsid w:val="613E32FA"/>
    <w:rsid w:val="613F280A"/>
    <w:rsid w:val="613F6CAD"/>
    <w:rsid w:val="61402066"/>
    <w:rsid w:val="61416958"/>
    <w:rsid w:val="614222FA"/>
    <w:rsid w:val="61442516"/>
    <w:rsid w:val="614442C4"/>
    <w:rsid w:val="61475B62"/>
    <w:rsid w:val="61477910"/>
    <w:rsid w:val="614918DA"/>
    <w:rsid w:val="614B7400"/>
    <w:rsid w:val="614D13CA"/>
    <w:rsid w:val="614E0C9F"/>
    <w:rsid w:val="614F48DB"/>
    <w:rsid w:val="614F601C"/>
    <w:rsid w:val="61504A17"/>
    <w:rsid w:val="6151078F"/>
    <w:rsid w:val="615171FB"/>
    <w:rsid w:val="615269E1"/>
    <w:rsid w:val="61532759"/>
    <w:rsid w:val="61534507"/>
    <w:rsid w:val="615564D1"/>
    <w:rsid w:val="61565DA5"/>
    <w:rsid w:val="61587D6F"/>
    <w:rsid w:val="615A7643"/>
    <w:rsid w:val="615B2E7E"/>
    <w:rsid w:val="615B45BF"/>
    <w:rsid w:val="615C33BC"/>
    <w:rsid w:val="615C785F"/>
    <w:rsid w:val="615D0EE2"/>
    <w:rsid w:val="615D5386"/>
    <w:rsid w:val="615D7134"/>
    <w:rsid w:val="615E35D8"/>
    <w:rsid w:val="615F2EAC"/>
    <w:rsid w:val="615F4C5A"/>
    <w:rsid w:val="616109D2"/>
    <w:rsid w:val="6162299C"/>
    <w:rsid w:val="6166248C"/>
    <w:rsid w:val="61665FE8"/>
    <w:rsid w:val="61671D60"/>
    <w:rsid w:val="61675733"/>
    <w:rsid w:val="61686204"/>
    <w:rsid w:val="61691F7C"/>
    <w:rsid w:val="61695482"/>
    <w:rsid w:val="61695AD8"/>
    <w:rsid w:val="616C642D"/>
    <w:rsid w:val="616C7377"/>
    <w:rsid w:val="616D55C9"/>
    <w:rsid w:val="61706E67"/>
    <w:rsid w:val="61722BDF"/>
    <w:rsid w:val="61733CD6"/>
    <w:rsid w:val="61734BA9"/>
    <w:rsid w:val="61736957"/>
    <w:rsid w:val="617526CF"/>
    <w:rsid w:val="6175447D"/>
    <w:rsid w:val="61774699"/>
    <w:rsid w:val="61785D1C"/>
    <w:rsid w:val="617866B8"/>
    <w:rsid w:val="617A1A94"/>
    <w:rsid w:val="617A5F38"/>
    <w:rsid w:val="617A7CE6"/>
    <w:rsid w:val="617F52FC"/>
    <w:rsid w:val="61812E22"/>
    <w:rsid w:val="618172C6"/>
    <w:rsid w:val="618337CB"/>
    <w:rsid w:val="61834DEC"/>
    <w:rsid w:val="61842912"/>
    <w:rsid w:val="618560EB"/>
    <w:rsid w:val="61857110"/>
    <w:rsid w:val="6186668A"/>
    <w:rsid w:val="61880654"/>
    <w:rsid w:val="61897F29"/>
    <w:rsid w:val="618B5A4F"/>
    <w:rsid w:val="618C17C7"/>
    <w:rsid w:val="618D5C6B"/>
    <w:rsid w:val="618D7A19"/>
    <w:rsid w:val="618F1D6E"/>
    <w:rsid w:val="61926DDD"/>
    <w:rsid w:val="6192725F"/>
    <w:rsid w:val="61932B55"/>
    <w:rsid w:val="61970898"/>
    <w:rsid w:val="619743F4"/>
    <w:rsid w:val="6198016C"/>
    <w:rsid w:val="61994610"/>
    <w:rsid w:val="619C1A0A"/>
    <w:rsid w:val="619C4100"/>
    <w:rsid w:val="619F14FA"/>
    <w:rsid w:val="619F599E"/>
    <w:rsid w:val="619F774C"/>
    <w:rsid w:val="61A02CF3"/>
    <w:rsid w:val="61A134C4"/>
    <w:rsid w:val="61A15272"/>
    <w:rsid w:val="61A42FB4"/>
    <w:rsid w:val="61A52B04"/>
    <w:rsid w:val="61A62889"/>
    <w:rsid w:val="61A81485"/>
    <w:rsid w:val="61A84853"/>
    <w:rsid w:val="61AB1547"/>
    <w:rsid w:val="61AB4343"/>
    <w:rsid w:val="61AC36FA"/>
    <w:rsid w:val="61AD00BB"/>
    <w:rsid w:val="61AD1E69"/>
    <w:rsid w:val="61AE5BE1"/>
    <w:rsid w:val="61AE798F"/>
    <w:rsid w:val="61B01959"/>
    <w:rsid w:val="61B03707"/>
    <w:rsid w:val="61B037BC"/>
    <w:rsid w:val="61B2122D"/>
    <w:rsid w:val="61B256D1"/>
    <w:rsid w:val="61B34FA6"/>
    <w:rsid w:val="61B431F8"/>
    <w:rsid w:val="61B50D1E"/>
    <w:rsid w:val="61B53A89"/>
    <w:rsid w:val="61B56F70"/>
    <w:rsid w:val="61B825BC"/>
    <w:rsid w:val="61B96A60"/>
    <w:rsid w:val="61BA6246"/>
    <w:rsid w:val="61BA6334"/>
    <w:rsid w:val="61BB78FB"/>
    <w:rsid w:val="61BC02FE"/>
    <w:rsid w:val="61BC20AC"/>
    <w:rsid w:val="61BC77BF"/>
    <w:rsid w:val="61BD7FAE"/>
    <w:rsid w:val="61C15914"/>
    <w:rsid w:val="61C176C2"/>
    <w:rsid w:val="61C277CE"/>
    <w:rsid w:val="61C3343B"/>
    <w:rsid w:val="61C40F61"/>
    <w:rsid w:val="61C471B3"/>
    <w:rsid w:val="61C62F2B"/>
    <w:rsid w:val="61C84EF5"/>
    <w:rsid w:val="61CA2A1B"/>
    <w:rsid w:val="61CF7201"/>
    <w:rsid w:val="61D03DA9"/>
    <w:rsid w:val="61D05B58"/>
    <w:rsid w:val="61D11B21"/>
    <w:rsid w:val="61D373F6"/>
    <w:rsid w:val="61D41BE3"/>
    <w:rsid w:val="61D513C0"/>
    <w:rsid w:val="61D62B6D"/>
    <w:rsid w:val="61D75138"/>
    <w:rsid w:val="61D90EB0"/>
    <w:rsid w:val="61D92C5E"/>
    <w:rsid w:val="61D94A0C"/>
    <w:rsid w:val="61DC274E"/>
    <w:rsid w:val="61DC44FC"/>
    <w:rsid w:val="61E11B13"/>
    <w:rsid w:val="61E15FB7"/>
    <w:rsid w:val="61E22AA6"/>
    <w:rsid w:val="61E241E7"/>
    <w:rsid w:val="61E24A7E"/>
    <w:rsid w:val="61E33ADD"/>
    <w:rsid w:val="61E41603"/>
    <w:rsid w:val="61E63FF8"/>
    <w:rsid w:val="61E67129"/>
    <w:rsid w:val="61E75012"/>
    <w:rsid w:val="61E814E9"/>
    <w:rsid w:val="61E84C4F"/>
    <w:rsid w:val="61E909C7"/>
    <w:rsid w:val="61EA4E6B"/>
    <w:rsid w:val="61EB473F"/>
    <w:rsid w:val="61ED495B"/>
    <w:rsid w:val="61ED6709"/>
    <w:rsid w:val="61ED7BB9"/>
    <w:rsid w:val="61EE5FDE"/>
    <w:rsid w:val="61EF4230"/>
    <w:rsid w:val="61F23D20"/>
    <w:rsid w:val="61F53810"/>
    <w:rsid w:val="61F63AED"/>
    <w:rsid w:val="61F730E4"/>
    <w:rsid w:val="61F77588"/>
    <w:rsid w:val="61F9789D"/>
    <w:rsid w:val="61FA2BD4"/>
    <w:rsid w:val="61FC4B9F"/>
    <w:rsid w:val="61FC694D"/>
    <w:rsid w:val="61FE4473"/>
    <w:rsid w:val="61FF01EB"/>
    <w:rsid w:val="62010C00"/>
    <w:rsid w:val="62031A89"/>
    <w:rsid w:val="62051CA5"/>
    <w:rsid w:val="62061579"/>
    <w:rsid w:val="62065A1D"/>
    <w:rsid w:val="620677CB"/>
    <w:rsid w:val="620852F1"/>
    <w:rsid w:val="6208709F"/>
    <w:rsid w:val="620A1069"/>
    <w:rsid w:val="620A72BB"/>
    <w:rsid w:val="620B4DE2"/>
    <w:rsid w:val="620B6B90"/>
    <w:rsid w:val="620D1467"/>
    <w:rsid w:val="620D2908"/>
    <w:rsid w:val="620F042E"/>
    <w:rsid w:val="620F6680"/>
    <w:rsid w:val="6211064A"/>
    <w:rsid w:val="62126170"/>
    <w:rsid w:val="62143C96"/>
    <w:rsid w:val="62155934"/>
    <w:rsid w:val="62165C60"/>
    <w:rsid w:val="621719D8"/>
    <w:rsid w:val="62173786"/>
    <w:rsid w:val="62195750"/>
    <w:rsid w:val="621A5025"/>
    <w:rsid w:val="621C0D9D"/>
    <w:rsid w:val="621E4B15"/>
    <w:rsid w:val="621F43E9"/>
    <w:rsid w:val="6220088D"/>
    <w:rsid w:val="62206ADF"/>
    <w:rsid w:val="622163B3"/>
    <w:rsid w:val="62221679"/>
    <w:rsid w:val="6223212B"/>
    <w:rsid w:val="62232B09"/>
    <w:rsid w:val="62233ED9"/>
    <w:rsid w:val="62287742"/>
    <w:rsid w:val="622A170C"/>
    <w:rsid w:val="622A5268"/>
    <w:rsid w:val="622B0FE0"/>
    <w:rsid w:val="622B272B"/>
    <w:rsid w:val="622B7232"/>
    <w:rsid w:val="622C5484"/>
    <w:rsid w:val="622D2FAA"/>
    <w:rsid w:val="622D4D58"/>
    <w:rsid w:val="622D6B06"/>
    <w:rsid w:val="623054B0"/>
    <w:rsid w:val="62312A9A"/>
    <w:rsid w:val="6231659D"/>
    <w:rsid w:val="62344338"/>
    <w:rsid w:val="62347E94"/>
    <w:rsid w:val="62360F7F"/>
    <w:rsid w:val="62373E29"/>
    <w:rsid w:val="62377985"/>
    <w:rsid w:val="6239194F"/>
    <w:rsid w:val="62394D2F"/>
    <w:rsid w:val="623954AB"/>
    <w:rsid w:val="62397BA1"/>
    <w:rsid w:val="623A4D70"/>
    <w:rsid w:val="623B56C7"/>
    <w:rsid w:val="623B7475"/>
    <w:rsid w:val="623B764F"/>
    <w:rsid w:val="623C4F9B"/>
    <w:rsid w:val="623E7711"/>
    <w:rsid w:val="62410803"/>
    <w:rsid w:val="62430DFE"/>
    <w:rsid w:val="6243457B"/>
    <w:rsid w:val="624520A2"/>
    <w:rsid w:val="62456545"/>
    <w:rsid w:val="62467BC8"/>
    <w:rsid w:val="6247406C"/>
    <w:rsid w:val="62487DE4"/>
    <w:rsid w:val="624C78D4"/>
    <w:rsid w:val="624D4635"/>
    <w:rsid w:val="624F1172"/>
    <w:rsid w:val="624F4CCE"/>
    <w:rsid w:val="62500A46"/>
    <w:rsid w:val="62500A69"/>
    <w:rsid w:val="62514EEA"/>
    <w:rsid w:val="62516C98"/>
    <w:rsid w:val="62522A10"/>
    <w:rsid w:val="625422E5"/>
    <w:rsid w:val="62564257"/>
    <w:rsid w:val="625642AF"/>
    <w:rsid w:val="62566E28"/>
    <w:rsid w:val="62586279"/>
    <w:rsid w:val="62594319"/>
    <w:rsid w:val="625C2C9A"/>
    <w:rsid w:val="625C563D"/>
    <w:rsid w:val="625D29E9"/>
    <w:rsid w:val="625E13B5"/>
    <w:rsid w:val="625E3163"/>
    <w:rsid w:val="62600C89"/>
    <w:rsid w:val="62606EDB"/>
    <w:rsid w:val="62621930"/>
    <w:rsid w:val="62634C1E"/>
    <w:rsid w:val="626369CC"/>
    <w:rsid w:val="62650996"/>
    <w:rsid w:val="62652744"/>
    <w:rsid w:val="626544F2"/>
    <w:rsid w:val="6267026A"/>
    <w:rsid w:val="62670500"/>
    <w:rsid w:val="626A7D5A"/>
    <w:rsid w:val="626C5880"/>
    <w:rsid w:val="626D15F8"/>
    <w:rsid w:val="626D24DE"/>
    <w:rsid w:val="626D33A6"/>
    <w:rsid w:val="626D784A"/>
    <w:rsid w:val="626F711E"/>
    <w:rsid w:val="62710E5F"/>
    <w:rsid w:val="6271733B"/>
    <w:rsid w:val="627209BD"/>
    <w:rsid w:val="62726C0F"/>
    <w:rsid w:val="62750C70"/>
    <w:rsid w:val="627806C9"/>
    <w:rsid w:val="627875F1"/>
    <w:rsid w:val="62791D4B"/>
    <w:rsid w:val="627961EF"/>
    <w:rsid w:val="627B5AC3"/>
    <w:rsid w:val="627D5CDF"/>
    <w:rsid w:val="627E3805"/>
    <w:rsid w:val="627E7362"/>
    <w:rsid w:val="6280132C"/>
    <w:rsid w:val="6280757E"/>
    <w:rsid w:val="62816E52"/>
    <w:rsid w:val="62830E1C"/>
    <w:rsid w:val="62835E45"/>
    <w:rsid w:val="6283706E"/>
    <w:rsid w:val="628506F0"/>
    <w:rsid w:val="62853336"/>
    <w:rsid w:val="62854B94"/>
    <w:rsid w:val="62864468"/>
    <w:rsid w:val="62865D12"/>
    <w:rsid w:val="62886432"/>
    <w:rsid w:val="62894684"/>
    <w:rsid w:val="628A21AA"/>
    <w:rsid w:val="628C1A7E"/>
    <w:rsid w:val="628C5A67"/>
    <w:rsid w:val="628E2F58"/>
    <w:rsid w:val="628F5A13"/>
    <w:rsid w:val="62905878"/>
    <w:rsid w:val="629152E7"/>
    <w:rsid w:val="62946B85"/>
    <w:rsid w:val="629628FD"/>
    <w:rsid w:val="62976675"/>
    <w:rsid w:val="6299063F"/>
    <w:rsid w:val="629917AC"/>
    <w:rsid w:val="629923ED"/>
    <w:rsid w:val="629B43B7"/>
    <w:rsid w:val="629D0130"/>
    <w:rsid w:val="629E17B2"/>
    <w:rsid w:val="629E5C56"/>
    <w:rsid w:val="62A25746"/>
    <w:rsid w:val="62A274F4"/>
    <w:rsid w:val="62A3501A"/>
    <w:rsid w:val="62A414BE"/>
    <w:rsid w:val="62A4228A"/>
    <w:rsid w:val="62A50D92"/>
    <w:rsid w:val="62A52B40"/>
    <w:rsid w:val="62A768B8"/>
    <w:rsid w:val="62AA45FB"/>
    <w:rsid w:val="62AA5335"/>
    <w:rsid w:val="62AC0373"/>
    <w:rsid w:val="62AC3ECF"/>
    <w:rsid w:val="62AF1C11"/>
    <w:rsid w:val="62AF7E63"/>
    <w:rsid w:val="62B114E5"/>
    <w:rsid w:val="62B17737"/>
    <w:rsid w:val="62B2525D"/>
    <w:rsid w:val="62B31701"/>
    <w:rsid w:val="62B334AF"/>
    <w:rsid w:val="62B3538E"/>
    <w:rsid w:val="62B40FD5"/>
    <w:rsid w:val="62B60044"/>
    <w:rsid w:val="62B611F1"/>
    <w:rsid w:val="62B861C5"/>
    <w:rsid w:val="62B86D17"/>
    <w:rsid w:val="62BB05B6"/>
    <w:rsid w:val="62BB2364"/>
    <w:rsid w:val="62BB6808"/>
    <w:rsid w:val="62BC7E8A"/>
    <w:rsid w:val="62BD2580"/>
    <w:rsid w:val="62BD7466"/>
    <w:rsid w:val="62BE3C02"/>
    <w:rsid w:val="62BF00A6"/>
    <w:rsid w:val="62BF1D86"/>
    <w:rsid w:val="62C05BCC"/>
    <w:rsid w:val="62C21E48"/>
    <w:rsid w:val="62C27B96"/>
    <w:rsid w:val="62C456BC"/>
    <w:rsid w:val="62C51434"/>
    <w:rsid w:val="62C54F90"/>
    <w:rsid w:val="62C70D09"/>
    <w:rsid w:val="62C76F5B"/>
    <w:rsid w:val="62C92CD3"/>
    <w:rsid w:val="62C95A09"/>
    <w:rsid w:val="62CC5ACB"/>
    <w:rsid w:val="62CC631F"/>
    <w:rsid w:val="62CD073C"/>
    <w:rsid w:val="62CD2097"/>
    <w:rsid w:val="62CF5E0F"/>
    <w:rsid w:val="62D13935"/>
    <w:rsid w:val="62D17DD9"/>
    <w:rsid w:val="62D33B51"/>
    <w:rsid w:val="62D43425"/>
    <w:rsid w:val="62D556ED"/>
    <w:rsid w:val="62D578C9"/>
    <w:rsid w:val="62D60F4C"/>
    <w:rsid w:val="62D6719E"/>
    <w:rsid w:val="62D7000D"/>
    <w:rsid w:val="62D72BDE"/>
    <w:rsid w:val="62D82F16"/>
    <w:rsid w:val="62D8406E"/>
    <w:rsid w:val="62D90A3C"/>
    <w:rsid w:val="62DB0C58"/>
    <w:rsid w:val="62DB47B4"/>
    <w:rsid w:val="62DD052C"/>
    <w:rsid w:val="62DD22DA"/>
    <w:rsid w:val="62DE6052"/>
    <w:rsid w:val="62DF24F6"/>
    <w:rsid w:val="62DF285B"/>
    <w:rsid w:val="62E0001C"/>
    <w:rsid w:val="62E01DCA"/>
    <w:rsid w:val="62E0626E"/>
    <w:rsid w:val="62E17A7F"/>
    <w:rsid w:val="62E21FE6"/>
    <w:rsid w:val="62E33669"/>
    <w:rsid w:val="62E47B0C"/>
    <w:rsid w:val="62E53885"/>
    <w:rsid w:val="62E713AB"/>
    <w:rsid w:val="62E73159"/>
    <w:rsid w:val="62E775FD"/>
    <w:rsid w:val="62E80C7F"/>
    <w:rsid w:val="62E96ED1"/>
    <w:rsid w:val="62EA0E9B"/>
    <w:rsid w:val="62EB24E4"/>
    <w:rsid w:val="62EE2739"/>
    <w:rsid w:val="62EE3D6A"/>
    <w:rsid w:val="62EE44E7"/>
    <w:rsid w:val="62EF200D"/>
    <w:rsid w:val="62F15D85"/>
    <w:rsid w:val="62F51D1A"/>
    <w:rsid w:val="62F53AC8"/>
    <w:rsid w:val="62F67840"/>
    <w:rsid w:val="62F70A86"/>
    <w:rsid w:val="62F81F17"/>
    <w:rsid w:val="62F835B8"/>
    <w:rsid w:val="62F87114"/>
    <w:rsid w:val="62F92E8C"/>
    <w:rsid w:val="62F94AE8"/>
    <w:rsid w:val="62FA40E4"/>
    <w:rsid w:val="62FB30A8"/>
    <w:rsid w:val="62FD297C"/>
    <w:rsid w:val="62FF095A"/>
    <w:rsid w:val="6300421A"/>
    <w:rsid w:val="63021D41"/>
    <w:rsid w:val="63025B9A"/>
    <w:rsid w:val="63041F5D"/>
    <w:rsid w:val="63051831"/>
    <w:rsid w:val="6306451B"/>
    <w:rsid w:val="630670EC"/>
    <w:rsid w:val="63081A0C"/>
    <w:rsid w:val="63097573"/>
    <w:rsid w:val="630C7063"/>
    <w:rsid w:val="630E06E5"/>
    <w:rsid w:val="630E2DDB"/>
    <w:rsid w:val="630F26B0"/>
    <w:rsid w:val="63100901"/>
    <w:rsid w:val="631018DF"/>
    <w:rsid w:val="63116428"/>
    <w:rsid w:val="631321A0"/>
    <w:rsid w:val="631416F0"/>
    <w:rsid w:val="63147FAF"/>
    <w:rsid w:val="6315416A"/>
    <w:rsid w:val="63155F18"/>
    <w:rsid w:val="63160215"/>
    <w:rsid w:val="63163A3E"/>
    <w:rsid w:val="631A5562"/>
    <w:rsid w:val="631B1054"/>
    <w:rsid w:val="631B2E02"/>
    <w:rsid w:val="631B72A6"/>
    <w:rsid w:val="631D3EE3"/>
    <w:rsid w:val="631D4DCC"/>
    <w:rsid w:val="631D6B7A"/>
    <w:rsid w:val="631F0B45"/>
    <w:rsid w:val="631F28F3"/>
    <w:rsid w:val="632048BD"/>
    <w:rsid w:val="63212B0F"/>
    <w:rsid w:val="63213CF4"/>
    <w:rsid w:val="632443AD"/>
    <w:rsid w:val="63247F09"/>
    <w:rsid w:val="63253C81"/>
    <w:rsid w:val="63257EB4"/>
    <w:rsid w:val="632878B5"/>
    <w:rsid w:val="6329551F"/>
    <w:rsid w:val="632B74E9"/>
    <w:rsid w:val="632C3261"/>
    <w:rsid w:val="632E0D88"/>
    <w:rsid w:val="632E2B36"/>
    <w:rsid w:val="632E6FDA"/>
    <w:rsid w:val="63304B00"/>
    <w:rsid w:val="63310878"/>
    <w:rsid w:val="63310C18"/>
    <w:rsid w:val="63316ACA"/>
    <w:rsid w:val="63332842"/>
    <w:rsid w:val="63352116"/>
    <w:rsid w:val="63355430"/>
    <w:rsid w:val="63365E8E"/>
    <w:rsid w:val="63381C06"/>
    <w:rsid w:val="633A3BD0"/>
    <w:rsid w:val="633A597E"/>
    <w:rsid w:val="633A772C"/>
    <w:rsid w:val="633B16F7"/>
    <w:rsid w:val="633B489B"/>
    <w:rsid w:val="633B5253"/>
    <w:rsid w:val="633D0FCB"/>
    <w:rsid w:val="633D1D8C"/>
    <w:rsid w:val="633D546F"/>
    <w:rsid w:val="633D721D"/>
    <w:rsid w:val="633F2F95"/>
    <w:rsid w:val="63402869"/>
    <w:rsid w:val="63414F5F"/>
    <w:rsid w:val="63416D0D"/>
    <w:rsid w:val="63440DE8"/>
    <w:rsid w:val="634467FD"/>
    <w:rsid w:val="6344708E"/>
    <w:rsid w:val="63462575"/>
    <w:rsid w:val="63472E3E"/>
    <w:rsid w:val="634A36E8"/>
    <w:rsid w:val="634F30BF"/>
    <w:rsid w:val="63500CFE"/>
    <w:rsid w:val="63512CC8"/>
    <w:rsid w:val="63520F1A"/>
    <w:rsid w:val="635332C1"/>
    <w:rsid w:val="63550013"/>
    <w:rsid w:val="63554566"/>
    <w:rsid w:val="635614A3"/>
    <w:rsid w:val="6356208C"/>
    <w:rsid w:val="635822A8"/>
    <w:rsid w:val="63586994"/>
    <w:rsid w:val="635A392B"/>
    <w:rsid w:val="635A7DCF"/>
    <w:rsid w:val="635C3B47"/>
    <w:rsid w:val="635D1E54"/>
    <w:rsid w:val="635D341B"/>
    <w:rsid w:val="635F3637"/>
    <w:rsid w:val="635F53E5"/>
    <w:rsid w:val="63604CB9"/>
    <w:rsid w:val="6361115D"/>
    <w:rsid w:val="63612F0B"/>
    <w:rsid w:val="63624ED5"/>
    <w:rsid w:val="63626C83"/>
    <w:rsid w:val="63626EA6"/>
    <w:rsid w:val="63646678"/>
    <w:rsid w:val="636522D0"/>
    <w:rsid w:val="636649C5"/>
    <w:rsid w:val="63676048"/>
    <w:rsid w:val="636B5B38"/>
    <w:rsid w:val="636C365E"/>
    <w:rsid w:val="636C4E0A"/>
    <w:rsid w:val="636D5D54"/>
    <w:rsid w:val="636E5628"/>
    <w:rsid w:val="6370314E"/>
    <w:rsid w:val="63716EC6"/>
    <w:rsid w:val="6372210C"/>
    <w:rsid w:val="63732A72"/>
    <w:rsid w:val="63750765"/>
    <w:rsid w:val="63750E47"/>
    <w:rsid w:val="63754C08"/>
    <w:rsid w:val="637569B7"/>
    <w:rsid w:val="637575FD"/>
    <w:rsid w:val="637644DD"/>
    <w:rsid w:val="63770981"/>
    <w:rsid w:val="6377272F"/>
    <w:rsid w:val="637A221F"/>
    <w:rsid w:val="637A3FCD"/>
    <w:rsid w:val="637B1AF3"/>
    <w:rsid w:val="637C7D45"/>
    <w:rsid w:val="637D586B"/>
    <w:rsid w:val="637E06AE"/>
    <w:rsid w:val="637F7835"/>
    <w:rsid w:val="638135AD"/>
    <w:rsid w:val="638210D3"/>
    <w:rsid w:val="63844E4C"/>
    <w:rsid w:val="63860BC4"/>
    <w:rsid w:val="63864720"/>
    <w:rsid w:val="6388493C"/>
    <w:rsid w:val="638906B4"/>
    <w:rsid w:val="63892CD6"/>
    <w:rsid w:val="638B442C"/>
    <w:rsid w:val="638B46E2"/>
    <w:rsid w:val="638B61DA"/>
    <w:rsid w:val="638C5AAE"/>
    <w:rsid w:val="638D1F52"/>
    <w:rsid w:val="638E01A3"/>
    <w:rsid w:val="638E5CCA"/>
    <w:rsid w:val="63901A42"/>
    <w:rsid w:val="6390559E"/>
    <w:rsid w:val="639130C5"/>
    <w:rsid w:val="63927568"/>
    <w:rsid w:val="639332E1"/>
    <w:rsid w:val="6393508F"/>
    <w:rsid w:val="63952BB5"/>
    <w:rsid w:val="63957059"/>
    <w:rsid w:val="63972DD1"/>
    <w:rsid w:val="63974B7F"/>
    <w:rsid w:val="63977DC5"/>
    <w:rsid w:val="639808F7"/>
    <w:rsid w:val="639A01CB"/>
    <w:rsid w:val="639A641D"/>
    <w:rsid w:val="639D3C37"/>
    <w:rsid w:val="639D7CBB"/>
    <w:rsid w:val="639F3A33"/>
    <w:rsid w:val="63A252D2"/>
    <w:rsid w:val="63A4729C"/>
    <w:rsid w:val="63A63014"/>
    <w:rsid w:val="63A66B70"/>
    <w:rsid w:val="63A70B3A"/>
    <w:rsid w:val="63A72048"/>
    <w:rsid w:val="63A728E8"/>
    <w:rsid w:val="63A921DA"/>
    <w:rsid w:val="63A9366A"/>
    <w:rsid w:val="63A948B2"/>
    <w:rsid w:val="63AB23D8"/>
    <w:rsid w:val="63AB4186"/>
    <w:rsid w:val="63AB687C"/>
    <w:rsid w:val="63AB76CB"/>
    <w:rsid w:val="63AC7EFE"/>
    <w:rsid w:val="63AD6150"/>
    <w:rsid w:val="63AE011A"/>
    <w:rsid w:val="63AE1EC8"/>
    <w:rsid w:val="63AE3C76"/>
    <w:rsid w:val="63B05C41"/>
    <w:rsid w:val="63B23767"/>
    <w:rsid w:val="63B35731"/>
    <w:rsid w:val="63B35E5D"/>
    <w:rsid w:val="63B374DF"/>
    <w:rsid w:val="63B55005"/>
    <w:rsid w:val="63B647DE"/>
    <w:rsid w:val="63B75221"/>
    <w:rsid w:val="63B76FCF"/>
    <w:rsid w:val="63B82D47"/>
    <w:rsid w:val="63B868A3"/>
    <w:rsid w:val="63BA4CBD"/>
    <w:rsid w:val="63BC45E5"/>
    <w:rsid w:val="63BD210C"/>
    <w:rsid w:val="63BD3EBA"/>
    <w:rsid w:val="63BF5E84"/>
    <w:rsid w:val="63C01BA2"/>
    <w:rsid w:val="63C13032"/>
    <w:rsid w:val="63C27722"/>
    <w:rsid w:val="63C33BC6"/>
    <w:rsid w:val="63C4349A"/>
    <w:rsid w:val="63C60FC0"/>
    <w:rsid w:val="63C65464"/>
    <w:rsid w:val="63C74D38"/>
    <w:rsid w:val="63C76EA4"/>
    <w:rsid w:val="63C811DC"/>
    <w:rsid w:val="63C82F8A"/>
    <w:rsid w:val="63C90AB0"/>
    <w:rsid w:val="63C96D02"/>
    <w:rsid w:val="63CB65D6"/>
    <w:rsid w:val="63CC234F"/>
    <w:rsid w:val="63CD67F3"/>
    <w:rsid w:val="63CE60C7"/>
    <w:rsid w:val="63CF256B"/>
    <w:rsid w:val="63D062E3"/>
    <w:rsid w:val="63D27965"/>
    <w:rsid w:val="63D556A7"/>
    <w:rsid w:val="63D7141F"/>
    <w:rsid w:val="63D80CF3"/>
    <w:rsid w:val="63D95197"/>
    <w:rsid w:val="63DA0F0F"/>
    <w:rsid w:val="63DC4C88"/>
    <w:rsid w:val="63DD630A"/>
    <w:rsid w:val="63DF6526"/>
    <w:rsid w:val="63E1404C"/>
    <w:rsid w:val="63E31B72"/>
    <w:rsid w:val="63E36016"/>
    <w:rsid w:val="63E458EA"/>
    <w:rsid w:val="63E80DAE"/>
    <w:rsid w:val="63E92F01"/>
    <w:rsid w:val="63EB0A27"/>
    <w:rsid w:val="63EB4ECB"/>
    <w:rsid w:val="63EB6C79"/>
    <w:rsid w:val="63ED0C43"/>
    <w:rsid w:val="63EE6769"/>
    <w:rsid w:val="63F0603D"/>
    <w:rsid w:val="63F20007"/>
    <w:rsid w:val="63F4603A"/>
    <w:rsid w:val="63F523ED"/>
    <w:rsid w:val="63F55D49"/>
    <w:rsid w:val="63F7386F"/>
    <w:rsid w:val="63F83144"/>
    <w:rsid w:val="63FA3522"/>
    <w:rsid w:val="63FA6EBC"/>
    <w:rsid w:val="63FC0E86"/>
    <w:rsid w:val="63FD0FFA"/>
    <w:rsid w:val="63FE0C96"/>
    <w:rsid w:val="63FE69AC"/>
    <w:rsid w:val="63FF0976"/>
    <w:rsid w:val="64002DAD"/>
    <w:rsid w:val="6401024A"/>
    <w:rsid w:val="64016D84"/>
    <w:rsid w:val="64024326"/>
    <w:rsid w:val="64041AE8"/>
    <w:rsid w:val="64055F8C"/>
    <w:rsid w:val="64085A7D"/>
    <w:rsid w:val="6408782B"/>
    <w:rsid w:val="640900E7"/>
    <w:rsid w:val="640B10C9"/>
    <w:rsid w:val="640B2E77"/>
    <w:rsid w:val="640C55D8"/>
    <w:rsid w:val="640D6BEF"/>
    <w:rsid w:val="640E3EAC"/>
    <w:rsid w:val="640E7EF8"/>
    <w:rsid w:val="640F0BB9"/>
    <w:rsid w:val="640F6E0B"/>
    <w:rsid w:val="641206A9"/>
    <w:rsid w:val="64144421"/>
    <w:rsid w:val="64183B7B"/>
    <w:rsid w:val="64191A38"/>
    <w:rsid w:val="641937E6"/>
    <w:rsid w:val="641A130C"/>
    <w:rsid w:val="641A755E"/>
    <w:rsid w:val="641B24FC"/>
    <w:rsid w:val="641C5084"/>
    <w:rsid w:val="641C6E32"/>
    <w:rsid w:val="641E2BAA"/>
    <w:rsid w:val="641E79ED"/>
    <w:rsid w:val="641F4B74"/>
    <w:rsid w:val="6420379D"/>
    <w:rsid w:val="64203D44"/>
    <w:rsid w:val="6421269A"/>
    <w:rsid w:val="64216B3E"/>
    <w:rsid w:val="64236413"/>
    <w:rsid w:val="6424218B"/>
    <w:rsid w:val="64243F39"/>
    <w:rsid w:val="64264155"/>
    <w:rsid w:val="642721E0"/>
    <w:rsid w:val="6427714C"/>
    <w:rsid w:val="64283A29"/>
    <w:rsid w:val="64287ECD"/>
    <w:rsid w:val="642A77A1"/>
    <w:rsid w:val="642B176B"/>
    <w:rsid w:val="642D103F"/>
    <w:rsid w:val="642D54E3"/>
    <w:rsid w:val="643248A8"/>
    <w:rsid w:val="64326656"/>
    <w:rsid w:val="643272F3"/>
    <w:rsid w:val="64330783"/>
    <w:rsid w:val="64354398"/>
    <w:rsid w:val="64370110"/>
    <w:rsid w:val="64371EBE"/>
    <w:rsid w:val="64395C36"/>
    <w:rsid w:val="643979E4"/>
    <w:rsid w:val="643B03A5"/>
    <w:rsid w:val="643B19AE"/>
    <w:rsid w:val="643B7C00"/>
    <w:rsid w:val="643C74D4"/>
    <w:rsid w:val="643E324C"/>
    <w:rsid w:val="643E4FFA"/>
    <w:rsid w:val="643F0D73"/>
    <w:rsid w:val="643F18F7"/>
    <w:rsid w:val="644256A7"/>
    <w:rsid w:val="64430863"/>
    <w:rsid w:val="64432611"/>
    <w:rsid w:val="64436AB5"/>
    <w:rsid w:val="644545DB"/>
    <w:rsid w:val="644665A5"/>
    <w:rsid w:val="64485E79"/>
    <w:rsid w:val="644B5969"/>
    <w:rsid w:val="644B7717"/>
    <w:rsid w:val="644D7933"/>
    <w:rsid w:val="644F0FB6"/>
    <w:rsid w:val="644F46F3"/>
    <w:rsid w:val="64502F80"/>
    <w:rsid w:val="64504D2E"/>
    <w:rsid w:val="64524F4A"/>
    <w:rsid w:val="64526CF8"/>
    <w:rsid w:val="6453662C"/>
    <w:rsid w:val="64540CC2"/>
    <w:rsid w:val="6454481E"/>
    <w:rsid w:val="64552344"/>
    <w:rsid w:val="645667E8"/>
    <w:rsid w:val="64575A83"/>
    <w:rsid w:val="645760BC"/>
    <w:rsid w:val="64593FB3"/>
    <w:rsid w:val="6459506F"/>
    <w:rsid w:val="645962D8"/>
    <w:rsid w:val="645A795A"/>
    <w:rsid w:val="645B2050"/>
    <w:rsid w:val="645C36D2"/>
    <w:rsid w:val="645E744B"/>
    <w:rsid w:val="64600C30"/>
    <w:rsid w:val="64607667"/>
    <w:rsid w:val="64613801"/>
    <w:rsid w:val="64616F3B"/>
    <w:rsid w:val="64630F05"/>
    <w:rsid w:val="646507D9"/>
    <w:rsid w:val="64664AA2"/>
    <w:rsid w:val="64676529"/>
    <w:rsid w:val="646802C9"/>
    <w:rsid w:val="64682077"/>
    <w:rsid w:val="646A2293"/>
    <w:rsid w:val="646A4041"/>
    <w:rsid w:val="646D58E0"/>
    <w:rsid w:val="646F1658"/>
    <w:rsid w:val="6470717E"/>
    <w:rsid w:val="647153D0"/>
    <w:rsid w:val="647168AB"/>
    <w:rsid w:val="64721148"/>
    <w:rsid w:val="64722EF6"/>
    <w:rsid w:val="64735C16"/>
    <w:rsid w:val="64740A1C"/>
    <w:rsid w:val="64741C77"/>
    <w:rsid w:val="64744EC0"/>
    <w:rsid w:val="64753107"/>
    <w:rsid w:val="64760C38"/>
    <w:rsid w:val="647749B0"/>
    <w:rsid w:val="64790347"/>
    <w:rsid w:val="647924D6"/>
    <w:rsid w:val="64794284"/>
    <w:rsid w:val="647B7FFD"/>
    <w:rsid w:val="647E189B"/>
    <w:rsid w:val="647E5D3F"/>
    <w:rsid w:val="647F41B9"/>
    <w:rsid w:val="64801AB7"/>
    <w:rsid w:val="64805613"/>
    <w:rsid w:val="64813139"/>
    <w:rsid w:val="648275DD"/>
    <w:rsid w:val="64833355"/>
    <w:rsid w:val="6486074F"/>
    <w:rsid w:val="648614BB"/>
    <w:rsid w:val="648669A1"/>
    <w:rsid w:val="648844C8"/>
    <w:rsid w:val="648A46E4"/>
    <w:rsid w:val="648A6492"/>
    <w:rsid w:val="648D138E"/>
    <w:rsid w:val="648D1ADE"/>
    <w:rsid w:val="648D5F82"/>
    <w:rsid w:val="648D7D30"/>
    <w:rsid w:val="648F1CFA"/>
    <w:rsid w:val="648F3AA8"/>
    <w:rsid w:val="649015CE"/>
    <w:rsid w:val="64904827"/>
    <w:rsid w:val="6491119F"/>
    <w:rsid w:val="64925346"/>
    <w:rsid w:val="649410BE"/>
    <w:rsid w:val="6497295D"/>
    <w:rsid w:val="64990483"/>
    <w:rsid w:val="64992B79"/>
    <w:rsid w:val="649B069F"/>
    <w:rsid w:val="649B244D"/>
    <w:rsid w:val="649B4E22"/>
    <w:rsid w:val="649C61C5"/>
    <w:rsid w:val="649E018F"/>
    <w:rsid w:val="649E0A35"/>
    <w:rsid w:val="649E1F3D"/>
    <w:rsid w:val="649F75B2"/>
    <w:rsid w:val="64A07A63"/>
    <w:rsid w:val="64A15589"/>
    <w:rsid w:val="64A21A2D"/>
    <w:rsid w:val="64A30F3F"/>
    <w:rsid w:val="64A5151D"/>
    <w:rsid w:val="64A55079"/>
    <w:rsid w:val="64A55ED4"/>
    <w:rsid w:val="64A70DF2"/>
    <w:rsid w:val="64A86918"/>
    <w:rsid w:val="64AA6B34"/>
    <w:rsid w:val="64AB13D7"/>
    <w:rsid w:val="64AC465A"/>
    <w:rsid w:val="64AD03D2"/>
    <w:rsid w:val="64AF7CA6"/>
    <w:rsid w:val="64B13A1E"/>
    <w:rsid w:val="64B204D8"/>
    <w:rsid w:val="64B259E8"/>
    <w:rsid w:val="64B27796"/>
    <w:rsid w:val="64B61035"/>
    <w:rsid w:val="64BB2AEF"/>
    <w:rsid w:val="64BD6867"/>
    <w:rsid w:val="64BE613B"/>
    <w:rsid w:val="64C00105"/>
    <w:rsid w:val="64C00108"/>
    <w:rsid w:val="64C01EB3"/>
    <w:rsid w:val="64C23E7D"/>
    <w:rsid w:val="64C32B9E"/>
    <w:rsid w:val="64C33752"/>
    <w:rsid w:val="64C51278"/>
    <w:rsid w:val="64C5396E"/>
    <w:rsid w:val="64C574CA"/>
    <w:rsid w:val="64C80D68"/>
    <w:rsid w:val="64C86FBA"/>
    <w:rsid w:val="64CA2D32"/>
    <w:rsid w:val="64CC2606"/>
    <w:rsid w:val="64CE2822"/>
    <w:rsid w:val="64CE7CB1"/>
    <w:rsid w:val="64CF3D12"/>
    <w:rsid w:val="64D140C0"/>
    <w:rsid w:val="64D15E6F"/>
    <w:rsid w:val="64D23995"/>
    <w:rsid w:val="64D43BB1"/>
    <w:rsid w:val="64D4595F"/>
    <w:rsid w:val="64D54FB3"/>
    <w:rsid w:val="64D63485"/>
    <w:rsid w:val="64D70FAB"/>
    <w:rsid w:val="64D771FD"/>
    <w:rsid w:val="64D8544F"/>
    <w:rsid w:val="64DB4F3F"/>
    <w:rsid w:val="64DB6CED"/>
    <w:rsid w:val="64DD0CB7"/>
    <w:rsid w:val="64DD4813"/>
    <w:rsid w:val="64DE058B"/>
    <w:rsid w:val="64DE2339"/>
    <w:rsid w:val="64DE67DD"/>
    <w:rsid w:val="64E02555"/>
    <w:rsid w:val="64E04304"/>
    <w:rsid w:val="64E16127"/>
    <w:rsid w:val="64E21E2A"/>
    <w:rsid w:val="64E262CE"/>
    <w:rsid w:val="64E33DF4"/>
    <w:rsid w:val="64E35BA2"/>
    <w:rsid w:val="64E41ED7"/>
    <w:rsid w:val="64E738E4"/>
    <w:rsid w:val="64E77440"/>
    <w:rsid w:val="64E831B8"/>
    <w:rsid w:val="64E9765C"/>
    <w:rsid w:val="64EA33D4"/>
    <w:rsid w:val="64EA5182"/>
    <w:rsid w:val="64EC0EFA"/>
    <w:rsid w:val="64EC2CA8"/>
    <w:rsid w:val="64EE4C72"/>
    <w:rsid w:val="64EE6A20"/>
    <w:rsid w:val="64EE729B"/>
    <w:rsid w:val="64EF09EB"/>
    <w:rsid w:val="64EF4547"/>
    <w:rsid w:val="64F1206D"/>
    <w:rsid w:val="64F16511"/>
    <w:rsid w:val="64F32289"/>
    <w:rsid w:val="64F46001"/>
    <w:rsid w:val="64F61D79"/>
    <w:rsid w:val="64F63B27"/>
    <w:rsid w:val="64F66EBC"/>
    <w:rsid w:val="64F93617"/>
    <w:rsid w:val="64FB113D"/>
    <w:rsid w:val="64FB2961"/>
    <w:rsid w:val="64FB738F"/>
    <w:rsid w:val="64FC15ED"/>
    <w:rsid w:val="64FD4EB5"/>
    <w:rsid w:val="64FE021F"/>
    <w:rsid w:val="64FE29DC"/>
    <w:rsid w:val="64FE478A"/>
    <w:rsid w:val="64FE65B6"/>
    <w:rsid w:val="65000502"/>
    <w:rsid w:val="65005919"/>
    <w:rsid w:val="65006754"/>
    <w:rsid w:val="65031DA0"/>
    <w:rsid w:val="65047D7F"/>
    <w:rsid w:val="65051FBC"/>
    <w:rsid w:val="65055B18"/>
    <w:rsid w:val="650608D1"/>
    <w:rsid w:val="650669B1"/>
    <w:rsid w:val="65091AAC"/>
    <w:rsid w:val="650A1380"/>
    <w:rsid w:val="650C2823"/>
    <w:rsid w:val="650C50F9"/>
    <w:rsid w:val="650D2C1F"/>
    <w:rsid w:val="650F4BE9"/>
    <w:rsid w:val="650F6997"/>
    <w:rsid w:val="651144BD"/>
    <w:rsid w:val="651363E4"/>
    <w:rsid w:val="651421FF"/>
    <w:rsid w:val="65167D25"/>
    <w:rsid w:val="65180DC6"/>
    <w:rsid w:val="65181CEF"/>
    <w:rsid w:val="65183A9D"/>
    <w:rsid w:val="65197815"/>
    <w:rsid w:val="651B358E"/>
    <w:rsid w:val="651B533C"/>
    <w:rsid w:val="651D10B4"/>
    <w:rsid w:val="651E4C38"/>
    <w:rsid w:val="651E4E2C"/>
    <w:rsid w:val="651E6BDA"/>
    <w:rsid w:val="65202952"/>
    <w:rsid w:val="652310DA"/>
    <w:rsid w:val="65242442"/>
    <w:rsid w:val="65257F68"/>
    <w:rsid w:val="65275CEA"/>
    <w:rsid w:val="65295CAB"/>
    <w:rsid w:val="65297A59"/>
    <w:rsid w:val="652C7549"/>
    <w:rsid w:val="652D6F8B"/>
    <w:rsid w:val="652F447C"/>
    <w:rsid w:val="652F5BBD"/>
    <w:rsid w:val="6530704D"/>
    <w:rsid w:val="65312DB1"/>
    <w:rsid w:val="6531690D"/>
    <w:rsid w:val="653308D7"/>
    <w:rsid w:val="65336B29"/>
    <w:rsid w:val="653463FD"/>
    <w:rsid w:val="6535464F"/>
    <w:rsid w:val="65385EEE"/>
    <w:rsid w:val="653B3C30"/>
    <w:rsid w:val="653B59DE"/>
    <w:rsid w:val="653D1756"/>
    <w:rsid w:val="653D52B2"/>
    <w:rsid w:val="653E102A"/>
    <w:rsid w:val="65401246"/>
    <w:rsid w:val="65404DA2"/>
    <w:rsid w:val="65420B1A"/>
    <w:rsid w:val="65442AE4"/>
    <w:rsid w:val="654523B9"/>
    <w:rsid w:val="65474383"/>
    <w:rsid w:val="654752D4"/>
    <w:rsid w:val="654900FB"/>
    <w:rsid w:val="65493C57"/>
    <w:rsid w:val="654A27C5"/>
    <w:rsid w:val="654A79CF"/>
    <w:rsid w:val="654B2514"/>
    <w:rsid w:val="654C3747"/>
    <w:rsid w:val="654C6575"/>
    <w:rsid w:val="654D7A05"/>
    <w:rsid w:val="654F4FE5"/>
    <w:rsid w:val="65501489"/>
    <w:rsid w:val="65507AC7"/>
    <w:rsid w:val="65510D5D"/>
    <w:rsid w:val="65516FAF"/>
    <w:rsid w:val="6551730A"/>
    <w:rsid w:val="65530F79"/>
    <w:rsid w:val="65532D27"/>
    <w:rsid w:val="65534AD5"/>
    <w:rsid w:val="6554084E"/>
    <w:rsid w:val="65554CF2"/>
    <w:rsid w:val="65562818"/>
    <w:rsid w:val="65573688"/>
    <w:rsid w:val="65586590"/>
    <w:rsid w:val="655A2308"/>
    <w:rsid w:val="655A374A"/>
    <w:rsid w:val="655A5E64"/>
    <w:rsid w:val="655A6209"/>
    <w:rsid w:val="655F16CC"/>
    <w:rsid w:val="655F347A"/>
    <w:rsid w:val="655F791E"/>
    <w:rsid w:val="656049EB"/>
    <w:rsid w:val="656071F2"/>
    <w:rsid w:val="65613696"/>
    <w:rsid w:val="65622F6B"/>
    <w:rsid w:val="65624D19"/>
    <w:rsid w:val="6562740E"/>
    <w:rsid w:val="65640A91"/>
    <w:rsid w:val="65640EC5"/>
    <w:rsid w:val="65646CE3"/>
    <w:rsid w:val="65652A5B"/>
    <w:rsid w:val="65654809"/>
    <w:rsid w:val="656767D3"/>
    <w:rsid w:val="6569063F"/>
    <w:rsid w:val="656942F9"/>
    <w:rsid w:val="656960A7"/>
    <w:rsid w:val="656A1E1F"/>
    <w:rsid w:val="656B0071"/>
    <w:rsid w:val="656B33D9"/>
    <w:rsid w:val="656B62C3"/>
    <w:rsid w:val="656C5B97"/>
    <w:rsid w:val="656E190F"/>
    <w:rsid w:val="656F7435"/>
    <w:rsid w:val="65705687"/>
    <w:rsid w:val="65711400"/>
    <w:rsid w:val="65735178"/>
    <w:rsid w:val="65736F26"/>
    <w:rsid w:val="65744A4C"/>
    <w:rsid w:val="65772C72"/>
    <w:rsid w:val="657809E0"/>
    <w:rsid w:val="6578278E"/>
    <w:rsid w:val="6578453C"/>
    <w:rsid w:val="657A0163"/>
    <w:rsid w:val="657A6506"/>
    <w:rsid w:val="657B402C"/>
    <w:rsid w:val="657C227E"/>
    <w:rsid w:val="657C3F13"/>
    <w:rsid w:val="657D5FF6"/>
    <w:rsid w:val="657F1D6E"/>
    <w:rsid w:val="65801643"/>
    <w:rsid w:val="65827169"/>
    <w:rsid w:val="6583069B"/>
    <w:rsid w:val="65841289"/>
    <w:rsid w:val="65856C59"/>
    <w:rsid w:val="658630FD"/>
    <w:rsid w:val="65864EAB"/>
    <w:rsid w:val="6587477F"/>
    <w:rsid w:val="65876E75"/>
    <w:rsid w:val="65877B96"/>
    <w:rsid w:val="658904F7"/>
    <w:rsid w:val="65896749"/>
    <w:rsid w:val="658A426F"/>
    <w:rsid w:val="658B0713"/>
    <w:rsid w:val="658B24C1"/>
    <w:rsid w:val="658D448B"/>
    <w:rsid w:val="658E1FB1"/>
    <w:rsid w:val="658E3D60"/>
    <w:rsid w:val="658E5B0E"/>
    <w:rsid w:val="658E7A69"/>
    <w:rsid w:val="65913850"/>
    <w:rsid w:val="6592787A"/>
    <w:rsid w:val="65931376"/>
    <w:rsid w:val="6593581A"/>
    <w:rsid w:val="659375C8"/>
    <w:rsid w:val="65953340"/>
    <w:rsid w:val="6595362A"/>
    <w:rsid w:val="65970B1B"/>
    <w:rsid w:val="6597768B"/>
    <w:rsid w:val="65982E30"/>
    <w:rsid w:val="65984BDE"/>
    <w:rsid w:val="6598698C"/>
    <w:rsid w:val="659A6BA8"/>
    <w:rsid w:val="659B647C"/>
    <w:rsid w:val="659D3FA3"/>
    <w:rsid w:val="659E5E1D"/>
    <w:rsid w:val="65A05841"/>
    <w:rsid w:val="65A17F37"/>
    <w:rsid w:val="65A25A5D"/>
    <w:rsid w:val="65A2780B"/>
    <w:rsid w:val="65A370BE"/>
    <w:rsid w:val="65A6554D"/>
    <w:rsid w:val="65A7180E"/>
    <w:rsid w:val="65A76BCF"/>
    <w:rsid w:val="65AA43C0"/>
    <w:rsid w:val="65AA5B01"/>
    <w:rsid w:val="65AB4911"/>
    <w:rsid w:val="65AC068A"/>
    <w:rsid w:val="65AD68DC"/>
    <w:rsid w:val="65AE4402"/>
    <w:rsid w:val="65AE7F5E"/>
    <w:rsid w:val="65B0017A"/>
    <w:rsid w:val="65B00232"/>
    <w:rsid w:val="65B17A4E"/>
    <w:rsid w:val="65B23EF2"/>
    <w:rsid w:val="65B25723"/>
    <w:rsid w:val="65B2623E"/>
    <w:rsid w:val="65B337C6"/>
    <w:rsid w:val="65B37C6A"/>
    <w:rsid w:val="65B512EC"/>
    <w:rsid w:val="65B66C75"/>
    <w:rsid w:val="65B732B6"/>
    <w:rsid w:val="65B80DDC"/>
    <w:rsid w:val="65B81595"/>
    <w:rsid w:val="65B8702E"/>
    <w:rsid w:val="65BA2DA7"/>
    <w:rsid w:val="65BA4B55"/>
    <w:rsid w:val="65BD4645"/>
    <w:rsid w:val="65BF6897"/>
    <w:rsid w:val="65C07C91"/>
    <w:rsid w:val="65C13D88"/>
    <w:rsid w:val="65C15EE3"/>
    <w:rsid w:val="65C21C5B"/>
    <w:rsid w:val="65C37EAD"/>
    <w:rsid w:val="65C459D3"/>
    <w:rsid w:val="65C6174B"/>
    <w:rsid w:val="65C634F9"/>
    <w:rsid w:val="65C6799D"/>
    <w:rsid w:val="65C854C3"/>
    <w:rsid w:val="65C92FEA"/>
    <w:rsid w:val="65CB4FB4"/>
    <w:rsid w:val="65CC4888"/>
    <w:rsid w:val="65CC7A0B"/>
    <w:rsid w:val="65CD0D2C"/>
    <w:rsid w:val="65CE37BB"/>
    <w:rsid w:val="65CF7132"/>
    <w:rsid w:val="65D025CA"/>
    <w:rsid w:val="65D06126"/>
    <w:rsid w:val="65D200F0"/>
    <w:rsid w:val="65D35C16"/>
    <w:rsid w:val="65D379C4"/>
    <w:rsid w:val="65D5198E"/>
    <w:rsid w:val="65D73958"/>
    <w:rsid w:val="65D75FAE"/>
    <w:rsid w:val="65D8147F"/>
    <w:rsid w:val="65D8322D"/>
    <w:rsid w:val="65DA0D53"/>
    <w:rsid w:val="65DA1AC6"/>
    <w:rsid w:val="65DA349F"/>
    <w:rsid w:val="65DA6FA5"/>
    <w:rsid w:val="65DC2D1D"/>
    <w:rsid w:val="65DC4ACB"/>
    <w:rsid w:val="65DE32B0"/>
    <w:rsid w:val="65E16585"/>
    <w:rsid w:val="65E240AB"/>
    <w:rsid w:val="65E4308A"/>
    <w:rsid w:val="65E46075"/>
    <w:rsid w:val="65E47E23"/>
    <w:rsid w:val="65E505B2"/>
    <w:rsid w:val="65E64613"/>
    <w:rsid w:val="65E6594A"/>
    <w:rsid w:val="65E676F8"/>
    <w:rsid w:val="65E9543A"/>
    <w:rsid w:val="65E971E8"/>
    <w:rsid w:val="65EB11B2"/>
    <w:rsid w:val="65EB7404"/>
    <w:rsid w:val="65EE45C9"/>
    <w:rsid w:val="65F056C5"/>
    <w:rsid w:val="65F22540"/>
    <w:rsid w:val="65F242EE"/>
    <w:rsid w:val="65F31E15"/>
    <w:rsid w:val="65F362B8"/>
    <w:rsid w:val="65F46C17"/>
    <w:rsid w:val="65F52031"/>
    <w:rsid w:val="65F55B8D"/>
    <w:rsid w:val="65F61537"/>
    <w:rsid w:val="65F71905"/>
    <w:rsid w:val="65F77B57"/>
    <w:rsid w:val="65F83E57"/>
    <w:rsid w:val="65F8567D"/>
    <w:rsid w:val="65F8742B"/>
    <w:rsid w:val="65FA13F5"/>
    <w:rsid w:val="65FC7F22"/>
    <w:rsid w:val="65FE0EE5"/>
    <w:rsid w:val="65FE7137"/>
    <w:rsid w:val="65FF07B9"/>
    <w:rsid w:val="65FF6A0B"/>
    <w:rsid w:val="660109D5"/>
    <w:rsid w:val="66011053"/>
    <w:rsid w:val="660202AA"/>
    <w:rsid w:val="660364FC"/>
    <w:rsid w:val="66037DBF"/>
    <w:rsid w:val="66057121"/>
    <w:rsid w:val="6608651D"/>
    <w:rsid w:val="660A5ADC"/>
    <w:rsid w:val="660B715E"/>
    <w:rsid w:val="660C143C"/>
    <w:rsid w:val="660C5D19"/>
    <w:rsid w:val="660C632E"/>
    <w:rsid w:val="660E6C4E"/>
    <w:rsid w:val="660F30F2"/>
    <w:rsid w:val="660F6502"/>
    <w:rsid w:val="661029C7"/>
    <w:rsid w:val="66104CAF"/>
    <w:rsid w:val="66106E6A"/>
    <w:rsid w:val="66110D10"/>
    <w:rsid w:val="661275CF"/>
    <w:rsid w:val="66134265"/>
    <w:rsid w:val="66154481"/>
    <w:rsid w:val="6615622F"/>
    <w:rsid w:val="66173D55"/>
    <w:rsid w:val="661C136B"/>
    <w:rsid w:val="661D0C3C"/>
    <w:rsid w:val="661F70AE"/>
    <w:rsid w:val="66212E26"/>
    <w:rsid w:val="66216982"/>
    <w:rsid w:val="6623094C"/>
    <w:rsid w:val="66246472"/>
    <w:rsid w:val="66252916"/>
    <w:rsid w:val="6626043C"/>
    <w:rsid w:val="66263F98"/>
    <w:rsid w:val="66285F62"/>
    <w:rsid w:val="66293A88"/>
    <w:rsid w:val="662A7F2C"/>
    <w:rsid w:val="662B5A52"/>
    <w:rsid w:val="662C7F39"/>
    <w:rsid w:val="662D3578"/>
    <w:rsid w:val="6632293D"/>
    <w:rsid w:val="66326DE1"/>
    <w:rsid w:val="66342B59"/>
    <w:rsid w:val="66372649"/>
    <w:rsid w:val="663743F7"/>
    <w:rsid w:val="663761A5"/>
    <w:rsid w:val="66381809"/>
    <w:rsid w:val="6639016F"/>
    <w:rsid w:val="663A3EE7"/>
    <w:rsid w:val="663C1A0D"/>
    <w:rsid w:val="663E5786"/>
    <w:rsid w:val="663E7534"/>
    <w:rsid w:val="663F14FE"/>
    <w:rsid w:val="66417024"/>
    <w:rsid w:val="664538EE"/>
    <w:rsid w:val="66464D7E"/>
    <w:rsid w:val="664803B2"/>
    <w:rsid w:val="664A62D0"/>
    <w:rsid w:val="664B1C51"/>
    <w:rsid w:val="664B7EA3"/>
    <w:rsid w:val="664C0BF0"/>
    <w:rsid w:val="664D7777"/>
    <w:rsid w:val="664E34EF"/>
    <w:rsid w:val="66501015"/>
    <w:rsid w:val="66521231"/>
    <w:rsid w:val="66522FDF"/>
    <w:rsid w:val="66524D8D"/>
    <w:rsid w:val="6655487D"/>
    <w:rsid w:val="66560D21"/>
    <w:rsid w:val="665723A3"/>
    <w:rsid w:val="66591D64"/>
    <w:rsid w:val="6659436D"/>
    <w:rsid w:val="6659611C"/>
    <w:rsid w:val="665C32B6"/>
    <w:rsid w:val="665F74AA"/>
    <w:rsid w:val="666004F6"/>
    <w:rsid w:val="666176C6"/>
    <w:rsid w:val="6663343E"/>
    <w:rsid w:val="666359E7"/>
    <w:rsid w:val="66644AC0"/>
    <w:rsid w:val="6665545D"/>
    <w:rsid w:val="66660838"/>
    <w:rsid w:val="66664CDC"/>
    <w:rsid w:val="666920D7"/>
    <w:rsid w:val="666A0329"/>
    <w:rsid w:val="666B5E4F"/>
    <w:rsid w:val="666D3936"/>
    <w:rsid w:val="666F593F"/>
    <w:rsid w:val="667016B7"/>
    <w:rsid w:val="66723681"/>
    <w:rsid w:val="6672542F"/>
    <w:rsid w:val="6673696B"/>
    <w:rsid w:val="66763171"/>
    <w:rsid w:val="66770C98"/>
    <w:rsid w:val="667752EC"/>
    <w:rsid w:val="6679056C"/>
    <w:rsid w:val="667B683E"/>
    <w:rsid w:val="667C005C"/>
    <w:rsid w:val="667C1E0A"/>
    <w:rsid w:val="667C62AE"/>
    <w:rsid w:val="667F664F"/>
    <w:rsid w:val="66805D9E"/>
    <w:rsid w:val="66815672"/>
    <w:rsid w:val="66833198"/>
    <w:rsid w:val="66846F11"/>
    <w:rsid w:val="66850D80"/>
    <w:rsid w:val="66862C89"/>
    <w:rsid w:val="66866E3C"/>
    <w:rsid w:val="6686712D"/>
    <w:rsid w:val="66877A2A"/>
    <w:rsid w:val="66884C53"/>
    <w:rsid w:val="66886A01"/>
    <w:rsid w:val="668A09CB"/>
    <w:rsid w:val="668A2779"/>
    <w:rsid w:val="668A4527"/>
    <w:rsid w:val="668B029F"/>
    <w:rsid w:val="668C4743"/>
    <w:rsid w:val="668D2269"/>
    <w:rsid w:val="668F4233"/>
    <w:rsid w:val="6690176D"/>
    <w:rsid w:val="669058B5"/>
    <w:rsid w:val="669075D4"/>
    <w:rsid w:val="66911D59"/>
    <w:rsid w:val="6692162D"/>
    <w:rsid w:val="6692787F"/>
    <w:rsid w:val="66952ECC"/>
    <w:rsid w:val="669748D6"/>
    <w:rsid w:val="66996E60"/>
    <w:rsid w:val="669C06FE"/>
    <w:rsid w:val="669C24AC"/>
    <w:rsid w:val="669E7FD2"/>
    <w:rsid w:val="66A01F9C"/>
    <w:rsid w:val="66A23F66"/>
    <w:rsid w:val="66A55799"/>
    <w:rsid w:val="66A650D9"/>
    <w:rsid w:val="66A7157D"/>
    <w:rsid w:val="66A743CB"/>
    <w:rsid w:val="66A8411A"/>
    <w:rsid w:val="66A852F5"/>
    <w:rsid w:val="66A8727B"/>
    <w:rsid w:val="66A955AA"/>
    <w:rsid w:val="66AA6977"/>
    <w:rsid w:val="66AB26EF"/>
    <w:rsid w:val="66AC6B93"/>
    <w:rsid w:val="66AD46B9"/>
    <w:rsid w:val="66AE2B5D"/>
    <w:rsid w:val="66B07D06"/>
    <w:rsid w:val="66B141AA"/>
    <w:rsid w:val="66B15F58"/>
    <w:rsid w:val="66B23A7E"/>
    <w:rsid w:val="66B45A48"/>
    <w:rsid w:val="66B613D6"/>
    <w:rsid w:val="66B772E6"/>
    <w:rsid w:val="66B867B2"/>
    <w:rsid w:val="66B912B0"/>
    <w:rsid w:val="66B94E0C"/>
    <w:rsid w:val="66B9509F"/>
    <w:rsid w:val="66BA2932"/>
    <w:rsid w:val="66BB1425"/>
    <w:rsid w:val="66BC0678"/>
    <w:rsid w:val="66BC48FC"/>
    <w:rsid w:val="66BC66AA"/>
    <w:rsid w:val="66BE0674"/>
    <w:rsid w:val="66BE2423"/>
    <w:rsid w:val="66BE68C6"/>
    <w:rsid w:val="66C0619B"/>
    <w:rsid w:val="66C11F13"/>
    <w:rsid w:val="66C27892"/>
    <w:rsid w:val="66C33EDD"/>
    <w:rsid w:val="66C35C8B"/>
    <w:rsid w:val="66C51A03"/>
    <w:rsid w:val="66C56213"/>
    <w:rsid w:val="66C57C55"/>
    <w:rsid w:val="66C739CD"/>
    <w:rsid w:val="66C814F3"/>
    <w:rsid w:val="66C832A1"/>
    <w:rsid w:val="66C8504F"/>
    <w:rsid w:val="66CA0BF5"/>
    <w:rsid w:val="66CA526B"/>
    <w:rsid w:val="66CB2085"/>
    <w:rsid w:val="66CD08B8"/>
    <w:rsid w:val="66CD2666"/>
    <w:rsid w:val="66CD6B09"/>
    <w:rsid w:val="66CE0A06"/>
    <w:rsid w:val="66CF2882"/>
    <w:rsid w:val="66D02156"/>
    <w:rsid w:val="66D103A8"/>
    <w:rsid w:val="66D15EF7"/>
    <w:rsid w:val="66D24120"/>
    <w:rsid w:val="66D25ECE"/>
    <w:rsid w:val="66D32372"/>
    <w:rsid w:val="66D41C46"/>
    <w:rsid w:val="66D439F4"/>
    <w:rsid w:val="66D460EA"/>
    <w:rsid w:val="66D53137"/>
    <w:rsid w:val="66D734E4"/>
    <w:rsid w:val="66DB1B7A"/>
    <w:rsid w:val="66DC0AFB"/>
    <w:rsid w:val="66DC6D4D"/>
    <w:rsid w:val="66DF6DBA"/>
    <w:rsid w:val="66E0683D"/>
    <w:rsid w:val="66E14363"/>
    <w:rsid w:val="66E225B5"/>
    <w:rsid w:val="66E31E89"/>
    <w:rsid w:val="66E53E53"/>
    <w:rsid w:val="66E55C01"/>
    <w:rsid w:val="66E63727"/>
    <w:rsid w:val="66E815AD"/>
    <w:rsid w:val="66E83943"/>
    <w:rsid w:val="66E9560E"/>
    <w:rsid w:val="66EC13BE"/>
    <w:rsid w:val="66ED0F5A"/>
    <w:rsid w:val="66ED2D08"/>
    <w:rsid w:val="66ED4AB6"/>
    <w:rsid w:val="66F10A4A"/>
    <w:rsid w:val="66F145A6"/>
    <w:rsid w:val="66F26570"/>
    <w:rsid w:val="66F422E8"/>
    <w:rsid w:val="66F45E44"/>
    <w:rsid w:val="66F61BBC"/>
    <w:rsid w:val="66F66060"/>
    <w:rsid w:val="66F67E0E"/>
    <w:rsid w:val="66F75934"/>
    <w:rsid w:val="66F81DD8"/>
    <w:rsid w:val="66F916AD"/>
    <w:rsid w:val="66F95B50"/>
    <w:rsid w:val="66FB5425"/>
    <w:rsid w:val="66FC49D5"/>
    <w:rsid w:val="66FD73EF"/>
    <w:rsid w:val="66FF63A4"/>
    <w:rsid w:val="67000C8D"/>
    <w:rsid w:val="670047E9"/>
    <w:rsid w:val="67010561"/>
    <w:rsid w:val="67024A05"/>
    <w:rsid w:val="6703077D"/>
    <w:rsid w:val="670342D9"/>
    <w:rsid w:val="670544F5"/>
    <w:rsid w:val="67094BF8"/>
    <w:rsid w:val="67095D94"/>
    <w:rsid w:val="670A1B0C"/>
    <w:rsid w:val="670B339A"/>
    <w:rsid w:val="670C7632"/>
    <w:rsid w:val="670D5158"/>
    <w:rsid w:val="670F0ED0"/>
    <w:rsid w:val="670F2C7E"/>
    <w:rsid w:val="670F7122"/>
    <w:rsid w:val="67111C49"/>
    <w:rsid w:val="6711338A"/>
    <w:rsid w:val="67114C48"/>
    <w:rsid w:val="67116F40"/>
    <w:rsid w:val="6712276E"/>
    <w:rsid w:val="6712451C"/>
    <w:rsid w:val="6712481A"/>
    <w:rsid w:val="671309C0"/>
    <w:rsid w:val="671464E6"/>
    <w:rsid w:val="67184229"/>
    <w:rsid w:val="671958AB"/>
    <w:rsid w:val="671A2FAC"/>
    <w:rsid w:val="671B5AC7"/>
    <w:rsid w:val="671C3DEE"/>
    <w:rsid w:val="671D183F"/>
    <w:rsid w:val="671D35ED"/>
    <w:rsid w:val="671D539B"/>
    <w:rsid w:val="671E1113"/>
    <w:rsid w:val="671F424D"/>
    <w:rsid w:val="67220C03"/>
    <w:rsid w:val="672229B1"/>
    <w:rsid w:val="6723579F"/>
    <w:rsid w:val="672506F4"/>
    <w:rsid w:val="672901E4"/>
    <w:rsid w:val="672A3F31"/>
    <w:rsid w:val="672C55DE"/>
    <w:rsid w:val="672C6851"/>
    <w:rsid w:val="672E57FA"/>
    <w:rsid w:val="672F3320"/>
    <w:rsid w:val="672F50CE"/>
    <w:rsid w:val="673100D9"/>
    <w:rsid w:val="67310E46"/>
    <w:rsid w:val="67317098"/>
    <w:rsid w:val="6732696D"/>
    <w:rsid w:val="67332E10"/>
    <w:rsid w:val="67334BBF"/>
    <w:rsid w:val="673426E5"/>
    <w:rsid w:val="67347810"/>
    <w:rsid w:val="673646AF"/>
    <w:rsid w:val="6736645D"/>
    <w:rsid w:val="67380427"/>
    <w:rsid w:val="67385ED6"/>
    <w:rsid w:val="673B22E5"/>
    <w:rsid w:val="673B3A73"/>
    <w:rsid w:val="674072DB"/>
    <w:rsid w:val="674175E7"/>
    <w:rsid w:val="67423054"/>
    <w:rsid w:val="6747066A"/>
    <w:rsid w:val="67486190"/>
    <w:rsid w:val="674A015A"/>
    <w:rsid w:val="674A1F08"/>
    <w:rsid w:val="674F5770"/>
    <w:rsid w:val="6751190E"/>
    <w:rsid w:val="67530DBD"/>
    <w:rsid w:val="6753313D"/>
    <w:rsid w:val="67542D87"/>
    <w:rsid w:val="6755030D"/>
    <w:rsid w:val="675608AD"/>
    <w:rsid w:val="6759214B"/>
    <w:rsid w:val="675A65EF"/>
    <w:rsid w:val="675B4115"/>
    <w:rsid w:val="675D1C3B"/>
    <w:rsid w:val="6760172C"/>
    <w:rsid w:val="67654F94"/>
    <w:rsid w:val="67656D42"/>
    <w:rsid w:val="67670D0C"/>
    <w:rsid w:val="67671ED7"/>
    <w:rsid w:val="67672ABA"/>
    <w:rsid w:val="67673482"/>
    <w:rsid w:val="676905E0"/>
    <w:rsid w:val="676A4358"/>
    <w:rsid w:val="676A67F3"/>
    <w:rsid w:val="676A7F34"/>
    <w:rsid w:val="676C00D0"/>
    <w:rsid w:val="676C1E7F"/>
    <w:rsid w:val="676E3E49"/>
    <w:rsid w:val="6773320D"/>
    <w:rsid w:val="677451B8"/>
    <w:rsid w:val="67746F85"/>
    <w:rsid w:val="677551D7"/>
    <w:rsid w:val="67762CFD"/>
    <w:rsid w:val="67770DF7"/>
    <w:rsid w:val="6779459B"/>
    <w:rsid w:val="677A27ED"/>
    <w:rsid w:val="677B6565"/>
    <w:rsid w:val="677D5E3A"/>
    <w:rsid w:val="677E1BB2"/>
    <w:rsid w:val="67804D2B"/>
    <w:rsid w:val="67830ADB"/>
    <w:rsid w:val="6784366C"/>
    <w:rsid w:val="6784541A"/>
    <w:rsid w:val="678533FB"/>
    <w:rsid w:val="67862220"/>
    <w:rsid w:val="67876CB8"/>
    <w:rsid w:val="67881D7C"/>
    <w:rsid w:val="67890C82"/>
    <w:rsid w:val="67895BD4"/>
    <w:rsid w:val="67896ED4"/>
    <w:rsid w:val="678A67A9"/>
    <w:rsid w:val="678B49FB"/>
    <w:rsid w:val="678E0047"/>
    <w:rsid w:val="67917B37"/>
    <w:rsid w:val="67917EEF"/>
    <w:rsid w:val="679305D0"/>
    <w:rsid w:val="67944631"/>
    <w:rsid w:val="67955879"/>
    <w:rsid w:val="67957627"/>
    <w:rsid w:val="6796514D"/>
    <w:rsid w:val="67966EFB"/>
    <w:rsid w:val="679703E1"/>
    <w:rsid w:val="679A4C3E"/>
    <w:rsid w:val="679B09B6"/>
    <w:rsid w:val="679D472E"/>
    <w:rsid w:val="679F4002"/>
    <w:rsid w:val="67A1421E"/>
    <w:rsid w:val="67A23AF2"/>
    <w:rsid w:val="67A535E2"/>
    <w:rsid w:val="67A54D96"/>
    <w:rsid w:val="67A55390"/>
    <w:rsid w:val="67A61834"/>
    <w:rsid w:val="67A71109"/>
    <w:rsid w:val="67A75305"/>
    <w:rsid w:val="67A96C2F"/>
    <w:rsid w:val="67AB0BF9"/>
    <w:rsid w:val="67AB6E4B"/>
    <w:rsid w:val="67AC671F"/>
    <w:rsid w:val="67AD272A"/>
    <w:rsid w:val="67AE06E9"/>
    <w:rsid w:val="67AE2497"/>
    <w:rsid w:val="67AF1239"/>
    <w:rsid w:val="67AF7FBD"/>
    <w:rsid w:val="67B0620F"/>
    <w:rsid w:val="67B101D9"/>
    <w:rsid w:val="67B11F87"/>
    <w:rsid w:val="67B33F51"/>
    <w:rsid w:val="67B35CFF"/>
    <w:rsid w:val="67B6134C"/>
    <w:rsid w:val="67B64DFA"/>
    <w:rsid w:val="67B657F0"/>
    <w:rsid w:val="67B6759E"/>
    <w:rsid w:val="67B70D07"/>
    <w:rsid w:val="67B81568"/>
    <w:rsid w:val="67B83316"/>
    <w:rsid w:val="67B91EEC"/>
    <w:rsid w:val="67BA52E0"/>
    <w:rsid w:val="67BB4BB4"/>
    <w:rsid w:val="67BC2E06"/>
    <w:rsid w:val="67BC609B"/>
    <w:rsid w:val="67BD26DA"/>
    <w:rsid w:val="67BE6D26"/>
    <w:rsid w:val="67BF6452"/>
    <w:rsid w:val="67C1041C"/>
    <w:rsid w:val="67C1666E"/>
    <w:rsid w:val="67C22271"/>
    <w:rsid w:val="67C223E6"/>
    <w:rsid w:val="67C25F42"/>
    <w:rsid w:val="67C35F6E"/>
    <w:rsid w:val="67C41CBB"/>
    <w:rsid w:val="67C43A69"/>
    <w:rsid w:val="67C577E1"/>
    <w:rsid w:val="67C63C85"/>
    <w:rsid w:val="67C73559"/>
    <w:rsid w:val="67C972D1"/>
    <w:rsid w:val="67CA4DF7"/>
    <w:rsid w:val="67CB129B"/>
    <w:rsid w:val="67CD5013"/>
    <w:rsid w:val="67CE0D8B"/>
    <w:rsid w:val="67CF4511"/>
    <w:rsid w:val="67D0240D"/>
    <w:rsid w:val="67D059A1"/>
    <w:rsid w:val="67D143D7"/>
    <w:rsid w:val="67D16185"/>
    <w:rsid w:val="67D22629"/>
    <w:rsid w:val="67D5211A"/>
    <w:rsid w:val="67D61813"/>
    <w:rsid w:val="67D6379C"/>
    <w:rsid w:val="67D77C40"/>
    <w:rsid w:val="67D85766"/>
    <w:rsid w:val="67D87514"/>
    <w:rsid w:val="67DA7730"/>
    <w:rsid w:val="67DB0DB2"/>
    <w:rsid w:val="67DB7004"/>
    <w:rsid w:val="67DD2D7C"/>
    <w:rsid w:val="67DE5EDF"/>
    <w:rsid w:val="67DE7597"/>
    <w:rsid w:val="67DF4006"/>
    <w:rsid w:val="67DF4D46"/>
    <w:rsid w:val="67DF6AF4"/>
    <w:rsid w:val="67E10ABE"/>
    <w:rsid w:val="67E1286C"/>
    <w:rsid w:val="67E22987"/>
    <w:rsid w:val="67E4410B"/>
    <w:rsid w:val="67E63ED9"/>
    <w:rsid w:val="67E660D5"/>
    <w:rsid w:val="67E81E4D"/>
    <w:rsid w:val="67E934CF"/>
    <w:rsid w:val="67EB36EB"/>
    <w:rsid w:val="67EE6D37"/>
    <w:rsid w:val="67F02AB0"/>
    <w:rsid w:val="67F0485E"/>
    <w:rsid w:val="67F105D6"/>
    <w:rsid w:val="67F1641A"/>
    <w:rsid w:val="67F26828"/>
    <w:rsid w:val="67F325A0"/>
    <w:rsid w:val="67F464DC"/>
    <w:rsid w:val="67F500C6"/>
    <w:rsid w:val="67F51E74"/>
    <w:rsid w:val="67F5622B"/>
    <w:rsid w:val="67F65BEC"/>
    <w:rsid w:val="67F72090"/>
    <w:rsid w:val="67F81964"/>
    <w:rsid w:val="67FC352D"/>
    <w:rsid w:val="67FD6F7B"/>
    <w:rsid w:val="67FF0F45"/>
    <w:rsid w:val="67FF7197"/>
    <w:rsid w:val="68000819"/>
    <w:rsid w:val="68024591"/>
    <w:rsid w:val="68030A35"/>
    <w:rsid w:val="680447AD"/>
    <w:rsid w:val="68044890"/>
    <w:rsid w:val="680508F1"/>
    <w:rsid w:val="68060525"/>
    <w:rsid w:val="68061D81"/>
    <w:rsid w:val="680622D3"/>
    <w:rsid w:val="68077DF9"/>
    <w:rsid w:val="680846A1"/>
    <w:rsid w:val="6808604B"/>
    <w:rsid w:val="68091DC3"/>
    <w:rsid w:val="68095B31"/>
    <w:rsid w:val="68097272"/>
    <w:rsid w:val="680B1697"/>
    <w:rsid w:val="680B5B3B"/>
    <w:rsid w:val="680E2F36"/>
    <w:rsid w:val="68103152"/>
    <w:rsid w:val="68106CAE"/>
    <w:rsid w:val="68126ECA"/>
    <w:rsid w:val="68142C42"/>
    <w:rsid w:val="681430FA"/>
    <w:rsid w:val="68155CD8"/>
    <w:rsid w:val="68161876"/>
    <w:rsid w:val="68183DB4"/>
    <w:rsid w:val="68190258"/>
    <w:rsid w:val="68196D67"/>
    <w:rsid w:val="681A18DB"/>
    <w:rsid w:val="681A3FD0"/>
    <w:rsid w:val="681A6AB6"/>
    <w:rsid w:val="681C5653"/>
    <w:rsid w:val="681D13CB"/>
    <w:rsid w:val="681E0008"/>
    <w:rsid w:val="681F3395"/>
    <w:rsid w:val="68212C69"/>
    <w:rsid w:val="68220CE6"/>
    <w:rsid w:val="6828049B"/>
    <w:rsid w:val="68294213"/>
    <w:rsid w:val="6829511B"/>
    <w:rsid w:val="682B3AE8"/>
    <w:rsid w:val="682C260C"/>
    <w:rsid w:val="682D7860"/>
    <w:rsid w:val="682E35D8"/>
    <w:rsid w:val="683010FE"/>
    <w:rsid w:val="6832790E"/>
    <w:rsid w:val="68336E40"/>
    <w:rsid w:val="683706DE"/>
    <w:rsid w:val="683C5CF5"/>
    <w:rsid w:val="683C7AA3"/>
    <w:rsid w:val="683D381B"/>
    <w:rsid w:val="683E1A6D"/>
    <w:rsid w:val="683F7593"/>
    <w:rsid w:val="6844104D"/>
    <w:rsid w:val="68441D23"/>
    <w:rsid w:val="68444BA9"/>
    <w:rsid w:val="68460921"/>
    <w:rsid w:val="684626D0"/>
    <w:rsid w:val="68476448"/>
    <w:rsid w:val="684B23DC"/>
    <w:rsid w:val="684C04B5"/>
    <w:rsid w:val="684D1CB0"/>
    <w:rsid w:val="684D7F02"/>
    <w:rsid w:val="684E5A28"/>
    <w:rsid w:val="684E77D6"/>
    <w:rsid w:val="685017A0"/>
    <w:rsid w:val="6852376A"/>
    <w:rsid w:val="68536C47"/>
    <w:rsid w:val="685400D7"/>
    <w:rsid w:val="68541290"/>
    <w:rsid w:val="68570199"/>
    <w:rsid w:val="68580655"/>
    <w:rsid w:val="68594AF9"/>
    <w:rsid w:val="685968A7"/>
    <w:rsid w:val="685A43CD"/>
    <w:rsid w:val="685C1EF3"/>
    <w:rsid w:val="685C6397"/>
    <w:rsid w:val="685C7FAA"/>
    <w:rsid w:val="685D28CA"/>
    <w:rsid w:val="685D400B"/>
    <w:rsid w:val="685E3EBD"/>
    <w:rsid w:val="685E549B"/>
    <w:rsid w:val="685F3791"/>
    <w:rsid w:val="685F7C35"/>
    <w:rsid w:val="68617509"/>
    <w:rsid w:val="686226DB"/>
    <w:rsid w:val="686314D3"/>
    <w:rsid w:val="6865349E"/>
    <w:rsid w:val="68664B20"/>
    <w:rsid w:val="68684D3C"/>
    <w:rsid w:val="686B0388"/>
    <w:rsid w:val="686D4100"/>
    <w:rsid w:val="686F7E78"/>
    <w:rsid w:val="687078B0"/>
    <w:rsid w:val="687234C5"/>
    <w:rsid w:val="6873723D"/>
    <w:rsid w:val="687436E1"/>
    <w:rsid w:val="6874548F"/>
    <w:rsid w:val="68752FB5"/>
    <w:rsid w:val="687A681D"/>
    <w:rsid w:val="687C07E7"/>
    <w:rsid w:val="687C0A24"/>
    <w:rsid w:val="687C2595"/>
    <w:rsid w:val="687C4343"/>
    <w:rsid w:val="687E630D"/>
    <w:rsid w:val="687F47D4"/>
    <w:rsid w:val="68802085"/>
    <w:rsid w:val="68817BAC"/>
    <w:rsid w:val="68824896"/>
    <w:rsid w:val="688356D2"/>
    <w:rsid w:val="6884144A"/>
    <w:rsid w:val="68863414"/>
    <w:rsid w:val="688723D3"/>
    <w:rsid w:val="68876B53"/>
    <w:rsid w:val="68880F3A"/>
    <w:rsid w:val="68882CE8"/>
    <w:rsid w:val="688A3028"/>
    <w:rsid w:val="688F051A"/>
    <w:rsid w:val="688F22C8"/>
    <w:rsid w:val="68914293"/>
    <w:rsid w:val="68916BE9"/>
    <w:rsid w:val="6891732E"/>
    <w:rsid w:val="689217BA"/>
    <w:rsid w:val="68927925"/>
    <w:rsid w:val="6894556A"/>
    <w:rsid w:val="68945B31"/>
    <w:rsid w:val="68975621"/>
    <w:rsid w:val="68993147"/>
    <w:rsid w:val="68996CA3"/>
    <w:rsid w:val="689B153F"/>
    <w:rsid w:val="689B6EBF"/>
    <w:rsid w:val="689C2C37"/>
    <w:rsid w:val="689C49E5"/>
    <w:rsid w:val="689C6793"/>
    <w:rsid w:val="689C7120"/>
    <w:rsid w:val="689E11ED"/>
    <w:rsid w:val="689E250C"/>
    <w:rsid w:val="689E69AF"/>
    <w:rsid w:val="689F6284"/>
    <w:rsid w:val="68A1024E"/>
    <w:rsid w:val="68A11FFC"/>
    <w:rsid w:val="68A13DAA"/>
    <w:rsid w:val="68A613C0"/>
    <w:rsid w:val="68AA7102"/>
    <w:rsid w:val="68AC37F1"/>
    <w:rsid w:val="68AD6BF3"/>
    <w:rsid w:val="68AF4719"/>
    <w:rsid w:val="68AF64C7"/>
    <w:rsid w:val="68B0223F"/>
    <w:rsid w:val="68B03FED"/>
    <w:rsid w:val="68B10DA4"/>
    <w:rsid w:val="68B161D3"/>
    <w:rsid w:val="68B24209"/>
    <w:rsid w:val="68B27D65"/>
    <w:rsid w:val="68B41D2F"/>
    <w:rsid w:val="68B47F81"/>
    <w:rsid w:val="68B63CF9"/>
    <w:rsid w:val="68B65AA7"/>
    <w:rsid w:val="68B7537B"/>
    <w:rsid w:val="68B95597"/>
    <w:rsid w:val="68BE07D7"/>
    <w:rsid w:val="68BF2482"/>
    <w:rsid w:val="68C006D4"/>
    <w:rsid w:val="68C06926"/>
    <w:rsid w:val="68C1269E"/>
    <w:rsid w:val="68C161FA"/>
    <w:rsid w:val="68C27158"/>
    <w:rsid w:val="68C301C4"/>
    <w:rsid w:val="68C31F72"/>
    <w:rsid w:val="68C53F3C"/>
    <w:rsid w:val="68C55CEA"/>
    <w:rsid w:val="68C61A62"/>
    <w:rsid w:val="68C63810"/>
    <w:rsid w:val="68C77CB4"/>
    <w:rsid w:val="68C857DA"/>
    <w:rsid w:val="68C87588"/>
    <w:rsid w:val="68C877E1"/>
    <w:rsid w:val="68C958EA"/>
    <w:rsid w:val="68CA04BB"/>
    <w:rsid w:val="68CA3301"/>
    <w:rsid w:val="68CA50AF"/>
    <w:rsid w:val="68CA6D7A"/>
    <w:rsid w:val="68CA77A4"/>
    <w:rsid w:val="68CB0E27"/>
    <w:rsid w:val="68CB7079"/>
    <w:rsid w:val="68D0468F"/>
    <w:rsid w:val="68D128E1"/>
    <w:rsid w:val="68D20407"/>
    <w:rsid w:val="68D221B5"/>
    <w:rsid w:val="68D26659"/>
    <w:rsid w:val="68D429FD"/>
    <w:rsid w:val="68D45F2D"/>
    <w:rsid w:val="68D669B3"/>
    <w:rsid w:val="68D67EF7"/>
    <w:rsid w:val="68D83F4F"/>
    <w:rsid w:val="68D91796"/>
    <w:rsid w:val="68DB550E"/>
    <w:rsid w:val="68DD3D60"/>
    <w:rsid w:val="68DD74D8"/>
    <w:rsid w:val="68DE0B5A"/>
    <w:rsid w:val="68DE4FFE"/>
    <w:rsid w:val="68E02B24"/>
    <w:rsid w:val="68E24AEE"/>
    <w:rsid w:val="68E36491"/>
    <w:rsid w:val="68E5013A"/>
    <w:rsid w:val="68E51EE8"/>
    <w:rsid w:val="68E550C3"/>
    <w:rsid w:val="68EA74FF"/>
    <w:rsid w:val="68EB3277"/>
    <w:rsid w:val="68EB77F4"/>
    <w:rsid w:val="68EC14C9"/>
    <w:rsid w:val="68EC18B0"/>
    <w:rsid w:val="68ED16B3"/>
    <w:rsid w:val="68ED3493"/>
    <w:rsid w:val="68EF720B"/>
    <w:rsid w:val="68EF7605"/>
    <w:rsid w:val="68F0088D"/>
    <w:rsid w:val="68F01640"/>
    <w:rsid w:val="68F16ADF"/>
    <w:rsid w:val="68F24605"/>
    <w:rsid w:val="68F41FE7"/>
    <w:rsid w:val="68F44821"/>
    <w:rsid w:val="68F640F6"/>
    <w:rsid w:val="68F760C0"/>
    <w:rsid w:val="68F77E6E"/>
    <w:rsid w:val="68F91DF8"/>
    <w:rsid w:val="68FA3E26"/>
    <w:rsid w:val="68FD36D6"/>
    <w:rsid w:val="68FE744E"/>
    <w:rsid w:val="69004F74"/>
    <w:rsid w:val="6901315B"/>
    <w:rsid w:val="690305C1"/>
    <w:rsid w:val="69034A64"/>
    <w:rsid w:val="69054339"/>
    <w:rsid w:val="690600B1"/>
    <w:rsid w:val="69074555"/>
    <w:rsid w:val="690A194F"/>
    <w:rsid w:val="690A5DF3"/>
    <w:rsid w:val="690F51B7"/>
    <w:rsid w:val="690F6BEF"/>
    <w:rsid w:val="690F6F65"/>
    <w:rsid w:val="69110F2F"/>
    <w:rsid w:val="69112C50"/>
    <w:rsid w:val="69140A20"/>
    <w:rsid w:val="69146C72"/>
    <w:rsid w:val="6917388C"/>
    <w:rsid w:val="6917406C"/>
    <w:rsid w:val="69180510"/>
    <w:rsid w:val="69196036"/>
    <w:rsid w:val="69197DE4"/>
    <w:rsid w:val="691B1DAE"/>
    <w:rsid w:val="691C1682"/>
    <w:rsid w:val="691C6622"/>
    <w:rsid w:val="691C78D4"/>
    <w:rsid w:val="691D3136"/>
    <w:rsid w:val="691D5D30"/>
    <w:rsid w:val="691E5254"/>
    <w:rsid w:val="691E53FA"/>
    <w:rsid w:val="69201173"/>
    <w:rsid w:val="69230C63"/>
    <w:rsid w:val="69233924"/>
    <w:rsid w:val="69236EB5"/>
    <w:rsid w:val="692549DB"/>
    <w:rsid w:val="69270753"/>
    <w:rsid w:val="69280027"/>
    <w:rsid w:val="692844CB"/>
    <w:rsid w:val="69286279"/>
    <w:rsid w:val="692A3D9F"/>
    <w:rsid w:val="692D388F"/>
    <w:rsid w:val="692F13B6"/>
    <w:rsid w:val="692F585A"/>
    <w:rsid w:val="69307669"/>
    <w:rsid w:val="693115D2"/>
    <w:rsid w:val="69313380"/>
    <w:rsid w:val="6931512E"/>
    <w:rsid w:val="6933534A"/>
    <w:rsid w:val="693410C2"/>
    <w:rsid w:val="69362744"/>
    <w:rsid w:val="6937322A"/>
    <w:rsid w:val="693764BC"/>
    <w:rsid w:val="69382960"/>
    <w:rsid w:val="693B5FAC"/>
    <w:rsid w:val="693C5C0C"/>
    <w:rsid w:val="693D1C6D"/>
    <w:rsid w:val="693D1D24"/>
    <w:rsid w:val="693D7F76"/>
    <w:rsid w:val="693E052C"/>
    <w:rsid w:val="693E3CEF"/>
    <w:rsid w:val="693E784B"/>
    <w:rsid w:val="694105EE"/>
    <w:rsid w:val="6942033D"/>
    <w:rsid w:val="69431305"/>
    <w:rsid w:val="69433F4E"/>
    <w:rsid w:val="69434E61"/>
    <w:rsid w:val="69450BD9"/>
    <w:rsid w:val="6945507D"/>
    <w:rsid w:val="69470DF5"/>
    <w:rsid w:val="69472D1F"/>
    <w:rsid w:val="694766FF"/>
    <w:rsid w:val="69482477"/>
    <w:rsid w:val="694A1939"/>
    <w:rsid w:val="694A2693"/>
    <w:rsid w:val="694D7A8E"/>
    <w:rsid w:val="694F14B1"/>
    <w:rsid w:val="694F4082"/>
    <w:rsid w:val="695169A2"/>
    <w:rsid w:val="6951757E"/>
    <w:rsid w:val="695232F6"/>
    <w:rsid w:val="69543E93"/>
    <w:rsid w:val="69562DE6"/>
    <w:rsid w:val="69564B94"/>
    <w:rsid w:val="69574B58"/>
    <w:rsid w:val="69584DB0"/>
    <w:rsid w:val="69594684"/>
    <w:rsid w:val="695A0B28"/>
    <w:rsid w:val="695B03FD"/>
    <w:rsid w:val="695C51F6"/>
    <w:rsid w:val="695D5F23"/>
    <w:rsid w:val="695E52C5"/>
    <w:rsid w:val="695E7EED"/>
    <w:rsid w:val="696038C5"/>
    <w:rsid w:val="69603C65"/>
    <w:rsid w:val="69605006"/>
    <w:rsid w:val="69605A13"/>
    <w:rsid w:val="69623539"/>
    <w:rsid w:val="696279DD"/>
    <w:rsid w:val="69635503"/>
    <w:rsid w:val="696372B1"/>
    <w:rsid w:val="69643755"/>
    <w:rsid w:val="69670BC7"/>
    <w:rsid w:val="696977F9"/>
    <w:rsid w:val="696A6892"/>
    <w:rsid w:val="696C43B8"/>
    <w:rsid w:val="696D1EDE"/>
    <w:rsid w:val="696E0130"/>
    <w:rsid w:val="696E760A"/>
    <w:rsid w:val="697119CE"/>
    <w:rsid w:val="69715E72"/>
    <w:rsid w:val="697274F4"/>
    <w:rsid w:val="69733998"/>
    <w:rsid w:val="69761A42"/>
    <w:rsid w:val="69771DFD"/>
    <w:rsid w:val="69787200"/>
    <w:rsid w:val="69790883"/>
    <w:rsid w:val="6979471D"/>
    <w:rsid w:val="69794D27"/>
    <w:rsid w:val="697B284D"/>
    <w:rsid w:val="697D4817"/>
    <w:rsid w:val="697D65C5"/>
    <w:rsid w:val="697F058F"/>
    <w:rsid w:val="697F233D"/>
    <w:rsid w:val="69823BDB"/>
    <w:rsid w:val="698257CF"/>
    <w:rsid w:val="69841830"/>
    <w:rsid w:val="69845BA5"/>
    <w:rsid w:val="69847953"/>
    <w:rsid w:val="69864150"/>
    <w:rsid w:val="69872FA0"/>
    <w:rsid w:val="69894F6A"/>
    <w:rsid w:val="698A0CE2"/>
    <w:rsid w:val="698C05B6"/>
    <w:rsid w:val="698C2CAC"/>
    <w:rsid w:val="698C4A5A"/>
    <w:rsid w:val="698C6808"/>
    <w:rsid w:val="698F62F8"/>
    <w:rsid w:val="69913E1E"/>
    <w:rsid w:val="69931944"/>
    <w:rsid w:val="6994390F"/>
    <w:rsid w:val="69951B60"/>
    <w:rsid w:val="699658D9"/>
    <w:rsid w:val="69966816"/>
    <w:rsid w:val="699851AD"/>
    <w:rsid w:val="69990F25"/>
    <w:rsid w:val="69992312"/>
    <w:rsid w:val="699A7177"/>
    <w:rsid w:val="699B2EEF"/>
    <w:rsid w:val="699D0A15"/>
    <w:rsid w:val="699D5390"/>
    <w:rsid w:val="699F653B"/>
    <w:rsid w:val="69A2427D"/>
    <w:rsid w:val="69A2602B"/>
    <w:rsid w:val="69A27DD9"/>
    <w:rsid w:val="69A320DB"/>
    <w:rsid w:val="69A36249"/>
    <w:rsid w:val="69A43B52"/>
    <w:rsid w:val="69A51678"/>
    <w:rsid w:val="69A55B1C"/>
    <w:rsid w:val="69A6630B"/>
    <w:rsid w:val="69A71894"/>
    <w:rsid w:val="69A9560C"/>
    <w:rsid w:val="69A973BA"/>
    <w:rsid w:val="69AB1384"/>
    <w:rsid w:val="69AC6EAA"/>
    <w:rsid w:val="69AD1ECC"/>
    <w:rsid w:val="69AE2C22"/>
    <w:rsid w:val="69AF0748"/>
    <w:rsid w:val="69B1626F"/>
    <w:rsid w:val="69B30239"/>
    <w:rsid w:val="69B31FE7"/>
    <w:rsid w:val="69B33D95"/>
    <w:rsid w:val="69B83AA1"/>
    <w:rsid w:val="69B86FDF"/>
    <w:rsid w:val="69B875FD"/>
    <w:rsid w:val="69BA15C7"/>
    <w:rsid w:val="69BA3040"/>
    <w:rsid w:val="69BB533F"/>
    <w:rsid w:val="69BB70ED"/>
    <w:rsid w:val="69BF098B"/>
    <w:rsid w:val="69BF2D66"/>
    <w:rsid w:val="69C04704"/>
    <w:rsid w:val="69C064B2"/>
    <w:rsid w:val="69C12F13"/>
    <w:rsid w:val="69C2047C"/>
    <w:rsid w:val="69C266CE"/>
    <w:rsid w:val="69C33672"/>
    <w:rsid w:val="69C42446"/>
    <w:rsid w:val="69C441F4"/>
    <w:rsid w:val="69C45FA2"/>
    <w:rsid w:val="69C50153"/>
    <w:rsid w:val="69C51D1A"/>
    <w:rsid w:val="69C52D24"/>
    <w:rsid w:val="69C75644"/>
    <w:rsid w:val="69C77840"/>
    <w:rsid w:val="69C9180A"/>
    <w:rsid w:val="69C935B8"/>
    <w:rsid w:val="69C97F64"/>
    <w:rsid w:val="69CB37D4"/>
    <w:rsid w:val="69CB5582"/>
    <w:rsid w:val="69CC0026"/>
    <w:rsid w:val="69CC30A8"/>
    <w:rsid w:val="69CD665B"/>
    <w:rsid w:val="69D00DEB"/>
    <w:rsid w:val="69D02B99"/>
    <w:rsid w:val="69D106BF"/>
    <w:rsid w:val="69D1246D"/>
    <w:rsid w:val="69D22757"/>
    <w:rsid w:val="69D33BE7"/>
    <w:rsid w:val="69D361E5"/>
    <w:rsid w:val="69D56401"/>
    <w:rsid w:val="69D57C48"/>
    <w:rsid w:val="69D63F27"/>
    <w:rsid w:val="69D72179"/>
    <w:rsid w:val="69D81A4D"/>
    <w:rsid w:val="69D837FB"/>
    <w:rsid w:val="69DA3A17"/>
    <w:rsid w:val="69DA7573"/>
    <w:rsid w:val="69DC778F"/>
    <w:rsid w:val="69E06B54"/>
    <w:rsid w:val="69E2467A"/>
    <w:rsid w:val="69E421A0"/>
    <w:rsid w:val="69E5416A"/>
    <w:rsid w:val="69E55F18"/>
    <w:rsid w:val="69E623BC"/>
    <w:rsid w:val="69E76134"/>
    <w:rsid w:val="69E77EE2"/>
    <w:rsid w:val="69E91EAC"/>
    <w:rsid w:val="69EA352F"/>
    <w:rsid w:val="69EB79D2"/>
    <w:rsid w:val="69EC374B"/>
    <w:rsid w:val="69EC72A7"/>
    <w:rsid w:val="69EE1271"/>
    <w:rsid w:val="69EE1F30"/>
    <w:rsid w:val="69EE301F"/>
    <w:rsid w:val="69EF4FC9"/>
    <w:rsid w:val="69F0323B"/>
    <w:rsid w:val="69F10D61"/>
    <w:rsid w:val="69F12B0F"/>
    <w:rsid w:val="69F331D1"/>
    <w:rsid w:val="69F60125"/>
    <w:rsid w:val="69F66377"/>
    <w:rsid w:val="69F745C9"/>
    <w:rsid w:val="69F820EF"/>
    <w:rsid w:val="69FA19C4"/>
    <w:rsid w:val="69FA5E67"/>
    <w:rsid w:val="69FC1BE0"/>
    <w:rsid w:val="69FD14B4"/>
    <w:rsid w:val="69FD3262"/>
    <w:rsid w:val="69FE2EB5"/>
    <w:rsid w:val="69FF522C"/>
    <w:rsid w:val="69FF6FDA"/>
    <w:rsid w:val="6A0200F5"/>
    <w:rsid w:val="6A022F6E"/>
    <w:rsid w:val="6A040A94"/>
    <w:rsid w:val="6A042842"/>
    <w:rsid w:val="6A044156"/>
    <w:rsid w:val="6A0501B7"/>
    <w:rsid w:val="6A06480C"/>
    <w:rsid w:val="6A0665BA"/>
    <w:rsid w:val="6A072332"/>
    <w:rsid w:val="6A0942FC"/>
    <w:rsid w:val="6A096B38"/>
    <w:rsid w:val="6A0A597F"/>
    <w:rsid w:val="6A0C16F7"/>
    <w:rsid w:val="6A0E1913"/>
    <w:rsid w:val="6A0E36C1"/>
    <w:rsid w:val="6A1011E7"/>
    <w:rsid w:val="6A107439"/>
    <w:rsid w:val="6A116D0D"/>
    <w:rsid w:val="6A130CD7"/>
    <w:rsid w:val="6A154A4F"/>
    <w:rsid w:val="6A162576"/>
    <w:rsid w:val="6A1707C7"/>
    <w:rsid w:val="6A1862EE"/>
    <w:rsid w:val="6A1B7B8C"/>
    <w:rsid w:val="6A1C5DDE"/>
    <w:rsid w:val="6A1D3E00"/>
    <w:rsid w:val="6A2021EE"/>
    <w:rsid w:val="6A211646"/>
    <w:rsid w:val="6A2133F4"/>
    <w:rsid w:val="6A214B0E"/>
    <w:rsid w:val="6A220F1A"/>
    <w:rsid w:val="6A230B6F"/>
    <w:rsid w:val="6A242EE4"/>
    <w:rsid w:val="6A246A40"/>
    <w:rsid w:val="6A254BD0"/>
    <w:rsid w:val="6A257F8C"/>
    <w:rsid w:val="6A260536"/>
    <w:rsid w:val="6A2627B9"/>
    <w:rsid w:val="6A266C5C"/>
    <w:rsid w:val="6A2720C1"/>
    <w:rsid w:val="6A282268"/>
    <w:rsid w:val="6A2949E1"/>
    <w:rsid w:val="6A2B4273"/>
    <w:rsid w:val="6A2B7301"/>
    <w:rsid w:val="6A2C1D99"/>
    <w:rsid w:val="6A2C3B47"/>
    <w:rsid w:val="6A2D7FEB"/>
    <w:rsid w:val="6A2E78BF"/>
    <w:rsid w:val="6A31115D"/>
    <w:rsid w:val="6A314603"/>
    <w:rsid w:val="6A3271D4"/>
    <w:rsid w:val="6A3273AF"/>
    <w:rsid w:val="6A331379"/>
    <w:rsid w:val="6A333127"/>
    <w:rsid w:val="6A3550F2"/>
    <w:rsid w:val="6A366774"/>
    <w:rsid w:val="6A372C18"/>
    <w:rsid w:val="6A3824EC"/>
    <w:rsid w:val="6A383046"/>
    <w:rsid w:val="6A3A44B6"/>
    <w:rsid w:val="6A3A6264"/>
    <w:rsid w:val="6A3C6480"/>
    <w:rsid w:val="6A3D3FA6"/>
    <w:rsid w:val="6A3D7B02"/>
    <w:rsid w:val="6A3F7D1E"/>
    <w:rsid w:val="6A42336B"/>
    <w:rsid w:val="6A430159"/>
    <w:rsid w:val="6A4315BC"/>
    <w:rsid w:val="6A440E91"/>
    <w:rsid w:val="6A445335"/>
    <w:rsid w:val="6A464C09"/>
    <w:rsid w:val="6A470981"/>
    <w:rsid w:val="6A475399"/>
    <w:rsid w:val="6A481A52"/>
    <w:rsid w:val="6A486BD3"/>
    <w:rsid w:val="6A4A35D4"/>
    <w:rsid w:val="6A4A4AB9"/>
    <w:rsid w:val="6A4A545B"/>
    <w:rsid w:val="6A4B50B0"/>
    <w:rsid w:val="6A4D3DDC"/>
    <w:rsid w:val="6A4D41E9"/>
    <w:rsid w:val="6A4E1D0F"/>
    <w:rsid w:val="6A4E464A"/>
    <w:rsid w:val="6A4E61B3"/>
    <w:rsid w:val="6A4E7F61"/>
    <w:rsid w:val="6A505A87"/>
    <w:rsid w:val="6A527A52"/>
    <w:rsid w:val="6A53650D"/>
    <w:rsid w:val="6A5410DE"/>
    <w:rsid w:val="6A5437CA"/>
    <w:rsid w:val="6A55309E"/>
    <w:rsid w:val="6A575068"/>
    <w:rsid w:val="6A57631E"/>
    <w:rsid w:val="6A582B8E"/>
    <w:rsid w:val="6A58493C"/>
    <w:rsid w:val="6A59237F"/>
    <w:rsid w:val="6A595F4B"/>
    <w:rsid w:val="6A5A06B4"/>
    <w:rsid w:val="6A5A2F6D"/>
    <w:rsid w:val="6A5A4B58"/>
    <w:rsid w:val="6A5C267E"/>
    <w:rsid w:val="6A5C61DA"/>
    <w:rsid w:val="6A5D6FB9"/>
    <w:rsid w:val="6A5E607B"/>
    <w:rsid w:val="6A5F5CCB"/>
    <w:rsid w:val="6A607681"/>
    <w:rsid w:val="6A6136E2"/>
    <w:rsid w:val="6A615EE7"/>
    <w:rsid w:val="6A623431"/>
    <w:rsid w:val="6A6257BB"/>
    <w:rsid w:val="6A633A0D"/>
    <w:rsid w:val="6A661DB2"/>
    <w:rsid w:val="6A6634FD"/>
    <w:rsid w:val="6A681023"/>
    <w:rsid w:val="6A682DD1"/>
    <w:rsid w:val="6A6908F7"/>
    <w:rsid w:val="6A6B0B13"/>
    <w:rsid w:val="6A6D03E7"/>
    <w:rsid w:val="6A6E4160"/>
    <w:rsid w:val="6A6E5F0E"/>
    <w:rsid w:val="6A701C86"/>
    <w:rsid w:val="6A723C50"/>
    <w:rsid w:val="6A7259FE"/>
    <w:rsid w:val="6A731776"/>
    <w:rsid w:val="6A745C1A"/>
    <w:rsid w:val="6A75729C"/>
    <w:rsid w:val="6A773014"/>
    <w:rsid w:val="6A790228"/>
    <w:rsid w:val="6A794FDE"/>
    <w:rsid w:val="6A7A0D56"/>
    <w:rsid w:val="6A7A2B04"/>
    <w:rsid w:val="6A7A2C53"/>
    <w:rsid w:val="6A7A48B2"/>
    <w:rsid w:val="6A7D0039"/>
    <w:rsid w:val="6A7F45BF"/>
    <w:rsid w:val="6A7F64C9"/>
    <w:rsid w:val="6A813E93"/>
    <w:rsid w:val="6A833EAB"/>
    <w:rsid w:val="6A845731"/>
    <w:rsid w:val="6A8614A9"/>
    <w:rsid w:val="6A8676FB"/>
    <w:rsid w:val="6A883473"/>
    <w:rsid w:val="6A892D47"/>
    <w:rsid w:val="6A8E035E"/>
    <w:rsid w:val="6A8F3B8F"/>
    <w:rsid w:val="6A8F4802"/>
    <w:rsid w:val="6A90057A"/>
    <w:rsid w:val="6A90501F"/>
    <w:rsid w:val="6A935974"/>
    <w:rsid w:val="6A94006A"/>
    <w:rsid w:val="6A9401DE"/>
    <w:rsid w:val="6A941E18"/>
    <w:rsid w:val="6A955B90"/>
    <w:rsid w:val="6A95793E"/>
    <w:rsid w:val="6A99742E"/>
    <w:rsid w:val="6A997812"/>
    <w:rsid w:val="6A9A4F55"/>
    <w:rsid w:val="6A9A6D03"/>
    <w:rsid w:val="6A9E21F4"/>
    <w:rsid w:val="6AA06A0F"/>
    <w:rsid w:val="6AA10091"/>
    <w:rsid w:val="6AA10B75"/>
    <w:rsid w:val="6AA162E3"/>
    <w:rsid w:val="6AA2035E"/>
    <w:rsid w:val="6AA33495"/>
    <w:rsid w:val="6AA620F6"/>
    <w:rsid w:val="6AA638F9"/>
    <w:rsid w:val="6AA67245"/>
    <w:rsid w:val="6AA67D9D"/>
    <w:rsid w:val="6AA87672"/>
    <w:rsid w:val="6AA933EA"/>
    <w:rsid w:val="6AAA0797"/>
    <w:rsid w:val="6AAA163C"/>
    <w:rsid w:val="6AAB0F10"/>
    <w:rsid w:val="6AAB53B4"/>
    <w:rsid w:val="6AAE27AE"/>
    <w:rsid w:val="6AAF6C52"/>
    <w:rsid w:val="6AB029CA"/>
    <w:rsid w:val="6AB02EC8"/>
    <w:rsid w:val="6AB04778"/>
    <w:rsid w:val="6AB06375"/>
    <w:rsid w:val="6AB16F13"/>
    <w:rsid w:val="6AB203B9"/>
    <w:rsid w:val="6AB2229E"/>
    <w:rsid w:val="6AB27AB2"/>
    <w:rsid w:val="6AB37DC4"/>
    <w:rsid w:val="6AB75B07"/>
    <w:rsid w:val="6AB778B5"/>
    <w:rsid w:val="6AB9187F"/>
    <w:rsid w:val="6AB9362D"/>
    <w:rsid w:val="6AB97AD1"/>
    <w:rsid w:val="6ABA1153"/>
    <w:rsid w:val="6ABC4ECB"/>
    <w:rsid w:val="6ABE0C43"/>
    <w:rsid w:val="6ABE50E7"/>
    <w:rsid w:val="6ABF6769"/>
    <w:rsid w:val="6AC16985"/>
    <w:rsid w:val="6AC344AB"/>
    <w:rsid w:val="6AC454F4"/>
    <w:rsid w:val="6AC77CBF"/>
    <w:rsid w:val="6AC951B0"/>
    <w:rsid w:val="6ACA3A8C"/>
    <w:rsid w:val="6ACA6640"/>
    <w:rsid w:val="6ACB3360"/>
    <w:rsid w:val="6ACD70D8"/>
    <w:rsid w:val="6ACF10A2"/>
    <w:rsid w:val="6AD246EE"/>
    <w:rsid w:val="6AD2649C"/>
    <w:rsid w:val="6AD466B8"/>
    <w:rsid w:val="6AD71D05"/>
    <w:rsid w:val="6AD93CCF"/>
    <w:rsid w:val="6ADA17F5"/>
    <w:rsid w:val="6ADB7A47"/>
    <w:rsid w:val="6ADC37BF"/>
    <w:rsid w:val="6ADD4AB5"/>
    <w:rsid w:val="6AE0505D"/>
    <w:rsid w:val="6AE10DD5"/>
    <w:rsid w:val="6AE14931"/>
    <w:rsid w:val="6AE368FC"/>
    <w:rsid w:val="6AE53247"/>
    <w:rsid w:val="6AE6019A"/>
    <w:rsid w:val="6AE82164"/>
    <w:rsid w:val="6AE83F12"/>
    <w:rsid w:val="6AEA0B3C"/>
    <w:rsid w:val="6AEA5EDC"/>
    <w:rsid w:val="6AED1528"/>
    <w:rsid w:val="6AED32D6"/>
    <w:rsid w:val="6AED777A"/>
    <w:rsid w:val="6AEF34F2"/>
    <w:rsid w:val="6AEF52A0"/>
    <w:rsid w:val="6AEF704E"/>
    <w:rsid w:val="6AF117EA"/>
    <w:rsid w:val="6AF24D91"/>
    <w:rsid w:val="6AF26B3F"/>
    <w:rsid w:val="6AF44665"/>
    <w:rsid w:val="6AF723A7"/>
    <w:rsid w:val="6AF72A1D"/>
    <w:rsid w:val="6AF91C7B"/>
    <w:rsid w:val="6AFB1E97"/>
    <w:rsid w:val="6AFE1987"/>
    <w:rsid w:val="6AFE7291"/>
    <w:rsid w:val="6B00125C"/>
    <w:rsid w:val="6B012A20"/>
    <w:rsid w:val="6B013226"/>
    <w:rsid w:val="6B014FD4"/>
    <w:rsid w:val="6B02276F"/>
    <w:rsid w:val="6B025340"/>
    <w:rsid w:val="6B056872"/>
    <w:rsid w:val="6B0625EA"/>
    <w:rsid w:val="6B064398"/>
    <w:rsid w:val="6B065463"/>
    <w:rsid w:val="6B080110"/>
    <w:rsid w:val="6B080AA9"/>
    <w:rsid w:val="6B0A032C"/>
    <w:rsid w:val="6B0A1759"/>
    <w:rsid w:val="6B0B19AE"/>
    <w:rsid w:val="6B0D5727"/>
    <w:rsid w:val="6B0E5024"/>
    <w:rsid w:val="6B0F149F"/>
    <w:rsid w:val="6B106FC5"/>
    <w:rsid w:val="6B1116BB"/>
    <w:rsid w:val="6B116C31"/>
    <w:rsid w:val="6B120F8F"/>
    <w:rsid w:val="6B122264"/>
    <w:rsid w:val="6B122D3D"/>
    <w:rsid w:val="6B1271E1"/>
    <w:rsid w:val="6B1765A5"/>
    <w:rsid w:val="6B182A49"/>
    <w:rsid w:val="6B19056F"/>
    <w:rsid w:val="6B19231D"/>
    <w:rsid w:val="6B1940CB"/>
    <w:rsid w:val="6B1C3BBC"/>
    <w:rsid w:val="6B1C5EE7"/>
    <w:rsid w:val="6B1E5B86"/>
    <w:rsid w:val="6B1F1FAA"/>
    <w:rsid w:val="6B1F66A0"/>
    <w:rsid w:val="6B2036AC"/>
    <w:rsid w:val="6B221D59"/>
    <w:rsid w:val="6B225676"/>
    <w:rsid w:val="6B2313EE"/>
    <w:rsid w:val="6B2667E8"/>
    <w:rsid w:val="6B275BCB"/>
    <w:rsid w:val="6B2807B2"/>
    <w:rsid w:val="6B2A277C"/>
    <w:rsid w:val="6B2A62D8"/>
    <w:rsid w:val="6B2B3DFF"/>
    <w:rsid w:val="6B2C02A3"/>
    <w:rsid w:val="6B2C2051"/>
    <w:rsid w:val="6B2D401B"/>
    <w:rsid w:val="6B2D6E6C"/>
    <w:rsid w:val="6B2D7B77"/>
    <w:rsid w:val="6B2E02FC"/>
    <w:rsid w:val="6B3103BE"/>
    <w:rsid w:val="6B3158B9"/>
    <w:rsid w:val="6B321631"/>
    <w:rsid w:val="6B32518D"/>
    <w:rsid w:val="6B33416E"/>
    <w:rsid w:val="6B3709F5"/>
    <w:rsid w:val="6B3727A3"/>
    <w:rsid w:val="6B376C47"/>
    <w:rsid w:val="6B3B2294"/>
    <w:rsid w:val="6B3B6738"/>
    <w:rsid w:val="6B3C600C"/>
    <w:rsid w:val="6B3D24B0"/>
    <w:rsid w:val="6B3D425E"/>
    <w:rsid w:val="6B3E3B32"/>
    <w:rsid w:val="6B405AFC"/>
    <w:rsid w:val="6B413622"/>
    <w:rsid w:val="6B427AC6"/>
    <w:rsid w:val="6B431148"/>
    <w:rsid w:val="6B4355EC"/>
    <w:rsid w:val="6B473CAB"/>
    <w:rsid w:val="6B480E55"/>
    <w:rsid w:val="6B481462"/>
    <w:rsid w:val="6B4849B1"/>
    <w:rsid w:val="6B4A0729"/>
    <w:rsid w:val="6B4A24D7"/>
    <w:rsid w:val="6B4B624F"/>
    <w:rsid w:val="6B4B6BE5"/>
    <w:rsid w:val="6B4C26F3"/>
    <w:rsid w:val="6B4F21E3"/>
    <w:rsid w:val="6B4F2206"/>
    <w:rsid w:val="6B4F5D3F"/>
    <w:rsid w:val="6B5275DD"/>
    <w:rsid w:val="6B533FEC"/>
    <w:rsid w:val="6B5577B9"/>
    <w:rsid w:val="6B56531F"/>
    <w:rsid w:val="6B5720D9"/>
    <w:rsid w:val="6B572E46"/>
    <w:rsid w:val="6B574BF4"/>
    <w:rsid w:val="6B583569"/>
    <w:rsid w:val="6B594E10"/>
    <w:rsid w:val="6B5B0B88"/>
    <w:rsid w:val="6B5B46E4"/>
    <w:rsid w:val="6B5C220A"/>
    <w:rsid w:val="6B5C3D0B"/>
    <w:rsid w:val="6B5C4ABB"/>
    <w:rsid w:val="6B5E41D4"/>
    <w:rsid w:val="6B621F16"/>
    <w:rsid w:val="6B625A72"/>
    <w:rsid w:val="6B655563"/>
    <w:rsid w:val="6B657311"/>
    <w:rsid w:val="6B6712DB"/>
    <w:rsid w:val="6B673089"/>
    <w:rsid w:val="6B67752D"/>
    <w:rsid w:val="6B680BAF"/>
    <w:rsid w:val="6B6932A5"/>
    <w:rsid w:val="6B6A0DCB"/>
    <w:rsid w:val="6B6A2B79"/>
    <w:rsid w:val="6B6C069F"/>
    <w:rsid w:val="6B6D42FF"/>
    <w:rsid w:val="6B6E08BB"/>
    <w:rsid w:val="6B6E578F"/>
    <w:rsid w:val="6B715CB5"/>
    <w:rsid w:val="6B721A2E"/>
    <w:rsid w:val="6B735ED1"/>
    <w:rsid w:val="6B737C7F"/>
    <w:rsid w:val="6B741C4A"/>
    <w:rsid w:val="6B7439F8"/>
    <w:rsid w:val="6B755662"/>
    <w:rsid w:val="6B76151E"/>
    <w:rsid w:val="6B7632CC"/>
    <w:rsid w:val="6B767770"/>
    <w:rsid w:val="6B777044"/>
    <w:rsid w:val="6B7834E8"/>
    <w:rsid w:val="6B785296"/>
    <w:rsid w:val="6B79100E"/>
    <w:rsid w:val="6B797260"/>
    <w:rsid w:val="6B7B4D86"/>
    <w:rsid w:val="6B7B7D93"/>
    <w:rsid w:val="6B7D28AC"/>
    <w:rsid w:val="6B7E4876"/>
    <w:rsid w:val="6B7F6714"/>
    <w:rsid w:val="6B7F7BA4"/>
    <w:rsid w:val="6B8005EE"/>
    <w:rsid w:val="6B80239C"/>
    <w:rsid w:val="6B811C71"/>
    <w:rsid w:val="6B833C3B"/>
    <w:rsid w:val="6B8359E9"/>
    <w:rsid w:val="6B855C05"/>
    <w:rsid w:val="6B8579B3"/>
    <w:rsid w:val="6B87197D"/>
    <w:rsid w:val="6B8A321B"/>
    <w:rsid w:val="6B8A4FC9"/>
    <w:rsid w:val="6B8C0D41"/>
    <w:rsid w:val="6B8C2AEF"/>
    <w:rsid w:val="6B8E4AB9"/>
    <w:rsid w:val="6B8E4D79"/>
    <w:rsid w:val="6B8F438D"/>
    <w:rsid w:val="6B8F7699"/>
    <w:rsid w:val="6B910106"/>
    <w:rsid w:val="6B9320D0"/>
    <w:rsid w:val="6B945E48"/>
    <w:rsid w:val="6B961BC0"/>
    <w:rsid w:val="6B981494"/>
    <w:rsid w:val="6B985938"/>
    <w:rsid w:val="6B9876E6"/>
    <w:rsid w:val="6B99345E"/>
    <w:rsid w:val="6B99520C"/>
    <w:rsid w:val="6B9A5EED"/>
    <w:rsid w:val="6B9B0F84"/>
    <w:rsid w:val="6B9C080D"/>
    <w:rsid w:val="6B9E0A74"/>
    <w:rsid w:val="6B9E2823"/>
    <w:rsid w:val="6B9F6CC6"/>
    <w:rsid w:val="6BA02A3F"/>
    <w:rsid w:val="6BA0659B"/>
    <w:rsid w:val="6BA131EF"/>
    <w:rsid w:val="6BA22313"/>
    <w:rsid w:val="6BA3608B"/>
    <w:rsid w:val="6BA442DD"/>
    <w:rsid w:val="6BA53BB1"/>
    <w:rsid w:val="6BA64490"/>
    <w:rsid w:val="6BA73DCD"/>
    <w:rsid w:val="6BA808D2"/>
    <w:rsid w:val="6BA8544F"/>
    <w:rsid w:val="6BAA11C7"/>
    <w:rsid w:val="6BAC3191"/>
    <w:rsid w:val="6BAC4F3F"/>
    <w:rsid w:val="6BAE1FFF"/>
    <w:rsid w:val="6BAE515B"/>
    <w:rsid w:val="6BAE6F0A"/>
    <w:rsid w:val="6BAF4A30"/>
    <w:rsid w:val="6BB42046"/>
    <w:rsid w:val="6BB81B36"/>
    <w:rsid w:val="6BB97D35"/>
    <w:rsid w:val="6BBB5183"/>
    <w:rsid w:val="6BBD0EFB"/>
    <w:rsid w:val="6BBD539F"/>
    <w:rsid w:val="6BBE4C73"/>
    <w:rsid w:val="6BBF1117"/>
    <w:rsid w:val="6BBF2EC5"/>
    <w:rsid w:val="6BC009EB"/>
    <w:rsid w:val="6BC02799"/>
    <w:rsid w:val="6BC229B5"/>
    <w:rsid w:val="6BC24763"/>
    <w:rsid w:val="6BC404DB"/>
    <w:rsid w:val="6BC54253"/>
    <w:rsid w:val="6BC71D79"/>
    <w:rsid w:val="6BC73B27"/>
    <w:rsid w:val="6BC77FCB"/>
    <w:rsid w:val="6BC93D43"/>
    <w:rsid w:val="6BCA186A"/>
    <w:rsid w:val="6BCA3618"/>
    <w:rsid w:val="6BCA7305"/>
    <w:rsid w:val="6BCB7ABB"/>
    <w:rsid w:val="6BCC3834"/>
    <w:rsid w:val="6BCC55E2"/>
    <w:rsid w:val="6BCC7390"/>
    <w:rsid w:val="6BCE3108"/>
    <w:rsid w:val="6BCE6C7A"/>
    <w:rsid w:val="6BD02241"/>
    <w:rsid w:val="6BD050D2"/>
    <w:rsid w:val="6BD05FBC"/>
    <w:rsid w:val="6BD10E4A"/>
    <w:rsid w:val="6BD149A6"/>
    <w:rsid w:val="6BD271C2"/>
    <w:rsid w:val="6BD3071E"/>
    <w:rsid w:val="6BD46244"/>
    <w:rsid w:val="6BD5099E"/>
    <w:rsid w:val="6BD61FBC"/>
    <w:rsid w:val="6BD732BE"/>
    <w:rsid w:val="6BD83F86"/>
    <w:rsid w:val="6BD85D34"/>
    <w:rsid w:val="6BD85E8F"/>
    <w:rsid w:val="6BD9385B"/>
    <w:rsid w:val="6BDA5F51"/>
    <w:rsid w:val="6BDA7CFF"/>
    <w:rsid w:val="6BDB4810"/>
    <w:rsid w:val="6BDB75D3"/>
    <w:rsid w:val="6BDD0871"/>
    <w:rsid w:val="6BDD1D01"/>
    <w:rsid w:val="6BDE05C0"/>
    <w:rsid w:val="6BDF3567"/>
    <w:rsid w:val="6BDF70C3"/>
    <w:rsid w:val="6BE0108D"/>
    <w:rsid w:val="6BE16F41"/>
    <w:rsid w:val="6BE21B12"/>
    <w:rsid w:val="6BE4292B"/>
    <w:rsid w:val="6BE446D9"/>
    <w:rsid w:val="6BE50451"/>
    <w:rsid w:val="6BE7241B"/>
    <w:rsid w:val="6BE74996"/>
    <w:rsid w:val="6BE75F78"/>
    <w:rsid w:val="6BE97F42"/>
    <w:rsid w:val="6BEA2E75"/>
    <w:rsid w:val="6BEC5C84"/>
    <w:rsid w:val="6BEE37AA"/>
    <w:rsid w:val="6BF16DF6"/>
    <w:rsid w:val="6BF54B38"/>
    <w:rsid w:val="6BF568E6"/>
    <w:rsid w:val="6BF84629"/>
    <w:rsid w:val="6BFB1A23"/>
    <w:rsid w:val="6BFC528A"/>
    <w:rsid w:val="6BFD39ED"/>
    <w:rsid w:val="6BFD579B"/>
    <w:rsid w:val="6BFF1513"/>
    <w:rsid w:val="6BFF7765"/>
    <w:rsid w:val="6C021003"/>
    <w:rsid w:val="6C022DB1"/>
    <w:rsid w:val="6C044D7B"/>
    <w:rsid w:val="6C0528A2"/>
    <w:rsid w:val="6C063A21"/>
    <w:rsid w:val="6C066D46"/>
    <w:rsid w:val="6C07661A"/>
    <w:rsid w:val="6C0905E4"/>
    <w:rsid w:val="6C0A614D"/>
    <w:rsid w:val="6C0C1E82"/>
    <w:rsid w:val="6C0E1756"/>
    <w:rsid w:val="6C101972"/>
    <w:rsid w:val="6C103720"/>
    <w:rsid w:val="6C115DF3"/>
    <w:rsid w:val="6C122D4F"/>
    <w:rsid w:val="6C1256EA"/>
    <w:rsid w:val="6C150D37"/>
    <w:rsid w:val="6C164AAF"/>
    <w:rsid w:val="6C1672C1"/>
    <w:rsid w:val="6C1825D5"/>
    <w:rsid w:val="6C1A00FB"/>
    <w:rsid w:val="6C1A634D"/>
    <w:rsid w:val="6C1B20C5"/>
    <w:rsid w:val="6C1E3B87"/>
    <w:rsid w:val="6C1F5711"/>
    <w:rsid w:val="6C202F44"/>
    <w:rsid w:val="6C2076DB"/>
    <w:rsid w:val="6C225202"/>
    <w:rsid w:val="6C225864"/>
    <w:rsid w:val="6C240F7A"/>
    <w:rsid w:val="6C256AA0"/>
    <w:rsid w:val="6C262F44"/>
    <w:rsid w:val="6C264CF2"/>
    <w:rsid w:val="6C264F8F"/>
    <w:rsid w:val="6C282E17"/>
    <w:rsid w:val="6C292B66"/>
    <w:rsid w:val="6C2947E2"/>
    <w:rsid w:val="6C296590"/>
    <w:rsid w:val="6C2C42D2"/>
    <w:rsid w:val="6C2D6AD7"/>
    <w:rsid w:val="6C2E0119"/>
    <w:rsid w:val="6C2E3BA6"/>
    <w:rsid w:val="6C303DC2"/>
    <w:rsid w:val="6C30791F"/>
    <w:rsid w:val="6C313697"/>
    <w:rsid w:val="6C315445"/>
    <w:rsid w:val="6C327B3B"/>
    <w:rsid w:val="6C335661"/>
    <w:rsid w:val="6C337F2A"/>
    <w:rsid w:val="6C3513D9"/>
    <w:rsid w:val="6C35427F"/>
    <w:rsid w:val="6C354F35"/>
    <w:rsid w:val="6C35541B"/>
    <w:rsid w:val="6C360CAD"/>
    <w:rsid w:val="6C375151"/>
    <w:rsid w:val="6C3867D3"/>
    <w:rsid w:val="6C39265B"/>
    <w:rsid w:val="6C3A254B"/>
    <w:rsid w:val="6C3C271D"/>
    <w:rsid w:val="6C3C2767"/>
    <w:rsid w:val="6C404029"/>
    <w:rsid w:val="6C417D7E"/>
    <w:rsid w:val="6C423AF6"/>
    <w:rsid w:val="6C427652"/>
    <w:rsid w:val="6C44161C"/>
    <w:rsid w:val="6C450EF0"/>
    <w:rsid w:val="6C465394"/>
    <w:rsid w:val="6C496C32"/>
    <w:rsid w:val="6C4B29AA"/>
    <w:rsid w:val="6C4B4758"/>
    <w:rsid w:val="6C4C0AD1"/>
    <w:rsid w:val="6C4C227F"/>
    <w:rsid w:val="6C4D36A2"/>
    <w:rsid w:val="6C4D6722"/>
    <w:rsid w:val="6C4E4249"/>
    <w:rsid w:val="6C4E4B32"/>
    <w:rsid w:val="6C4F7452"/>
    <w:rsid w:val="6C501D6F"/>
    <w:rsid w:val="6C5134B2"/>
    <w:rsid w:val="6C53185F"/>
    <w:rsid w:val="6C535DD2"/>
    <w:rsid w:val="6C537AB1"/>
    <w:rsid w:val="6C5630FD"/>
    <w:rsid w:val="6C5775A1"/>
    <w:rsid w:val="6C580C23"/>
    <w:rsid w:val="6C586E75"/>
    <w:rsid w:val="6C587073"/>
    <w:rsid w:val="6C5A499B"/>
    <w:rsid w:val="6C5D2075"/>
    <w:rsid w:val="6C5D448C"/>
    <w:rsid w:val="6C5D623A"/>
    <w:rsid w:val="6C5E7372"/>
    <w:rsid w:val="6C627CF4"/>
    <w:rsid w:val="6C634C13"/>
    <w:rsid w:val="6C64581A"/>
    <w:rsid w:val="6C6475C8"/>
    <w:rsid w:val="6C661677"/>
    <w:rsid w:val="6C67530A"/>
    <w:rsid w:val="6C6770B8"/>
    <w:rsid w:val="6C681E3D"/>
    <w:rsid w:val="6C691082"/>
    <w:rsid w:val="6C6972D4"/>
    <w:rsid w:val="6C6B4DFB"/>
    <w:rsid w:val="6C6B54E9"/>
    <w:rsid w:val="6C6C46CF"/>
    <w:rsid w:val="6C6D2921"/>
    <w:rsid w:val="6C6E0447"/>
    <w:rsid w:val="6C700663"/>
    <w:rsid w:val="6C702411"/>
    <w:rsid w:val="6C705F6D"/>
    <w:rsid w:val="6C71135B"/>
    <w:rsid w:val="6C711CE5"/>
    <w:rsid w:val="6C727F37"/>
    <w:rsid w:val="6C733CAF"/>
    <w:rsid w:val="6C735A5D"/>
    <w:rsid w:val="6C7517D5"/>
    <w:rsid w:val="6C755C79"/>
    <w:rsid w:val="6C757A27"/>
    <w:rsid w:val="6C77379F"/>
    <w:rsid w:val="6C774F51"/>
    <w:rsid w:val="6C77554D"/>
    <w:rsid w:val="6C787517"/>
    <w:rsid w:val="6C7A503E"/>
    <w:rsid w:val="6C7A6DEC"/>
    <w:rsid w:val="6C7A7069"/>
    <w:rsid w:val="6C7C0DB6"/>
    <w:rsid w:val="6C7D68DC"/>
    <w:rsid w:val="6C7D78FE"/>
    <w:rsid w:val="6C7F2654"/>
    <w:rsid w:val="6C7F4402"/>
    <w:rsid w:val="6C80200F"/>
    <w:rsid w:val="6C81017A"/>
    <w:rsid w:val="6C856090"/>
    <w:rsid w:val="6C871509"/>
    <w:rsid w:val="6C891725"/>
    <w:rsid w:val="6C8934D3"/>
    <w:rsid w:val="6C895281"/>
    <w:rsid w:val="6C8B0FF9"/>
    <w:rsid w:val="6C8B1F02"/>
    <w:rsid w:val="6C8C6B1F"/>
    <w:rsid w:val="6C8D73F3"/>
    <w:rsid w:val="6C8E0883"/>
    <w:rsid w:val="6C8F1D13"/>
    <w:rsid w:val="6C8F5ADC"/>
    <w:rsid w:val="6C917204"/>
    <w:rsid w:val="6C922387"/>
    <w:rsid w:val="6C924135"/>
    <w:rsid w:val="6C936CA1"/>
    <w:rsid w:val="6C937EAD"/>
    <w:rsid w:val="6C944351"/>
    <w:rsid w:val="6C975BF0"/>
    <w:rsid w:val="6C9854C4"/>
    <w:rsid w:val="6C991968"/>
    <w:rsid w:val="6C9A123C"/>
    <w:rsid w:val="6C9A56E0"/>
    <w:rsid w:val="6C9C4FB4"/>
    <w:rsid w:val="6C9D0D2C"/>
    <w:rsid w:val="6C9E0378"/>
    <w:rsid w:val="6C9E6F7E"/>
    <w:rsid w:val="6C9F6852"/>
    <w:rsid w:val="6CA16A6E"/>
    <w:rsid w:val="6CA31619"/>
    <w:rsid w:val="6CA616DB"/>
    <w:rsid w:val="6CA81BAB"/>
    <w:rsid w:val="6CA87DFD"/>
    <w:rsid w:val="6CA976D1"/>
    <w:rsid w:val="6CAB3449"/>
    <w:rsid w:val="6CAF118B"/>
    <w:rsid w:val="6CB00DC2"/>
    <w:rsid w:val="6CB57E24"/>
    <w:rsid w:val="6CB71DEE"/>
    <w:rsid w:val="6CB95B66"/>
    <w:rsid w:val="6CB97B51"/>
    <w:rsid w:val="6CBA368C"/>
    <w:rsid w:val="6CBD4F2A"/>
    <w:rsid w:val="6CBD64D2"/>
    <w:rsid w:val="6CBE13CE"/>
    <w:rsid w:val="6CBF0CA2"/>
    <w:rsid w:val="6CBF5146"/>
    <w:rsid w:val="6CBF6EF4"/>
    <w:rsid w:val="6CC10EBE"/>
    <w:rsid w:val="6CC14A1B"/>
    <w:rsid w:val="6CC4275D"/>
    <w:rsid w:val="6CC4450B"/>
    <w:rsid w:val="6CC462B9"/>
    <w:rsid w:val="6CC664D5"/>
    <w:rsid w:val="6CC72155"/>
    <w:rsid w:val="6CC8224D"/>
    <w:rsid w:val="6CC938CF"/>
    <w:rsid w:val="6CCB5899"/>
    <w:rsid w:val="6CD04C5E"/>
    <w:rsid w:val="6CD13207"/>
    <w:rsid w:val="6CD56718"/>
    <w:rsid w:val="6CD72490"/>
    <w:rsid w:val="6CD75FEC"/>
    <w:rsid w:val="6CD81D64"/>
    <w:rsid w:val="6CD830DA"/>
    <w:rsid w:val="6CD96208"/>
    <w:rsid w:val="6CDC1854"/>
    <w:rsid w:val="6CDC3602"/>
    <w:rsid w:val="6CDE737B"/>
    <w:rsid w:val="6CDF30F3"/>
    <w:rsid w:val="6CE10C19"/>
    <w:rsid w:val="6CE1330F"/>
    <w:rsid w:val="6CE150BD"/>
    <w:rsid w:val="6CE30E35"/>
    <w:rsid w:val="6CE34991"/>
    <w:rsid w:val="6CE355F5"/>
    <w:rsid w:val="6CE40709"/>
    <w:rsid w:val="6CE54BAD"/>
    <w:rsid w:val="6CE801F9"/>
    <w:rsid w:val="6CE81FA7"/>
    <w:rsid w:val="6CE8644B"/>
    <w:rsid w:val="6CE93F71"/>
    <w:rsid w:val="6CEA21C3"/>
    <w:rsid w:val="6CEB1A97"/>
    <w:rsid w:val="6CEB7CE9"/>
    <w:rsid w:val="6CED1CB3"/>
    <w:rsid w:val="6CED5810"/>
    <w:rsid w:val="6CF05300"/>
    <w:rsid w:val="6CF070AE"/>
    <w:rsid w:val="6CF44DF0"/>
    <w:rsid w:val="6CF7043C"/>
    <w:rsid w:val="6CF941B4"/>
    <w:rsid w:val="6CF96A71"/>
    <w:rsid w:val="6CFB656C"/>
    <w:rsid w:val="6CFC1EF7"/>
    <w:rsid w:val="6CFC5A53"/>
    <w:rsid w:val="6CFE17CB"/>
    <w:rsid w:val="6CFE7A1D"/>
    <w:rsid w:val="6CFF29C7"/>
    <w:rsid w:val="6D00113C"/>
    <w:rsid w:val="6D0019E7"/>
    <w:rsid w:val="6D013069"/>
    <w:rsid w:val="6D022035"/>
    <w:rsid w:val="6D050DAB"/>
    <w:rsid w:val="6D0520F7"/>
    <w:rsid w:val="6D06067F"/>
    <w:rsid w:val="6D062D75"/>
    <w:rsid w:val="6D08089B"/>
    <w:rsid w:val="6D082649"/>
    <w:rsid w:val="6D0843F7"/>
    <w:rsid w:val="6D090170"/>
    <w:rsid w:val="6D0A4613"/>
    <w:rsid w:val="6D0A63C2"/>
    <w:rsid w:val="6D0B213A"/>
    <w:rsid w:val="6D0D4104"/>
    <w:rsid w:val="6D0F1C2A"/>
    <w:rsid w:val="6D0F39D8"/>
    <w:rsid w:val="6D0F4639"/>
    <w:rsid w:val="6D116E29"/>
    <w:rsid w:val="6D154D66"/>
    <w:rsid w:val="6D162FB8"/>
    <w:rsid w:val="6D170ADE"/>
    <w:rsid w:val="6D194857"/>
    <w:rsid w:val="6D1A2E8D"/>
    <w:rsid w:val="6D1B05CF"/>
    <w:rsid w:val="6D1C4347"/>
    <w:rsid w:val="6D1C60F5"/>
    <w:rsid w:val="6D1E1E6D"/>
    <w:rsid w:val="6D1F1741"/>
    <w:rsid w:val="6D203E37"/>
    <w:rsid w:val="6D21195D"/>
    <w:rsid w:val="6D222AAF"/>
    <w:rsid w:val="6D231231"/>
    <w:rsid w:val="6D233F3F"/>
    <w:rsid w:val="6D2356D5"/>
    <w:rsid w:val="6D237483"/>
    <w:rsid w:val="6D2531FB"/>
    <w:rsid w:val="6D254FA9"/>
    <w:rsid w:val="6D260D22"/>
    <w:rsid w:val="6D262AD0"/>
    <w:rsid w:val="6D2A0812"/>
    <w:rsid w:val="6D2A25C0"/>
    <w:rsid w:val="6D2B3E12"/>
    <w:rsid w:val="6D2D0302"/>
    <w:rsid w:val="6D301BA0"/>
    <w:rsid w:val="6D30394E"/>
    <w:rsid w:val="6D317DF2"/>
    <w:rsid w:val="6D321474"/>
    <w:rsid w:val="6D323B6A"/>
    <w:rsid w:val="6D3276C6"/>
    <w:rsid w:val="6D332F2B"/>
    <w:rsid w:val="6D341C97"/>
    <w:rsid w:val="6D34343E"/>
    <w:rsid w:val="6D3451EC"/>
    <w:rsid w:val="6D371181"/>
    <w:rsid w:val="6D374CDD"/>
    <w:rsid w:val="6D374F86"/>
    <w:rsid w:val="6D390A55"/>
    <w:rsid w:val="6D396CA7"/>
    <w:rsid w:val="6D3B2A1F"/>
    <w:rsid w:val="6D3C0545"/>
    <w:rsid w:val="6D3C6797"/>
    <w:rsid w:val="6D3E250F"/>
    <w:rsid w:val="6D3E606B"/>
    <w:rsid w:val="6D400035"/>
    <w:rsid w:val="6D401DE3"/>
    <w:rsid w:val="6D437B25"/>
    <w:rsid w:val="6D45389E"/>
    <w:rsid w:val="6D4547D0"/>
    <w:rsid w:val="6D45564C"/>
    <w:rsid w:val="6D4573FA"/>
    <w:rsid w:val="6D463172"/>
    <w:rsid w:val="6D4713C4"/>
    <w:rsid w:val="6D480C98"/>
    <w:rsid w:val="6D48513C"/>
    <w:rsid w:val="6D4A2C62"/>
    <w:rsid w:val="6D4B0788"/>
    <w:rsid w:val="6D4D45DB"/>
    <w:rsid w:val="6D4D62AE"/>
    <w:rsid w:val="6D4F2026"/>
    <w:rsid w:val="6D521B17"/>
    <w:rsid w:val="6D5238C5"/>
    <w:rsid w:val="6D54763D"/>
    <w:rsid w:val="6D572E2F"/>
    <w:rsid w:val="6D57537F"/>
    <w:rsid w:val="6D5835D1"/>
    <w:rsid w:val="6D5B09CB"/>
    <w:rsid w:val="6D5B4E6F"/>
    <w:rsid w:val="6D5B6C1D"/>
    <w:rsid w:val="6D5D0BE7"/>
    <w:rsid w:val="6D5D7F8F"/>
    <w:rsid w:val="6D5E04BB"/>
    <w:rsid w:val="6D5E2408"/>
    <w:rsid w:val="6D5E495F"/>
    <w:rsid w:val="6D5E670D"/>
    <w:rsid w:val="6D602485"/>
    <w:rsid w:val="6D604233"/>
    <w:rsid w:val="6D613EE1"/>
    <w:rsid w:val="6D6261FE"/>
    <w:rsid w:val="6D643FA3"/>
    <w:rsid w:val="6D6535F8"/>
    <w:rsid w:val="6D6655C2"/>
    <w:rsid w:val="6D677D53"/>
    <w:rsid w:val="6D68133A"/>
    <w:rsid w:val="6D6830E8"/>
    <w:rsid w:val="6D69748F"/>
    <w:rsid w:val="6D6A3304"/>
    <w:rsid w:val="6D6F10B6"/>
    <w:rsid w:val="6D704099"/>
    <w:rsid w:val="6D7101EF"/>
    <w:rsid w:val="6D716441"/>
    <w:rsid w:val="6D7221B9"/>
    <w:rsid w:val="6D725D15"/>
    <w:rsid w:val="6D745F31"/>
    <w:rsid w:val="6D765805"/>
    <w:rsid w:val="6D77157D"/>
    <w:rsid w:val="6D77332B"/>
    <w:rsid w:val="6D7777CF"/>
    <w:rsid w:val="6D780CD8"/>
    <w:rsid w:val="6D785A21"/>
    <w:rsid w:val="6D792F7E"/>
    <w:rsid w:val="6D793547"/>
    <w:rsid w:val="6D7952F5"/>
    <w:rsid w:val="6D7970A3"/>
    <w:rsid w:val="6D7B106D"/>
    <w:rsid w:val="6D7C6B93"/>
    <w:rsid w:val="6D7D3037"/>
    <w:rsid w:val="6D7E0B5E"/>
    <w:rsid w:val="6D7E290C"/>
    <w:rsid w:val="6D8048D6"/>
    <w:rsid w:val="6D8141AA"/>
    <w:rsid w:val="6D82064E"/>
    <w:rsid w:val="6D8223FC"/>
    <w:rsid w:val="6D8343C6"/>
    <w:rsid w:val="6D841E4C"/>
    <w:rsid w:val="6D853C9A"/>
    <w:rsid w:val="6D8617C0"/>
    <w:rsid w:val="6D86476C"/>
    <w:rsid w:val="6D877A12"/>
    <w:rsid w:val="6D88339E"/>
    <w:rsid w:val="6D8918E6"/>
    <w:rsid w:val="6D89482E"/>
    <w:rsid w:val="6D8A005B"/>
    <w:rsid w:val="6D8A760B"/>
    <w:rsid w:val="6D8D2B4F"/>
    <w:rsid w:val="6D8F2D6B"/>
    <w:rsid w:val="6D8F68C7"/>
    <w:rsid w:val="6D8F6F5F"/>
    <w:rsid w:val="6D9026E1"/>
    <w:rsid w:val="6D9143ED"/>
    <w:rsid w:val="6D920165"/>
    <w:rsid w:val="6D924450"/>
    <w:rsid w:val="6D934609"/>
    <w:rsid w:val="6D94212F"/>
    <w:rsid w:val="6D943EDD"/>
    <w:rsid w:val="6D965EA7"/>
    <w:rsid w:val="6D997745"/>
    <w:rsid w:val="6D9B170F"/>
    <w:rsid w:val="6D9D5488"/>
    <w:rsid w:val="6D9E4D5C"/>
    <w:rsid w:val="6DA07EE4"/>
    <w:rsid w:val="6DA2484C"/>
    <w:rsid w:val="6DA265FA"/>
    <w:rsid w:val="6DA32372"/>
    <w:rsid w:val="6DA34120"/>
    <w:rsid w:val="6DA46816"/>
    <w:rsid w:val="6DA560EA"/>
    <w:rsid w:val="6DA700B4"/>
    <w:rsid w:val="6DA8604A"/>
    <w:rsid w:val="6DA87988"/>
    <w:rsid w:val="6DA926D7"/>
    <w:rsid w:val="6DAA1953"/>
    <w:rsid w:val="6DAC1227"/>
    <w:rsid w:val="6DAC56CB"/>
    <w:rsid w:val="6DB04B77"/>
    <w:rsid w:val="6DB05F16"/>
    <w:rsid w:val="6DB13A3A"/>
    <w:rsid w:val="6DB14A8F"/>
    <w:rsid w:val="6DB225B5"/>
    <w:rsid w:val="6DB4457F"/>
    <w:rsid w:val="6DB4632D"/>
    <w:rsid w:val="6DB50C7A"/>
    <w:rsid w:val="6DB602F7"/>
    <w:rsid w:val="6DB620A5"/>
    <w:rsid w:val="6DB63E53"/>
    <w:rsid w:val="6DB93944"/>
    <w:rsid w:val="6DBB590E"/>
    <w:rsid w:val="6DBB76BC"/>
    <w:rsid w:val="6DBC76BD"/>
    <w:rsid w:val="6DBE53FE"/>
    <w:rsid w:val="6DC02F24"/>
    <w:rsid w:val="6DC04CD2"/>
    <w:rsid w:val="6DC074CE"/>
    <w:rsid w:val="6DC26C9C"/>
    <w:rsid w:val="6DC42A14"/>
    <w:rsid w:val="6DC5678C"/>
    <w:rsid w:val="6DC72505"/>
    <w:rsid w:val="6DC9002B"/>
    <w:rsid w:val="6DC9627D"/>
    <w:rsid w:val="6DCA3150"/>
    <w:rsid w:val="6DCA5B51"/>
    <w:rsid w:val="6DCC18C9"/>
    <w:rsid w:val="6DCC7B1B"/>
    <w:rsid w:val="6DCD73EF"/>
    <w:rsid w:val="6DCF3167"/>
    <w:rsid w:val="6DCF4F15"/>
    <w:rsid w:val="6DD10C8D"/>
    <w:rsid w:val="6DD16EDF"/>
    <w:rsid w:val="6DD644F6"/>
    <w:rsid w:val="6DD662A4"/>
    <w:rsid w:val="6DD93FE6"/>
    <w:rsid w:val="6DD95D94"/>
    <w:rsid w:val="6DDA58E0"/>
    <w:rsid w:val="6DDB1B0C"/>
    <w:rsid w:val="6DDC5565"/>
    <w:rsid w:val="6DDD3AD6"/>
    <w:rsid w:val="6DDD7632"/>
    <w:rsid w:val="6DDF3EE6"/>
    <w:rsid w:val="6DE035C6"/>
    <w:rsid w:val="6DE17F47"/>
    <w:rsid w:val="6DE210EC"/>
    <w:rsid w:val="6DE5298B"/>
    <w:rsid w:val="6DE704B1"/>
    <w:rsid w:val="6DE72678"/>
    <w:rsid w:val="6DE75249"/>
    <w:rsid w:val="6DE76703"/>
    <w:rsid w:val="6DE85FD7"/>
    <w:rsid w:val="6DE9247B"/>
    <w:rsid w:val="6DEA0FF9"/>
    <w:rsid w:val="6DEB2489"/>
    <w:rsid w:val="6DEE183F"/>
    <w:rsid w:val="6DEE5CE3"/>
    <w:rsid w:val="6DEE7A91"/>
    <w:rsid w:val="6DEF39DB"/>
    <w:rsid w:val="6DEF55B7"/>
    <w:rsid w:val="6DF04E6B"/>
    <w:rsid w:val="6DF1132F"/>
    <w:rsid w:val="6DF30C1B"/>
    <w:rsid w:val="6DF350A8"/>
    <w:rsid w:val="6DF40E20"/>
    <w:rsid w:val="6DF66DF1"/>
    <w:rsid w:val="6DF80910"/>
    <w:rsid w:val="6DFA4688"/>
    <w:rsid w:val="6DFA6436"/>
    <w:rsid w:val="6DFD5F26"/>
    <w:rsid w:val="6DFE57FA"/>
    <w:rsid w:val="6E005A16"/>
    <w:rsid w:val="6E0066B1"/>
    <w:rsid w:val="6E027280"/>
    <w:rsid w:val="6E032E11"/>
    <w:rsid w:val="6E041063"/>
    <w:rsid w:val="6E067091"/>
    <w:rsid w:val="6E06782E"/>
    <w:rsid w:val="6E095A12"/>
    <w:rsid w:val="6E096679"/>
    <w:rsid w:val="6E097153"/>
    <w:rsid w:val="6E0A419F"/>
    <w:rsid w:val="6E0B0332"/>
    <w:rsid w:val="6E0B0643"/>
    <w:rsid w:val="6E0C6169"/>
    <w:rsid w:val="6E0C7F17"/>
    <w:rsid w:val="6E0E1EE1"/>
    <w:rsid w:val="6E0E3C8F"/>
    <w:rsid w:val="6E0E5823"/>
    <w:rsid w:val="6E0E5A3E"/>
    <w:rsid w:val="6E0F6CB3"/>
    <w:rsid w:val="6E105C5A"/>
    <w:rsid w:val="6E112D3E"/>
    <w:rsid w:val="6E11552E"/>
    <w:rsid w:val="6E1374F8"/>
    <w:rsid w:val="6E14501E"/>
    <w:rsid w:val="6E146DCC"/>
    <w:rsid w:val="6E153FB5"/>
    <w:rsid w:val="6E160D96"/>
    <w:rsid w:val="6E184B0E"/>
    <w:rsid w:val="6E1868BC"/>
    <w:rsid w:val="6E1A0886"/>
    <w:rsid w:val="6E1A6997"/>
    <w:rsid w:val="6E1C12B7"/>
    <w:rsid w:val="6E1D2124"/>
    <w:rsid w:val="6E1D3ED3"/>
    <w:rsid w:val="6E1F5E9D"/>
    <w:rsid w:val="6E1F7C4B"/>
    <w:rsid w:val="6E217E67"/>
    <w:rsid w:val="6E22598D"/>
    <w:rsid w:val="6E22773B"/>
    <w:rsid w:val="6E241705"/>
    <w:rsid w:val="6E2434B3"/>
    <w:rsid w:val="6E250FD9"/>
    <w:rsid w:val="6E25722B"/>
    <w:rsid w:val="6E2711F5"/>
    <w:rsid w:val="6E2A4841"/>
    <w:rsid w:val="6E2B791C"/>
    <w:rsid w:val="6E2C05BA"/>
    <w:rsid w:val="6E2E4E0D"/>
    <w:rsid w:val="6E3336F6"/>
    <w:rsid w:val="6E34210F"/>
    <w:rsid w:val="6E34753E"/>
    <w:rsid w:val="6E3556C0"/>
    <w:rsid w:val="6E361438"/>
    <w:rsid w:val="6E375EBF"/>
    <w:rsid w:val="6E396833"/>
    <w:rsid w:val="6E3B6A4F"/>
    <w:rsid w:val="6E3D4575"/>
    <w:rsid w:val="6E3D6323"/>
    <w:rsid w:val="6E3F209B"/>
    <w:rsid w:val="6E407BC1"/>
    <w:rsid w:val="6E414065"/>
    <w:rsid w:val="6E421B8B"/>
    <w:rsid w:val="6E445903"/>
    <w:rsid w:val="6E4504C3"/>
    <w:rsid w:val="6E470F4F"/>
    <w:rsid w:val="6E4771A1"/>
    <w:rsid w:val="6E481A15"/>
    <w:rsid w:val="6E4A0A40"/>
    <w:rsid w:val="6E4B57C5"/>
    <w:rsid w:val="6E4E6782"/>
    <w:rsid w:val="6E4F6056"/>
    <w:rsid w:val="6E510020"/>
    <w:rsid w:val="6E511DCE"/>
    <w:rsid w:val="6E526272"/>
    <w:rsid w:val="6E535B46"/>
    <w:rsid w:val="6E546B28"/>
    <w:rsid w:val="6E573888"/>
    <w:rsid w:val="6E5813AF"/>
    <w:rsid w:val="6E58315D"/>
    <w:rsid w:val="6E587601"/>
    <w:rsid w:val="6E5C0E9F"/>
    <w:rsid w:val="6E5D69C5"/>
    <w:rsid w:val="6E5F44EB"/>
    <w:rsid w:val="6E602011"/>
    <w:rsid w:val="6E6050CB"/>
    <w:rsid w:val="6E6164B5"/>
    <w:rsid w:val="6E62222D"/>
    <w:rsid w:val="6E625D89"/>
    <w:rsid w:val="6E63518D"/>
    <w:rsid w:val="6E645FA5"/>
    <w:rsid w:val="6E647D53"/>
    <w:rsid w:val="6E650F3D"/>
    <w:rsid w:val="6E663ACB"/>
    <w:rsid w:val="6E66587A"/>
    <w:rsid w:val="6E6715F2"/>
    <w:rsid w:val="6E677844"/>
    <w:rsid w:val="6E6935BC"/>
    <w:rsid w:val="6E6A2423"/>
    <w:rsid w:val="6E6B2E90"/>
    <w:rsid w:val="6E6B7334"/>
    <w:rsid w:val="6E6E2980"/>
    <w:rsid w:val="6E6F3730"/>
    <w:rsid w:val="6E706050"/>
    <w:rsid w:val="6E737F96"/>
    <w:rsid w:val="6E750A32"/>
    <w:rsid w:val="6E751F61"/>
    <w:rsid w:val="6E753D0F"/>
    <w:rsid w:val="6E7A30D3"/>
    <w:rsid w:val="6E7D0905"/>
    <w:rsid w:val="6E7D2BC3"/>
    <w:rsid w:val="6E7F46B5"/>
    <w:rsid w:val="6E807286"/>
    <w:rsid w:val="6E8201DA"/>
    <w:rsid w:val="6E82642B"/>
    <w:rsid w:val="6E843F52"/>
    <w:rsid w:val="6E851A78"/>
    <w:rsid w:val="6E865F1C"/>
    <w:rsid w:val="6E891568"/>
    <w:rsid w:val="6E895A0C"/>
    <w:rsid w:val="6E8977BA"/>
    <w:rsid w:val="6E8A3EFB"/>
    <w:rsid w:val="6E8B52E0"/>
    <w:rsid w:val="6E8C2E06"/>
    <w:rsid w:val="6E8C5474"/>
    <w:rsid w:val="6E8C6205"/>
    <w:rsid w:val="6E90012A"/>
    <w:rsid w:val="6E900B48"/>
    <w:rsid w:val="6E902A69"/>
    <w:rsid w:val="6E91666F"/>
    <w:rsid w:val="6E922B12"/>
    <w:rsid w:val="6E923636"/>
    <w:rsid w:val="6E9248C1"/>
    <w:rsid w:val="6E927F5A"/>
    <w:rsid w:val="6E9323E7"/>
    <w:rsid w:val="6E942F90"/>
    <w:rsid w:val="6E95001C"/>
    <w:rsid w:val="6E9543B1"/>
    <w:rsid w:val="6E95728B"/>
    <w:rsid w:val="6E97293C"/>
    <w:rsid w:val="6E985C4F"/>
    <w:rsid w:val="6E9A66EC"/>
    <w:rsid w:val="6E9C129B"/>
    <w:rsid w:val="6E9C573F"/>
    <w:rsid w:val="6E9D5013"/>
    <w:rsid w:val="6E9D506D"/>
    <w:rsid w:val="6E9E738B"/>
    <w:rsid w:val="6E9E7C3E"/>
    <w:rsid w:val="6E9F2B3A"/>
    <w:rsid w:val="6E9F6FDD"/>
    <w:rsid w:val="6EA0255E"/>
    <w:rsid w:val="6EA039EE"/>
    <w:rsid w:val="6EA14B04"/>
    <w:rsid w:val="6EA168B2"/>
    <w:rsid w:val="6EA2087C"/>
    <w:rsid w:val="6EA463A2"/>
    <w:rsid w:val="6EA563D0"/>
    <w:rsid w:val="6EA6036C"/>
    <w:rsid w:val="6EA77C40"/>
    <w:rsid w:val="6EA840E4"/>
    <w:rsid w:val="6EA91C0A"/>
    <w:rsid w:val="6EA939B8"/>
    <w:rsid w:val="6EA94D51"/>
    <w:rsid w:val="6EA97E5C"/>
    <w:rsid w:val="6EAA0DB2"/>
    <w:rsid w:val="6EAA61E1"/>
    <w:rsid w:val="6EAD16FA"/>
    <w:rsid w:val="6EAD34A8"/>
    <w:rsid w:val="6EAE0FCF"/>
    <w:rsid w:val="6EAE7221"/>
    <w:rsid w:val="6EB02F99"/>
    <w:rsid w:val="6EB2602C"/>
    <w:rsid w:val="6EB34837"/>
    <w:rsid w:val="6EB43F07"/>
    <w:rsid w:val="6EB56801"/>
    <w:rsid w:val="6EB760D5"/>
    <w:rsid w:val="6EBA3E17"/>
    <w:rsid w:val="6EBA7973"/>
    <w:rsid w:val="6EBC36EB"/>
    <w:rsid w:val="6EBE3907"/>
    <w:rsid w:val="6EBF31DC"/>
    <w:rsid w:val="6EBF4F8A"/>
    <w:rsid w:val="6EC10D02"/>
    <w:rsid w:val="6EC27039"/>
    <w:rsid w:val="6EC407F2"/>
    <w:rsid w:val="6EC425A0"/>
    <w:rsid w:val="6EC46A44"/>
    <w:rsid w:val="6EC57260"/>
    <w:rsid w:val="6EC6456A"/>
    <w:rsid w:val="6EC67DFF"/>
    <w:rsid w:val="6EC72090"/>
    <w:rsid w:val="6EC802E2"/>
    <w:rsid w:val="6EC95E08"/>
    <w:rsid w:val="6ECB392F"/>
    <w:rsid w:val="6ECF163D"/>
    <w:rsid w:val="6ECF6B20"/>
    <w:rsid w:val="6ED00F45"/>
    <w:rsid w:val="6ED07EFC"/>
    <w:rsid w:val="6ED30A35"/>
    <w:rsid w:val="6ED3687D"/>
    <w:rsid w:val="6ED722D3"/>
    <w:rsid w:val="6ED8604B"/>
    <w:rsid w:val="6ED924EF"/>
    <w:rsid w:val="6EDC1070"/>
    <w:rsid w:val="6EDC3D8E"/>
    <w:rsid w:val="6EDD18B4"/>
    <w:rsid w:val="6EDF73DA"/>
    <w:rsid w:val="6EE079F1"/>
    <w:rsid w:val="6EE3336E"/>
    <w:rsid w:val="6EE36372"/>
    <w:rsid w:val="6EE36ECA"/>
    <w:rsid w:val="6EE61403"/>
    <w:rsid w:val="6EE64C0C"/>
    <w:rsid w:val="6EE656AF"/>
    <w:rsid w:val="6EE76183"/>
    <w:rsid w:val="6EE82732"/>
    <w:rsid w:val="6EE844E0"/>
    <w:rsid w:val="6EE90259"/>
    <w:rsid w:val="6EEA1354"/>
    <w:rsid w:val="6EEA46FD"/>
    <w:rsid w:val="6EEB3FD1"/>
    <w:rsid w:val="6EEB4B04"/>
    <w:rsid w:val="6EEC0B65"/>
    <w:rsid w:val="6EEE3AC1"/>
    <w:rsid w:val="6EF015E7"/>
    <w:rsid w:val="6EF07839"/>
    <w:rsid w:val="6EF235B1"/>
    <w:rsid w:val="6EF2535F"/>
    <w:rsid w:val="6EF472F7"/>
    <w:rsid w:val="6EF47329"/>
    <w:rsid w:val="6EF530A1"/>
    <w:rsid w:val="6EF54E4F"/>
    <w:rsid w:val="6EF70BC7"/>
    <w:rsid w:val="6EFA4214"/>
    <w:rsid w:val="6EFA5D3A"/>
    <w:rsid w:val="6EFC1D3A"/>
    <w:rsid w:val="6EFC4430"/>
    <w:rsid w:val="6EFC7F8C"/>
    <w:rsid w:val="6EFD5AB2"/>
    <w:rsid w:val="6EFE0E88"/>
    <w:rsid w:val="6EFE1F56"/>
    <w:rsid w:val="6F0357BE"/>
    <w:rsid w:val="6F046E40"/>
    <w:rsid w:val="6F05027C"/>
    <w:rsid w:val="6F062BB9"/>
    <w:rsid w:val="6F082DD5"/>
    <w:rsid w:val="6F084B83"/>
    <w:rsid w:val="6F086931"/>
    <w:rsid w:val="6F0A08FB"/>
    <w:rsid w:val="6F0C3AA7"/>
    <w:rsid w:val="6F0C6A0E"/>
    <w:rsid w:val="6F0D2199"/>
    <w:rsid w:val="6F0D3F47"/>
    <w:rsid w:val="6F0F4163"/>
    <w:rsid w:val="6F0F5F11"/>
    <w:rsid w:val="6F10538F"/>
    <w:rsid w:val="6F1057E5"/>
    <w:rsid w:val="6F12155D"/>
    <w:rsid w:val="6F125A01"/>
    <w:rsid w:val="6F1352D6"/>
    <w:rsid w:val="6F141779"/>
    <w:rsid w:val="6F143527"/>
    <w:rsid w:val="6F1572A0"/>
    <w:rsid w:val="6F1928EC"/>
    <w:rsid w:val="6F1B24A2"/>
    <w:rsid w:val="6F1C062E"/>
    <w:rsid w:val="6F1C23DC"/>
    <w:rsid w:val="6F1E0E23"/>
    <w:rsid w:val="6F1F1ECC"/>
    <w:rsid w:val="6F2177A4"/>
    <w:rsid w:val="6F255735"/>
    <w:rsid w:val="6F26325B"/>
    <w:rsid w:val="6F282B2F"/>
    <w:rsid w:val="6F2A4AF9"/>
    <w:rsid w:val="6F2B261F"/>
    <w:rsid w:val="6F2B6AC3"/>
    <w:rsid w:val="6F2D283B"/>
    <w:rsid w:val="6F2D45E9"/>
    <w:rsid w:val="6F305E87"/>
    <w:rsid w:val="6F307C36"/>
    <w:rsid w:val="6F343BCA"/>
    <w:rsid w:val="6F347726"/>
    <w:rsid w:val="6F35349E"/>
    <w:rsid w:val="6F3911E0"/>
    <w:rsid w:val="6F3A05FC"/>
    <w:rsid w:val="6F3A0AB4"/>
    <w:rsid w:val="6F3B3C0A"/>
    <w:rsid w:val="6F3C2A7E"/>
    <w:rsid w:val="6F3E67F6"/>
    <w:rsid w:val="6F40431D"/>
    <w:rsid w:val="6F410095"/>
    <w:rsid w:val="6F4162E7"/>
    <w:rsid w:val="6F42021D"/>
    <w:rsid w:val="6F420EF4"/>
    <w:rsid w:val="6F435BBB"/>
    <w:rsid w:val="6F451933"/>
    <w:rsid w:val="6F4656AB"/>
    <w:rsid w:val="6F4831D1"/>
    <w:rsid w:val="6F484F7F"/>
    <w:rsid w:val="6F490CF7"/>
    <w:rsid w:val="6F4A519B"/>
    <w:rsid w:val="6F4B2A10"/>
    <w:rsid w:val="6F4B2CC1"/>
    <w:rsid w:val="6F4F1391"/>
    <w:rsid w:val="6F51652A"/>
    <w:rsid w:val="6F525DFE"/>
    <w:rsid w:val="6F5328E3"/>
    <w:rsid w:val="6F547DC8"/>
    <w:rsid w:val="6F5558EE"/>
    <w:rsid w:val="6F5726F4"/>
    <w:rsid w:val="6F59718C"/>
    <w:rsid w:val="6F5A7BE5"/>
    <w:rsid w:val="6F5B1156"/>
    <w:rsid w:val="6F5B73A8"/>
    <w:rsid w:val="6F5C4ECE"/>
    <w:rsid w:val="6F5C6C7D"/>
    <w:rsid w:val="6F5E0C47"/>
    <w:rsid w:val="6F5E29F5"/>
    <w:rsid w:val="6F5E47A3"/>
    <w:rsid w:val="6F60051B"/>
    <w:rsid w:val="6F6049BF"/>
    <w:rsid w:val="6F614293"/>
    <w:rsid w:val="6F631DB9"/>
    <w:rsid w:val="6F6618A9"/>
    <w:rsid w:val="6F683679"/>
    <w:rsid w:val="6F685621"/>
    <w:rsid w:val="6F6A3147"/>
    <w:rsid w:val="6F6B34E8"/>
    <w:rsid w:val="6F6B5112"/>
    <w:rsid w:val="6F6B6EC0"/>
    <w:rsid w:val="6F6D2C38"/>
    <w:rsid w:val="6F6D49E6"/>
    <w:rsid w:val="6F6D70DC"/>
    <w:rsid w:val="6F6F075E"/>
    <w:rsid w:val="6F6F69B0"/>
    <w:rsid w:val="6F712728"/>
    <w:rsid w:val="6F7264A0"/>
    <w:rsid w:val="6F7530AC"/>
    <w:rsid w:val="6F765F90"/>
    <w:rsid w:val="6F771D08"/>
    <w:rsid w:val="6F773AB6"/>
    <w:rsid w:val="6F775864"/>
    <w:rsid w:val="6F795A80"/>
    <w:rsid w:val="6F79782E"/>
    <w:rsid w:val="6F7A7103"/>
    <w:rsid w:val="6F7C2E7B"/>
    <w:rsid w:val="6F7C731F"/>
    <w:rsid w:val="6F80296B"/>
    <w:rsid w:val="6F806E0F"/>
    <w:rsid w:val="6F8306AD"/>
    <w:rsid w:val="6F836B40"/>
    <w:rsid w:val="6F842B01"/>
    <w:rsid w:val="6F852BA1"/>
    <w:rsid w:val="6F854425"/>
    <w:rsid w:val="6F863CF9"/>
    <w:rsid w:val="6F8B1310"/>
    <w:rsid w:val="6F8B7EA3"/>
    <w:rsid w:val="6F8C2A74"/>
    <w:rsid w:val="6F8D3F04"/>
    <w:rsid w:val="6F8F0E00"/>
    <w:rsid w:val="6F8F7052"/>
    <w:rsid w:val="6F906926"/>
    <w:rsid w:val="6F9208F0"/>
    <w:rsid w:val="6F9603E0"/>
    <w:rsid w:val="6F96218E"/>
    <w:rsid w:val="6F975F07"/>
    <w:rsid w:val="6F99226F"/>
    <w:rsid w:val="6F993A2D"/>
    <w:rsid w:val="6F9957DB"/>
    <w:rsid w:val="6F997ED1"/>
    <w:rsid w:val="6F9B77A5"/>
    <w:rsid w:val="6F9C52CB"/>
    <w:rsid w:val="6FA0300D"/>
    <w:rsid w:val="6FA04DBB"/>
    <w:rsid w:val="6FA06B69"/>
    <w:rsid w:val="6FA128E1"/>
    <w:rsid w:val="6FA65D1A"/>
    <w:rsid w:val="6FA67EF8"/>
    <w:rsid w:val="6FA7439C"/>
    <w:rsid w:val="6FA81EC2"/>
    <w:rsid w:val="6FAA5C3A"/>
    <w:rsid w:val="6FAA79E8"/>
    <w:rsid w:val="6FAB550E"/>
    <w:rsid w:val="6FAC19B2"/>
    <w:rsid w:val="6FAD572A"/>
    <w:rsid w:val="6FB1521A"/>
    <w:rsid w:val="6FB2689C"/>
    <w:rsid w:val="6FB40867"/>
    <w:rsid w:val="6FB42615"/>
    <w:rsid w:val="6FB46AB9"/>
    <w:rsid w:val="6FB940CF"/>
    <w:rsid w:val="6FB97C2B"/>
    <w:rsid w:val="6FBB39A3"/>
    <w:rsid w:val="6FBC0412"/>
    <w:rsid w:val="6FBC771B"/>
    <w:rsid w:val="6FBE16E5"/>
    <w:rsid w:val="6FBE2D32"/>
    <w:rsid w:val="6FBE3493"/>
    <w:rsid w:val="6FC00FB9"/>
    <w:rsid w:val="6FC0545D"/>
    <w:rsid w:val="6FC24913"/>
    <w:rsid w:val="6FC36CFC"/>
    <w:rsid w:val="6FC52A74"/>
    <w:rsid w:val="6FC82564"/>
    <w:rsid w:val="6FC84312"/>
    <w:rsid w:val="6FCC3E02"/>
    <w:rsid w:val="6FCC5BB0"/>
    <w:rsid w:val="6FCE7B7A"/>
    <w:rsid w:val="6FCF744E"/>
    <w:rsid w:val="6FD35191"/>
    <w:rsid w:val="6FD40F09"/>
    <w:rsid w:val="6FD607DD"/>
    <w:rsid w:val="6FD64C81"/>
    <w:rsid w:val="6FD66A2F"/>
    <w:rsid w:val="6FD74555"/>
    <w:rsid w:val="6FD809F9"/>
    <w:rsid w:val="6FD8191A"/>
    <w:rsid w:val="6FD9651F"/>
    <w:rsid w:val="6FDB4045"/>
    <w:rsid w:val="6FDD600F"/>
    <w:rsid w:val="6FDE3B35"/>
    <w:rsid w:val="6FDE7692"/>
    <w:rsid w:val="6FE0340A"/>
    <w:rsid w:val="6FE078AE"/>
    <w:rsid w:val="6FE27182"/>
    <w:rsid w:val="6FE3114C"/>
    <w:rsid w:val="6FE50A20"/>
    <w:rsid w:val="6FE70C3C"/>
    <w:rsid w:val="6FE74798"/>
    <w:rsid w:val="6FEA4288"/>
    <w:rsid w:val="6FEC6252"/>
    <w:rsid w:val="6FED3DD0"/>
    <w:rsid w:val="6FED7240"/>
    <w:rsid w:val="6FEE5281"/>
    <w:rsid w:val="6FEF189F"/>
    <w:rsid w:val="6FF02FF0"/>
    <w:rsid w:val="6FF15617"/>
    <w:rsid w:val="6FF21C22"/>
    <w:rsid w:val="6FF2313D"/>
    <w:rsid w:val="6FF3138F"/>
    <w:rsid w:val="6FF46EB5"/>
    <w:rsid w:val="6FF60E7F"/>
    <w:rsid w:val="6FF61A33"/>
    <w:rsid w:val="6FF62C2D"/>
    <w:rsid w:val="6FF702F2"/>
    <w:rsid w:val="6FF70753"/>
    <w:rsid w:val="6FF944CB"/>
    <w:rsid w:val="6FFB46E7"/>
    <w:rsid w:val="6FFD045F"/>
    <w:rsid w:val="6FFD220E"/>
    <w:rsid w:val="6FFE5F86"/>
    <w:rsid w:val="6FFE7D34"/>
    <w:rsid w:val="7000585A"/>
    <w:rsid w:val="70013F75"/>
    <w:rsid w:val="700215D2"/>
    <w:rsid w:val="7003534A"/>
    <w:rsid w:val="700417EE"/>
    <w:rsid w:val="70052E70"/>
    <w:rsid w:val="70096E04"/>
    <w:rsid w:val="700A0487"/>
    <w:rsid w:val="700A66D9"/>
    <w:rsid w:val="700C41FF"/>
    <w:rsid w:val="700D3C59"/>
    <w:rsid w:val="700F0193"/>
    <w:rsid w:val="700F1F41"/>
    <w:rsid w:val="700F3CEF"/>
    <w:rsid w:val="7016644C"/>
    <w:rsid w:val="70182BA3"/>
    <w:rsid w:val="70187047"/>
    <w:rsid w:val="7019691C"/>
    <w:rsid w:val="701A2263"/>
    <w:rsid w:val="701B08E6"/>
    <w:rsid w:val="701B22BE"/>
    <w:rsid w:val="701B2694"/>
    <w:rsid w:val="701D640C"/>
    <w:rsid w:val="701E2184"/>
    <w:rsid w:val="701F74FE"/>
    <w:rsid w:val="70205EFC"/>
    <w:rsid w:val="70251764"/>
    <w:rsid w:val="70253512"/>
    <w:rsid w:val="70273DFF"/>
    <w:rsid w:val="70283432"/>
    <w:rsid w:val="70291255"/>
    <w:rsid w:val="70293181"/>
    <w:rsid w:val="70294DB1"/>
    <w:rsid w:val="702A6D7B"/>
    <w:rsid w:val="702C2AF3"/>
    <w:rsid w:val="702C664F"/>
    <w:rsid w:val="702E23C7"/>
    <w:rsid w:val="70300483"/>
    <w:rsid w:val="703025E3"/>
    <w:rsid w:val="70313054"/>
    <w:rsid w:val="70313C65"/>
    <w:rsid w:val="70333E81"/>
    <w:rsid w:val="703379DD"/>
    <w:rsid w:val="703642F5"/>
    <w:rsid w:val="70381498"/>
    <w:rsid w:val="703A5210"/>
    <w:rsid w:val="703B0F88"/>
    <w:rsid w:val="703B2D36"/>
    <w:rsid w:val="703B4AE4"/>
    <w:rsid w:val="703D1676"/>
    <w:rsid w:val="703D6AAE"/>
    <w:rsid w:val="703E5658"/>
    <w:rsid w:val="703E6382"/>
    <w:rsid w:val="704052CB"/>
    <w:rsid w:val="7040659E"/>
    <w:rsid w:val="70412B49"/>
    <w:rsid w:val="70422316"/>
    <w:rsid w:val="70433998"/>
    <w:rsid w:val="70441BEA"/>
    <w:rsid w:val="70457711"/>
    <w:rsid w:val="704A2F79"/>
    <w:rsid w:val="704A44CF"/>
    <w:rsid w:val="704C4F43"/>
    <w:rsid w:val="704E0CBB"/>
    <w:rsid w:val="704E2A69"/>
    <w:rsid w:val="704E4817"/>
    <w:rsid w:val="704E514D"/>
    <w:rsid w:val="704F65DD"/>
    <w:rsid w:val="705067E1"/>
    <w:rsid w:val="70507A6D"/>
    <w:rsid w:val="70513ACE"/>
    <w:rsid w:val="70524F5E"/>
    <w:rsid w:val="7056191E"/>
    <w:rsid w:val="7059768F"/>
    <w:rsid w:val="705B6F34"/>
    <w:rsid w:val="705C33D8"/>
    <w:rsid w:val="7060454A"/>
    <w:rsid w:val="7064228D"/>
    <w:rsid w:val="70645DE9"/>
    <w:rsid w:val="70651B61"/>
    <w:rsid w:val="706A53C9"/>
    <w:rsid w:val="706A7177"/>
    <w:rsid w:val="706D5DA0"/>
    <w:rsid w:val="70700C31"/>
    <w:rsid w:val="70705916"/>
    <w:rsid w:val="70716758"/>
    <w:rsid w:val="70730722"/>
    <w:rsid w:val="707324D0"/>
    <w:rsid w:val="70755580"/>
    <w:rsid w:val="70757FF6"/>
    <w:rsid w:val="70763D6E"/>
    <w:rsid w:val="70772C18"/>
    <w:rsid w:val="70786C79"/>
    <w:rsid w:val="707A1599"/>
    <w:rsid w:val="707A1AB0"/>
    <w:rsid w:val="707A385E"/>
    <w:rsid w:val="707B3132"/>
    <w:rsid w:val="707B75D6"/>
    <w:rsid w:val="707D50FC"/>
    <w:rsid w:val="707D6EAA"/>
    <w:rsid w:val="70802EA5"/>
    <w:rsid w:val="7080699B"/>
    <w:rsid w:val="708244C1"/>
    <w:rsid w:val="70840239"/>
    <w:rsid w:val="70853FB1"/>
    <w:rsid w:val="70862203"/>
    <w:rsid w:val="70871AD7"/>
    <w:rsid w:val="70877D29"/>
    <w:rsid w:val="708B778D"/>
    <w:rsid w:val="708C17E3"/>
    <w:rsid w:val="708C533F"/>
    <w:rsid w:val="708E2E66"/>
    <w:rsid w:val="70910BA8"/>
    <w:rsid w:val="70926DFA"/>
    <w:rsid w:val="709366CE"/>
    <w:rsid w:val="70952446"/>
    <w:rsid w:val="709541F4"/>
    <w:rsid w:val="709661BE"/>
    <w:rsid w:val="70967F6C"/>
    <w:rsid w:val="70977F82"/>
    <w:rsid w:val="709B37D5"/>
    <w:rsid w:val="709B5583"/>
    <w:rsid w:val="709D12FB"/>
    <w:rsid w:val="709D579F"/>
    <w:rsid w:val="709F32C5"/>
    <w:rsid w:val="709F3565"/>
    <w:rsid w:val="709F5073"/>
    <w:rsid w:val="70A42689"/>
    <w:rsid w:val="70A628A5"/>
    <w:rsid w:val="70A703CB"/>
    <w:rsid w:val="70A72179"/>
    <w:rsid w:val="70A73F27"/>
    <w:rsid w:val="70AA6F37"/>
    <w:rsid w:val="70AB1C6A"/>
    <w:rsid w:val="70AC59E2"/>
    <w:rsid w:val="70AE175A"/>
    <w:rsid w:val="70AF6D48"/>
    <w:rsid w:val="70B054D2"/>
    <w:rsid w:val="70B36D70"/>
    <w:rsid w:val="70B52AE8"/>
    <w:rsid w:val="70B54896"/>
    <w:rsid w:val="70B623BC"/>
    <w:rsid w:val="70B84386"/>
    <w:rsid w:val="70BA00FF"/>
    <w:rsid w:val="70BB7EBB"/>
    <w:rsid w:val="70BC3E77"/>
    <w:rsid w:val="70BC5C25"/>
    <w:rsid w:val="70BF140D"/>
    <w:rsid w:val="70BF5715"/>
    <w:rsid w:val="70BF74C3"/>
    <w:rsid w:val="70C04599"/>
    <w:rsid w:val="70C1148D"/>
    <w:rsid w:val="70C20D61"/>
    <w:rsid w:val="70C37D8E"/>
    <w:rsid w:val="70C573B0"/>
    <w:rsid w:val="70C745CA"/>
    <w:rsid w:val="70C76378"/>
    <w:rsid w:val="70C8102F"/>
    <w:rsid w:val="70C90342"/>
    <w:rsid w:val="70C96594"/>
    <w:rsid w:val="70CA6520"/>
    <w:rsid w:val="70CD6084"/>
    <w:rsid w:val="70D171F6"/>
    <w:rsid w:val="70D2369A"/>
    <w:rsid w:val="70D25448"/>
    <w:rsid w:val="70D32F6E"/>
    <w:rsid w:val="70D43718"/>
    <w:rsid w:val="70D53633"/>
    <w:rsid w:val="70D54F38"/>
    <w:rsid w:val="70D64AC3"/>
    <w:rsid w:val="70D70CB1"/>
    <w:rsid w:val="70D867D7"/>
    <w:rsid w:val="70D94A29"/>
    <w:rsid w:val="70DA60AB"/>
    <w:rsid w:val="70DC0075"/>
    <w:rsid w:val="70DE203F"/>
    <w:rsid w:val="70DE5E26"/>
    <w:rsid w:val="70DF72B6"/>
    <w:rsid w:val="70DF7B65"/>
    <w:rsid w:val="70E13317"/>
    <w:rsid w:val="70E138DD"/>
    <w:rsid w:val="70E150EF"/>
    <w:rsid w:val="70E17439"/>
    <w:rsid w:val="70E21403"/>
    <w:rsid w:val="70E37655"/>
    <w:rsid w:val="70E433CD"/>
    <w:rsid w:val="70E4517B"/>
    <w:rsid w:val="70E707C8"/>
    <w:rsid w:val="70E75A48"/>
    <w:rsid w:val="70E77EE3"/>
    <w:rsid w:val="70EB5687"/>
    <w:rsid w:val="70EB5859"/>
    <w:rsid w:val="70ED4030"/>
    <w:rsid w:val="70EE1B56"/>
    <w:rsid w:val="70F03B20"/>
    <w:rsid w:val="70F058CE"/>
    <w:rsid w:val="70F133F4"/>
    <w:rsid w:val="70F25AEA"/>
    <w:rsid w:val="70F3716D"/>
    <w:rsid w:val="70F74EAF"/>
    <w:rsid w:val="70F76C5D"/>
    <w:rsid w:val="70F829D5"/>
    <w:rsid w:val="70FA499F"/>
    <w:rsid w:val="70FE5410"/>
    <w:rsid w:val="71025602"/>
    <w:rsid w:val="71031AA6"/>
    <w:rsid w:val="71033854"/>
    <w:rsid w:val="710475CC"/>
    <w:rsid w:val="71063344"/>
    <w:rsid w:val="71094BE2"/>
    <w:rsid w:val="71096990"/>
    <w:rsid w:val="710A0DE2"/>
    <w:rsid w:val="710B2708"/>
    <w:rsid w:val="710B6BAC"/>
    <w:rsid w:val="710C62D3"/>
    <w:rsid w:val="710E21F8"/>
    <w:rsid w:val="711060E4"/>
    <w:rsid w:val="71123A97"/>
    <w:rsid w:val="71184E25"/>
    <w:rsid w:val="71192D04"/>
    <w:rsid w:val="71193077"/>
    <w:rsid w:val="711A294B"/>
    <w:rsid w:val="711A6DEF"/>
    <w:rsid w:val="711C66C3"/>
    <w:rsid w:val="711E68DF"/>
    <w:rsid w:val="711F7F62"/>
    <w:rsid w:val="71211F2C"/>
    <w:rsid w:val="71213CDA"/>
    <w:rsid w:val="71235C9B"/>
    <w:rsid w:val="712437CA"/>
    <w:rsid w:val="71257C6E"/>
    <w:rsid w:val="712612F0"/>
    <w:rsid w:val="71261A4B"/>
    <w:rsid w:val="712832BA"/>
    <w:rsid w:val="71290DE0"/>
    <w:rsid w:val="71297032"/>
    <w:rsid w:val="712A5284"/>
    <w:rsid w:val="712B4B58"/>
    <w:rsid w:val="712B6906"/>
    <w:rsid w:val="712D267F"/>
    <w:rsid w:val="712D6B22"/>
    <w:rsid w:val="712E4649"/>
    <w:rsid w:val="7133147E"/>
    <w:rsid w:val="71333A0D"/>
    <w:rsid w:val="71346C20"/>
    <w:rsid w:val="71353C29"/>
    <w:rsid w:val="713734FD"/>
    <w:rsid w:val="713752AB"/>
    <w:rsid w:val="71383E60"/>
    <w:rsid w:val="713954C7"/>
    <w:rsid w:val="71397CBC"/>
    <w:rsid w:val="713A123F"/>
    <w:rsid w:val="713A1351"/>
    <w:rsid w:val="713D6842"/>
    <w:rsid w:val="713E2ADE"/>
    <w:rsid w:val="713E2FC8"/>
    <w:rsid w:val="713E488C"/>
    <w:rsid w:val="713F0604"/>
    <w:rsid w:val="713F23B2"/>
    <w:rsid w:val="713F6856"/>
    <w:rsid w:val="714125CE"/>
    <w:rsid w:val="714300F4"/>
    <w:rsid w:val="714479C8"/>
    <w:rsid w:val="7145658E"/>
    <w:rsid w:val="71460F4D"/>
    <w:rsid w:val="71463740"/>
    <w:rsid w:val="71483955"/>
    <w:rsid w:val="71493231"/>
    <w:rsid w:val="714A1482"/>
    <w:rsid w:val="714A6275"/>
    <w:rsid w:val="714B51FB"/>
    <w:rsid w:val="714B6FA9"/>
    <w:rsid w:val="714D0F73"/>
    <w:rsid w:val="714E0847"/>
    <w:rsid w:val="714E6086"/>
    <w:rsid w:val="714E77C7"/>
    <w:rsid w:val="715045BF"/>
    <w:rsid w:val="71504CB8"/>
    <w:rsid w:val="7150636D"/>
    <w:rsid w:val="71542301"/>
    <w:rsid w:val="715440AF"/>
    <w:rsid w:val="71571FBA"/>
    <w:rsid w:val="715735F6"/>
    <w:rsid w:val="7157594D"/>
    <w:rsid w:val="715776FB"/>
    <w:rsid w:val="71581782"/>
    <w:rsid w:val="715916C6"/>
    <w:rsid w:val="715B3690"/>
    <w:rsid w:val="715C11B6"/>
    <w:rsid w:val="715C2F64"/>
    <w:rsid w:val="715D1D52"/>
    <w:rsid w:val="715D46EB"/>
    <w:rsid w:val="715E6CDC"/>
    <w:rsid w:val="715F2A54"/>
    <w:rsid w:val="7161057A"/>
    <w:rsid w:val="7162598C"/>
    <w:rsid w:val="71630796"/>
    <w:rsid w:val="716419ED"/>
    <w:rsid w:val="71641E18"/>
    <w:rsid w:val="716445BE"/>
    <w:rsid w:val="71663DE2"/>
    <w:rsid w:val="71665B90"/>
    <w:rsid w:val="71685DAD"/>
    <w:rsid w:val="716A38D3"/>
    <w:rsid w:val="716B13F9"/>
    <w:rsid w:val="716B31A7"/>
    <w:rsid w:val="71704C61"/>
    <w:rsid w:val="71722787"/>
    <w:rsid w:val="71725314"/>
    <w:rsid w:val="71755543"/>
    <w:rsid w:val="717669D3"/>
    <w:rsid w:val="71771B4C"/>
    <w:rsid w:val="71777D9E"/>
    <w:rsid w:val="717958C4"/>
    <w:rsid w:val="717A163C"/>
    <w:rsid w:val="717A3C13"/>
    <w:rsid w:val="717B7C74"/>
    <w:rsid w:val="717C2845"/>
    <w:rsid w:val="717C3606"/>
    <w:rsid w:val="717D2594"/>
    <w:rsid w:val="717D3CD5"/>
    <w:rsid w:val="717E737E"/>
    <w:rsid w:val="717F6C52"/>
    <w:rsid w:val="718030F6"/>
    <w:rsid w:val="71804EA4"/>
    <w:rsid w:val="718129CA"/>
    <w:rsid w:val="718304F0"/>
    <w:rsid w:val="718524BB"/>
    <w:rsid w:val="71864485"/>
    <w:rsid w:val="71866233"/>
    <w:rsid w:val="71867FE1"/>
    <w:rsid w:val="71881FAB"/>
    <w:rsid w:val="71883D59"/>
    <w:rsid w:val="7189187F"/>
    <w:rsid w:val="718A7AD1"/>
    <w:rsid w:val="718B3849"/>
    <w:rsid w:val="718D136F"/>
    <w:rsid w:val="718D5813"/>
    <w:rsid w:val="718F3339"/>
    <w:rsid w:val="718F50E7"/>
    <w:rsid w:val="718F6E95"/>
    <w:rsid w:val="71900E5F"/>
    <w:rsid w:val="71922E29"/>
    <w:rsid w:val="71924BD7"/>
    <w:rsid w:val="719426FE"/>
    <w:rsid w:val="71956476"/>
    <w:rsid w:val="71966F90"/>
    <w:rsid w:val="71970440"/>
    <w:rsid w:val="71972D4F"/>
    <w:rsid w:val="719B1CDE"/>
    <w:rsid w:val="719B7F30"/>
    <w:rsid w:val="719C15B2"/>
    <w:rsid w:val="719D1B7E"/>
    <w:rsid w:val="719E474F"/>
    <w:rsid w:val="719E532A"/>
    <w:rsid w:val="71A072F4"/>
    <w:rsid w:val="71A130D0"/>
    <w:rsid w:val="71A24560"/>
    <w:rsid w:val="71A32941"/>
    <w:rsid w:val="71A52B5D"/>
    <w:rsid w:val="71A62431"/>
    <w:rsid w:val="71A768D5"/>
    <w:rsid w:val="71A843FB"/>
    <w:rsid w:val="71A87F57"/>
    <w:rsid w:val="71AB5C99"/>
    <w:rsid w:val="71AC3EEB"/>
    <w:rsid w:val="71AD1A11"/>
    <w:rsid w:val="71AE2B03"/>
    <w:rsid w:val="71B0505E"/>
    <w:rsid w:val="71B20DD6"/>
    <w:rsid w:val="71B46975"/>
    <w:rsid w:val="71B72890"/>
    <w:rsid w:val="71B92164"/>
    <w:rsid w:val="71BB412E"/>
    <w:rsid w:val="71BB5EDC"/>
    <w:rsid w:val="71BC7EA6"/>
    <w:rsid w:val="71BE59CD"/>
    <w:rsid w:val="71BE777B"/>
    <w:rsid w:val="71C034F3"/>
    <w:rsid w:val="71C11019"/>
    <w:rsid w:val="71C163A8"/>
    <w:rsid w:val="71C31235"/>
    <w:rsid w:val="71C34D91"/>
    <w:rsid w:val="71C650B7"/>
    <w:rsid w:val="71CA25C3"/>
    <w:rsid w:val="71CA376C"/>
    <w:rsid w:val="71CD20B4"/>
    <w:rsid w:val="71CD751C"/>
    <w:rsid w:val="71CD79BE"/>
    <w:rsid w:val="71CE20ED"/>
    <w:rsid w:val="71CF3736"/>
    <w:rsid w:val="71D21478"/>
    <w:rsid w:val="71D23226"/>
    <w:rsid w:val="71D451F0"/>
    <w:rsid w:val="71D62D16"/>
    <w:rsid w:val="71D84CE0"/>
    <w:rsid w:val="71D90A58"/>
    <w:rsid w:val="71D92FD5"/>
    <w:rsid w:val="71D945B4"/>
    <w:rsid w:val="71DB032D"/>
    <w:rsid w:val="71DE04A1"/>
    <w:rsid w:val="71E371E1"/>
    <w:rsid w:val="71E5266B"/>
    <w:rsid w:val="71E52F59"/>
    <w:rsid w:val="71E573FD"/>
    <w:rsid w:val="71EA0570"/>
    <w:rsid w:val="71EC078C"/>
    <w:rsid w:val="71ED1E0E"/>
    <w:rsid w:val="71ED62B2"/>
    <w:rsid w:val="71EF202A"/>
    <w:rsid w:val="71F15DA2"/>
    <w:rsid w:val="71F16917"/>
    <w:rsid w:val="71F17B50"/>
    <w:rsid w:val="71F43E08"/>
    <w:rsid w:val="71F47640"/>
    <w:rsid w:val="71F633B8"/>
    <w:rsid w:val="71F66F14"/>
    <w:rsid w:val="71F950A9"/>
    <w:rsid w:val="71FA7E19"/>
    <w:rsid w:val="71FB277D"/>
    <w:rsid w:val="71FB4625"/>
    <w:rsid w:val="71FD4747"/>
    <w:rsid w:val="71FE226D"/>
    <w:rsid w:val="720158B9"/>
    <w:rsid w:val="72031631"/>
    <w:rsid w:val="72032534"/>
    <w:rsid w:val="72035AD5"/>
    <w:rsid w:val="720421BC"/>
    <w:rsid w:val="72054BEE"/>
    <w:rsid w:val="72054D8D"/>
    <w:rsid w:val="720553A9"/>
    <w:rsid w:val="72062ED0"/>
    <w:rsid w:val="7206621D"/>
    <w:rsid w:val="72071122"/>
    <w:rsid w:val="72086C48"/>
    <w:rsid w:val="72094B9E"/>
    <w:rsid w:val="720A0C12"/>
    <w:rsid w:val="720A29C0"/>
    <w:rsid w:val="720C2BDC"/>
    <w:rsid w:val="720C498A"/>
    <w:rsid w:val="720D425E"/>
    <w:rsid w:val="720E0702"/>
    <w:rsid w:val="721101F2"/>
    <w:rsid w:val="72113330"/>
    <w:rsid w:val="72113D4E"/>
    <w:rsid w:val="721148E6"/>
    <w:rsid w:val="72127AC6"/>
    <w:rsid w:val="72133F6A"/>
    <w:rsid w:val="7214383E"/>
    <w:rsid w:val="72161365"/>
    <w:rsid w:val="72165809"/>
    <w:rsid w:val="72181581"/>
    <w:rsid w:val="7218332F"/>
    <w:rsid w:val="721970A7"/>
    <w:rsid w:val="721B2E1F"/>
    <w:rsid w:val="721B4BCD"/>
    <w:rsid w:val="721B697B"/>
    <w:rsid w:val="721D0945"/>
    <w:rsid w:val="721D26F3"/>
    <w:rsid w:val="721D44A4"/>
    <w:rsid w:val="721F6E5B"/>
    <w:rsid w:val="722021E3"/>
    <w:rsid w:val="72207B6A"/>
    <w:rsid w:val="72227D09"/>
    <w:rsid w:val="72233A82"/>
    <w:rsid w:val="722417A6"/>
    <w:rsid w:val="72247ABB"/>
    <w:rsid w:val="72253C9E"/>
    <w:rsid w:val="72255807"/>
    <w:rsid w:val="722640C6"/>
    <w:rsid w:val="722717C4"/>
    <w:rsid w:val="72275556"/>
    <w:rsid w:val="72281098"/>
    <w:rsid w:val="722872EA"/>
    <w:rsid w:val="722A3062"/>
    <w:rsid w:val="722A3ED7"/>
    <w:rsid w:val="722A5618"/>
    <w:rsid w:val="722D2858"/>
    <w:rsid w:val="722D66AE"/>
    <w:rsid w:val="722E4900"/>
    <w:rsid w:val="722F44D5"/>
    <w:rsid w:val="722F68B9"/>
    <w:rsid w:val="722F68CA"/>
    <w:rsid w:val="72331F17"/>
    <w:rsid w:val="72345C8F"/>
    <w:rsid w:val="72361A07"/>
    <w:rsid w:val="723637B5"/>
    <w:rsid w:val="72367C59"/>
    <w:rsid w:val="7238577F"/>
    <w:rsid w:val="72395053"/>
    <w:rsid w:val="723B0DCB"/>
    <w:rsid w:val="723D0FE7"/>
    <w:rsid w:val="723D4B43"/>
    <w:rsid w:val="723E4F1D"/>
    <w:rsid w:val="723F4D5F"/>
    <w:rsid w:val="7241389E"/>
    <w:rsid w:val="7242215A"/>
    <w:rsid w:val="72435ED2"/>
    <w:rsid w:val="72440D8F"/>
    <w:rsid w:val="72442376"/>
    <w:rsid w:val="72477770"/>
    <w:rsid w:val="72480BA0"/>
    <w:rsid w:val="724A6091"/>
    <w:rsid w:val="724A7260"/>
    <w:rsid w:val="724C122A"/>
    <w:rsid w:val="724C2FD8"/>
    <w:rsid w:val="724C4D86"/>
    <w:rsid w:val="724D0AFE"/>
    <w:rsid w:val="724E4FA2"/>
    <w:rsid w:val="724E6D50"/>
    <w:rsid w:val="725105EF"/>
    <w:rsid w:val="725162FB"/>
    <w:rsid w:val="725325B9"/>
    <w:rsid w:val="72536115"/>
    <w:rsid w:val="72541E8D"/>
    <w:rsid w:val="72551845"/>
    <w:rsid w:val="72565C05"/>
    <w:rsid w:val="7258197D"/>
    <w:rsid w:val="72587BCF"/>
    <w:rsid w:val="725A3947"/>
    <w:rsid w:val="725B146D"/>
    <w:rsid w:val="725B321B"/>
    <w:rsid w:val="725B76BF"/>
    <w:rsid w:val="725D3437"/>
    <w:rsid w:val="725E2D0C"/>
    <w:rsid w:val="725E2DC6"/>
    <w:rsid w:val="725F0F5E"/>
    <w:rsid w:val="72606A84"/>
    <w:rsid w:val="726102B7"/>
    <w:rsid w:val="72620A4E"/>
    <w:rsid w:val="726447C6"/>
    <w:rsid w:val="72677E12"/>
    <w:rsid w:val="726A16B0"/>
    <w:rsid w:val="726A7902"/>
    <w:rsid w:val="726C5429"/>
    <w:rsid w:val="726C71D7"/>
    <w:rsid w:val="726E2F4F"/>
    <w:rsid w:val="726E73F3"/>
    <w:rsid w:val="7270316B"/>
    <w:rsid w:val="72710C91"/>
    <w:rsid w:val="72734A09"/>
    <w:rsid w:val="727367B7"/>
    <w:rsid w:val="727662A7"/>
    <w:rsid w:val="7278201F"/>
    <w:rsid w:val="727A5D97"/>
    <w:rsid w:val="727B4EBF"/>
    <w:rsid w:val="727B566C"/>
    <w:rsid w:val="727D13E4"/>
    <w:rsid w:val="727D5888"/>
    <w:rsid w:val="727D7636"/>
    <w:rsid w:val="727F515C"/>
    <w:rsid w:val="72800ED4"/>
    <w:rsid w:val="72807126"/>
    <w:rsid w:val="72824C4C"/>
    <w:rsid w:val="72842772"/>
    <w:rsid w:val="7285473C"/>
    <w:rsid w:val="72866971"/>
    <w:rsid w:val="72874010"/>
    <w:rsid w:val="72895FDA"/>
    <w:rsid w:val="72897D89"/>
    <w:rsid w:val="728A0953"/>
    <w:rsid w:val="728A3B01"/>
    <w:rsid w:val="728C5ACB"/>
    <w:rsid w:val="728C7879"/>
    <w:rsid w:val="728D4703"/>
    <w:rsid w:val="728E539F"/>
    <w:rsid w:val="729055BB"/>
    <w:rsid w:val="72914E8F"/>
    <w:rsid w:val="72916C3D"/>
    <w:rsid w:val="72930C07"/>
    <w:rsid w:val="72936E59"/>
    <w:rsid w:val="72955A66"/>
    <w:rsid w:val="729624A5"/>
    <w:rsid w:val="72966949"/>
    <w:rsid w:val="72972F57"/>
    <w:rsid w:val="7298621E"/>
    <w:rsid w:val="729A1F96"/>
    <w:rsid w:val="729C5939"/>
    <w:rsid w:val="729D55E2"/>
    <w:rsid w:val="729E5688"/>
    <w:rsid w:val="729F135A"/>
    <w:rsid w:val="72A252EE"/>
    <w:rsid w:val="72A42E14"/>
    <w:rsid w:val="72A44BC2"/>
    <w:rsid w:val="72A526E9"/>
    <w:rsid w:val="72A66B8C"/>
    <w:rsid w:val="72A7312D"/>
    <w:rsid w:val="72A76461"/>
    <w:rsid w:val="72A921D9"/>
    <w:rsid w:val="72A9667D"/>
    <w:rsid w:val="72AA7F3D"/>
    <w:rsid w:val="72AB13CD"/>
    <w:rsid w:val="72AB41A3"/>
    <w:rsid w:val="72AC7F1B"/>
    <w:rsid w:val="72AE5A41"/>
    <w:rsid w:val="72B1108D"/>
    <w:rsid w:val="72B15531"/>
    <w:rsid w:val="72B172DF"/>
    <w:rsid w:val="72B24F8E"/>
    <w:rsid w:val="72B33057"/>
    <w:rsid w:val="72B50B7E"/>
    <w:rsid w:val="72B648F6"/>
    <w:rsid w:val="72B666A4"/>
    <w:rsid w:val="72B8066E"/>
    <w:rsid w:val="72B8241C"/>
    <w:rsid w:val="72BB1F0C"/>
    <w:rsid w:val="72BC63B0"/>
    <w:rsid w:val="72BD11EA"/>
    <w:rsid w:val="72BF0CD3"/>
    <w:rsid w:val="72BF7592"/>
    <w:rsid w:val="72C15774"/>
    <w:rsid w:val="72C25048"/>
    <w:rsid w:val="72C2773E"/>
    <w:rsid w:val="72C40DC1"/>
    <w:rsid w:val="72C708B1"/>
    <w:rsid w:val="72C74D55"/>
    <w:rsid w:val="72C9287B"/>
    <w:rsid w:val="72CB03A1"/>
    <w:rsid w:val="72CB65F3"/>
    <w:rsid w:val="72CC4119"/>
    <w:rsid w:val="72CC5EC7"/>
    <w:rsid w:val="72CD4767"/>
    <w:rsid w:val="72CD5D48"/>
    <w:rsid w:val="72CE7E91"/>
    <w:rsid w:val="72D059B7"/>
    <w:rsid w:val="72D130E8"/>
    <w:rsid w:val="72D178A1"/>
    <w:rsid w:val="72D37256"/>
    <w:rsid w:val="72D51220"/>
    <w:rsid w:val="72D540E5"/>
    <w:rsid w:val="72D60AF4"/>
    <w:rsid w:val="72D74F98"/>
    <w:rsid w:val="72D80D10"/>
    <w:rsid w:val="72D82ABE"/>
    <w:rsid w:val="72D8486C"/>
    <w:rsid w:val="72D92D0A"/>
    <w:rsid w:val="72DA3B34"/>
    <w:rsid w:val="72DA419A"/>
    <w:rsid w:val="72DC25AE"/>
    <w:rsid w:val="72DD00D4"/>
    <w:rsid w:val="72DD1E82"/>
    <w:rsid w:val="72DD6326"/>
    <w:rsid w:val="72DF209E"/>
    <w:rsid w:val="72DF3E4C"/>
    <w:rsid w:val="72DF5BFA"/>
    <w:rsid w:val="72DF6B7C"/>
    <w:rsid w:val="72E256EB"/>
    <w:rsid w:val="72E262CE"/>
    <w:rsid w:val="72E622DB"/>
    <w:rsid w:val="72E70F53"/>
    <w:rsid w:val="72E72D01"/>
    <w:rsid w:val="72E74AAF"/>
    <w:rsid w:val="72E871A5"/>
    <w:rsid w:val="72E90827"/>
    <w:rsid w:val="72EA3C8F"/>
    <w:rsid w:val="72EC6569"/>
    <w:rsid w:val="72EE408F"/>
    <w:rsid w:val="72F01BB6"/>
    <w:rsid w:val="72F07E08"/>
    <w:rsid w:val="72F22421"/>
    <w:rsid w:val="72F35B4A"/>
    <w:rsid w:val="72F571CC"/>
    <w:rsid w:val="72F90BB3"/>
    <w:rsid w:val="72FC6D7F"/>
    <w:rsid w:val="72FD0776"/>
    <w:rsid w:val="72FD42D3"/>
    <w:rsid w:val="72FD796D"/>
    <w:rsid w:val="72FF004B"/>
    <w:rsid w:val="72FF629D"/>
    <w:rsid w:val="73010267"/>
    <w:rsid w:val="730178BE"/>
    <w:rsid w:val="73025D8D"/>
    <w:rsid w:val="73035F77"/>
    <w:rsid w:val="73041B05"/>
    <w:rsid w:val="730613D9"/>
    <w:rsid w:val="73061D27"/>
    <w:rsid w:val="73075151"/>
    <w:rsid w:val="73076EFF"/>
    <w:rsid w:val="730C2768"/>
    <w:rsid w:val="730E028E"/>
    <w:rsid w:val="73104006"/>
    <w:rsid w:val="73117D7E"/>
    <w:rsid w:val="73124222"/>
    <w:rsid w:val="73131D48"/>
    <w:rsid w:val="73131F38"/>
    <w:rsid w:val="73137F9A"/>
    <w:rsid w:val="73155AC0"/>
    <w:rsid w:val="73156B68"/>
    <w:rsid w:val="73165394"/>
    <w:rsid w:val="731735E6"/>
    <w:rsid w:val="7318110C"/>
    <w:rsid w:val="7318735E"/>
    <w:rsid w:val="731955B0"/>
    <w:rsid w:val="731A1328"/>
    <w:rsid w:val="731A4E85"/>
    <w:rsid w:val="731C0BFD"/>
    <w:rsid w:val="731C29AB"/>
    <w:rsid w:val="731D6723"/>
    <w:rsid w:val="73243F55"/>
    <w:rsid w:val="73263829"/>
    <w:rsid w:val="732775A1"/>
    <w:rsid w:val="7329331A"/>
    <w:rsid w:val="732B25B2"/>
    <w:rsid w:val="732B52E4"/>
    <w:rsid w:val="732C5ED6"/>
    <w:rsid w:val="732C6966"/>
    <w:rsid w:val="732D105C"/>
    <w:rsid w:val="732D4BB8"/>
    <w:rsid w:val="732E0930"/>
    <w:rsid w:val="732E6B82"/>
    <w:rsid w:val="733028FA"/>
    <w:rsid w:val="733046A8"/>
    <w:rsid w:val="73320420"/>
    <w:rsid w:val="733221CE"/>
    <w:rsid w:val="73357F10"/>
    <w:rsid w:val="733777E5"/>
    <w:rsid w:val="733817AF"/>
    <w:rsid w:val="733A72D5"/>
    <w:rsid w:val="733C129F"/>
    <w:rsid w:val="733C4DFB"/>
    <w:rsid w:val="733E17AF"/>
    <w:rsid w:val="733F0D8F"/>
    <w:rsid w:val="733F48EB"/>
    <w:rsid w:val="733F6699"/>
    <w:rsid w:val="73410663"/>
    <w:rsid w:val="73412411"/>
    <w:rsid w:val="73440153"/>
    <w:rsid w:val="734463B8"/>
    <w:rsid w:val="73455D2A"/>
    <w:rsid w:val="7346211D"/>
    <w:rsid w:val="73463ECB"/>
    <w:rsid w:val="73465C7A"/>
    <w:rsid w:val="734819F2"/>
    <w:rsid w:val="734939BC"/>
    <w:rsid w:val="7349576A"/>
    <w:rsid w:val="734B14E2"/>
    <w:rsid w:val="734C0DB6"/>
    <w:rsid w:val="734E2D80"/>
    <w:rsid w:val="734E594C"/>
    <w:rsid w:val="734F0FD2"/>
    <w:rsid w:val="735142CD"/>
    <w:rsid w:val="73520AC2"/>
    <w:rsid w:val="73532145"/>
    <w:rsid w:val="735465E8"/>
    <w:rsid w:val="7357013F"/>
    <w:rsid w:val="73571C35"/>
    <w:rsid w:val="735760D9"/>
    <w:rsid w:val="73591E51"/>
    <w:rsid w:val="73592A5F"/>
    <w:rsid w:val="73593BFF"/>
    <w:rsid w:val="735A1725"/>
    <w:rsid w:val="735C36EF"/>
    <w:rsid w:val="735C724B"/>
    <w:rsid w:val="735D6B82"/>
    <w:rsid w:val="735E1215"/>
    <w:rsid w:val="735E7467"/>
    <w:rsid w:val="735F4F8D"/>
    <w:rsid w:val="735F68D1"/>
    <w:rsid w:val="735F6D3B"/>
    <w:rsid w:val="73613DC2"/>
    <w:rsid w:val="7363682B"/>
    <w:rsid w:val="736425A4"/>
    <w:rsid w:val="736600CA"/>
    <w:rsid w:val="73661E78"/>
    <w:rsid w:val="7366631C"/>
    <w:rsid w:val="73685BF0"/>
    <w:rsid w:val="73685C1A"/>
    <w:rsid w:val="73697BBA"/>
    <w:rsid w:val="736B1B84"/>
    <w:rsid w:val="736B748E"/>
    <w:rsid w:val="736D1458"/>
    <w:rsid w:val="736E6F7E"/>
    <w:rsid w:val="73700F48"/>
    <w:rsid w:val="7370719A"/>
    <w:rsid w:val="73722F12"/>
    <w:rsid w:val="73726A6F"/>
    <w:rsid w:val="73734595"/>
    <w:rsid w:val="73740A39"/>
    <w:rsid w:val="737427E7"/>
    <w:rsid w:val="7375030D"/>
    <w:rsid w:val="73770529"/>
    <w:rsid w:val="737722D7"/>
    <w:rsid w:val="73780BB9"/>
    <w:rsid w:val="73781BAB"/>
    <w:rsid w:val="737A34D9"/>
    <w:rsid w:val="737A3B75"/>
    <w:rsid w:val="737C169B"/>
    <w:rsid w:val="737C5B3F"/>
    <w:rsid w:val="737C78ED"/>
    <w:rsid w:val="737F118B"/>
    <w:rsid w:val="737F7C72"/>
    <w:rsid w:val="73814F04"/>
    <w:rsid w:val="73830C7C"/>
    <w:rsid w:val="73837AC6"/>
    <w:rsid w:val="738467A2"/>
    <w:rsid w:val="7384715C"/>
    <w:rsid w:val="73852C46"/>
    <w:rsid w:val="738549F4"/>
    <w:rsid w:val="7386251A"/>
    <w:rsid w:val="738642C8"/>
    <w:rsid w:val="738806AE"/>
    <w:rsid w:val="73893DB8"/>
    <w:rsid w:val="738B7B30"/>
    <w:rsid w:val="738D5656"/>
    <w:rsid w:val="738F7621"/>
    <w:rsid w:val="73905147"/>
    <w:rsid w:val="73922C6D"/>
    <w:rsid w:val="73927111"/>
    <w:rsid w:val="739369E5"/>
    <w:rsid w:val="73944C37"/>
    <w:rsid w:val="739509AF"/>
    <w:rsid w:val="73951571"/>
    <w:rsid w:val="73970283"/>
    <w:rsid w:val="73972979"/>
    <w:rsid w:val="739C1D3D"/>
    <w:rsid w:val="739C3AEB"/>
    <w:rsid w:val="739C7F8F"/>
    <w:rsid w:val="739E7864"/>
    <w:rsid w:val="739F538A"/>
    <w:rsid w:val="73A0182E"/>
    <w:rsid w:val="73A3131E"/>
    <w:rsid w:val="73A46746"/>
    <w:rsid w:val="73A47BD6"/>
    <w:rsid w:val="73A56E44"/>
    <w:rsid w:val="73A62BBC"/>
    <w:rsid w:val="73A806E2"/>
    <w:rsid w:val="73AA26AC"/>
    <w:rsid w:val="73AB3D2F"/>
    <w:rsid w:val="73AE5E19"/>
    <w:rsid w:val="73AF1A71"/>
    <w:rsid w:val="73AF4CE8"/>
    <w:rsid w:val="73B13A3B"/>
    <w:rsid w:val="73B250BD"/>
    <w:rsid w:val="73B452D9"/>
    <w:rsid w:val="73B47087"/>
    <w:rsid w:val="73B50B5A"/>
    <w:rsid w:val="73B52DFF"/>
    <w:rsid w:val="73B61051"/>
    <w:rsid w:val="73B70C99"/>
    <w:rsid w:val="73B726D3"/>
    <w:rsid w:val="73B9469D"/>
    <w:rsid w:val="73BA21C4"/>
    <w:rsid w:val="73BB0416"/>
    <w:rsid w:val="73BB1DFB"/>
    <w:rsid w:val="73BB6668"/>
    <w:rsid w:val="73BC23E0"/>
    <w:rsid w:val="73BC418E"/>
    <w:rsid w:val="73BC69EE"/>
    <w:rsid w:val="73BE3A62"/>
    <w:rsid w:val="73BE7F06"/>
    <w:rsid w:val="73BF77DA"/>
    <w:rsid w:val="73C03C7E"/>
    <w:rsid w:val="73C3376E"/>
    <w:rsid w:val="73C372CA"/>
    <w:rsid w:val="73C471BF"/>
    <w:rsid w:val="73C51294"/>
    <w:rsid w:val="73C60B68"/>
    <w:rsid w:val="73C6500C"/>
    <w:rsid w:val="73C848E1"/>
    <w:rsid w:val="73CA3031"/>
    <w:rsid w:val="73CC2623"/>
    <w:rsid w:val="73CF2113"/>
    <w:rsid w:val="73CF3EC1"/>
    <w:rsid w:val="73D2750D"/>
    <w:rsid w:val="73D43285"/>
    <w:rsid w:val="73D5156F"/>
    <w:rsid w:val="73D634A1"/>
    <w:rsid w:val="73D74B24"/>
    <w:rsid w:val="73D9089C"/>
    <w:rsid w:val="73DA4614"/>
    <w:rsid w:val="73DD4830"/>
    <w:rsid w:val="73DE5EB2"/>
    <w:rsid w:val="73DF45AA"/>
    <w:rsid w:val="73E00E2F"/>
    <w:rsid w:val="73E159A2"/>
    <w:rsid w:val="73E21E46"/>
    <w:rsid w:val="73E3171A"/>
    <w:rsid w:val="73E3796C"/>
    <w:rsid w:val="73E564F8"/>
    <w:rsid w:val="73E831D5"/>
    <w:rsid w:val="73E84F83"/>
    <w:rsid w:val="73E8676B"/>
    <w:rsid w:val="73E94E79"/>
    <w:rsid w:val="73EA0CFB"/>
    <w:rsid w:val="73EB7799"/>
    <w:rsid w:val="73EC173C"/>
    <w:rsid w:val="73ED07EB"/>
    <w:rsid w:val="73ED2599"/>
    <w:rsid w:val="73F0217B"/>
    <w:rsid w:val="73F05BE5"/>
    <w:rsid w:val="73F12089"/>
    <w:rsid w:val="73F2195D"/>
    <w:rsid w:val="73F73418"/>
    <w:rsid w:val="73F76F74"/>
    <w:rsid w:val="73F9496E"/>
    <w:rsid w:val="73FA41DD"/>
    <w:rsid w:val="73FB071E"/>
    <w:rsid w:val="73FB2F08"/>
    <w:rsid w:val="73FB4CB6"/>
    <w:rsid w:val="73FB6A64"/>
    <w:rsid w:val="73FC32EF"/>
    <w:rsid w:val="73FC458A"/>
    <w:rsid w:val="73FF07E0"/>
    <w:rsid w:val="740022CC"/>
    <w:rsid w:val="74017DF2"/>
    <w:rsid w:val="74024296"/>
    <w:rsid w:val="74031DBD"/>
    <w:rsid w:val="74033BE6"/>
    <w:rsid w:val="74035919"/>
    <w:rsid w:val="74044652"/>
    <w:rsid w:val="74051691"/>
    <w:rsid w:val="74052F11"/>
    <w:rsid w:val="74055AE2"/>
    <w:rsid w:val="740578E3"/>
    <w:rsid w:val="74065409"/>
    <w:rsid w:val="740A314B"/>
    <w:rsid w:val="740A58F3"/>
    <w:rsid w:val="740C0C71"/>
    <w:rsid w:val="740C6EC3"/>
    <w:rsid w:val="740E02D5"/>
    <w:rsid w:val="740F250F"/>
    <w:rsid w:val="740F42BD"/>
    <w:rsid w:val="74100036"/>
    <w:rsid w:val="74114085"/>
    <w:rsid w:val="74122000"/>
    <w:rsid w:val="741369A5"/>
    <w:rsid w:val="7416389E"/>
    <w:rsid w:val="7416564C"/>
    <w:rsid w:val="7418207D"/>
    <w:rsid w:val="74185868"/>
    <w:rsid w:val="741915E0"/>
    <w:rsid w:val="7419338E"/>
    <w:rsid w:val="741B2C62"/>
    <w:rsid w:val="741B5358"/>
    <w:rsid w:val="741B7106"/>
    <w:rsid w:val="741D2E7E"/>
    <w:rsid w:val="741E2752"/>
    <w:rsid w:val="741E51F9"/>
    <w:rsid w:val="74212243"/>
    <w:rsid w:val="74220495"/>
    <w:rsid w:val="7422500A"/>
    <w:rsid w:val="7423420D"/>
    <w:rsid w:val="7424106B"/>
    <w:rsid w:val="7425394E"/>
    <w:rsid w:val="74253AE1"/>
    <w:rsid w:val="74275AAB"/>
    <w:rsid w:val="74277859"/>
    <w:rsid w:val="7428537F"/>
    <w:rsid w:val="742A10F7"/>
    <w:rsid w:val="742A559B"/>
    <w:rsid w:val="742A7C83"/>
    <w:rsid w:val="742C1313"/>
    <w:rsid w:val="742C30C1"/>
    <w:rsid w:val="742C4E6F"/>
    <w:rsid w:val="742D0BE7"/>
    <w:rsid w:val="742F2BB2"/>
    <w:rsid w:val="743106D8"/>
    <w:rsid w:val="74312486"/>
    <w:rsid w:val="7432716E"/>
    <w:rsid w:val="74343D24"/>
    <w:rsid w:val="7434641A"/>
    <w:rsid w:val="743708F7"/>
    <w:rsid w:val="74387CB8"/>
    <w:rsid w:val="74393A30"/>
    <w:rsid w:val="743D707D"/>
    <w:rsid w:val="743F4532"/>
    <w:rsid w:val="74404DBF"/>
    <w:rsid w:val="74411A23"/>
    <w:rsid w:val="74422EB3"/>
    <w:rsid w:val="74424693"/>
    <w:rsid w:val="744321B9"/>
    <w:rsid w:val="744523D5"/>
    <w:rsid w:val="74461834"/>
    <w:rsid w:val="74463A57"/>
    <w:rsid w:val="74477EFB"/>
    <w:rsid w:val="74485A21"/>
    <w:rsid w:val="744877CF"/>
    <w:rsid w:val="744A3547"/>
    <w:rsid w:val="744C5512"/>
    <w:rsid w:val="744C72C0"/>
    <w:rsid w:val="744D4DE6"/>
    <w:rsid w:val="744E128A"/>
    <w:rsid w:val="744F0B5E"/>
    <w:rsid w:val="744F5002"/>
    <w:rsid w:val="74503106"/>
    <w:rsid w:val="74511518"/>
    <w:rsid w:val="745240E9"/>
    <w:rsid w:val="74542618"/>
    <w:rsid w:val="74563EFA"/>
    <w:rsid w:val="74566390"/>
    <w:rsid w:val="74583EB6"/>
    <w:rsid w:val="745A318F"/>
    <w:rsid w:val="745A3D0B"/>
    <w:rsid w:val="745B7503"/>
    <w:rsid w:val="745D0C66"/>
    <w:rsid w:val="745D327B"/>
    <w:rsid w:val="745D771F"/>
    <w:rsid w:val="745F3497"/>
    <w:rsid w:val="7462249D"/>
    <w:rsid w:val="74624D35"/>
    <w:rsid w:val="74626AE3"/>
    <w:rsid w:val="7463285B"/>
    <w:rsid w:val="7463392D"/>
    <w:rsid w:val="74634609"/>
    <w:rsid w:val="74640AAD"/>
    <w:rsid w:val="74650381"/>
    <w:rsid w:val="74654825"/>
    <w:rsid w:val="74675EA7"/>
    <w:rsid w:val="746960C4"/>
    <w:rsid w:val="7469779F"/>
    <w:rsid w:val="746A1E3C"/>
    <w:rsid w:val="746A3BEA"/>
    <w:rsid w:val="746B20BF"/>
    <w:rsid w:val="746C1710"/>
    <w:rsid w:val="746C5BB4"/>
    <w:rsid w:val="746C7962"/>
    <w:rsid w:val="746E1D09"/>
    <w:rsid w:val="746E36DA"/>
    <w:rsid w:val="74714F78"/>
    <w:rsid w:val="747173C1"/>
    <w:rsid w:val="7472484C"/>
    <w:rsid w:val="747405C4"/>
    <w:rsid w:val="74746816"/>
    <w:rsid w:val="747607E0"/>
    <w:rsid w:val="74793E2D"/>
    <w:rsid w:val="747B1953"/>
    <w:rsid w:val="747B4785"/>
    <w:rsid w:val="747B7BA5"/>
    <w:rsid w:val="747D56CB"/>
    <w:rsid w:val="747F7695"/>
    <w:rsid w:val="748051BB"/>
    <w:rsid w:val="74805A26"/>
    <w:rsid w:val="74806F69"/>
    <w:rsid w:val="74827185"/>
    <w:rsid w:val="74836A59"/>
    <w:rsid w:val="74842EFD"/>
    <w:rsid w:val="74850A24"/>
    <w:rsid w:val="748527D2"/>
    <w:rsid w:val="7487479C"/>
    <w:rsid w:val="7487654A"/>
    <w:rsid w:val="74884070"/>
    <w:rsid w:val="748A603A"/>
    <w:rsid w:val="748C2B39"/>
    <w:rsid w:val="748D1686"/>
    <w:rsid w:val="748D5459"/>
    <w:rsid w:val="748E5B2A"/>
    <w:rsid w:val="748E78D8"/>
    <w:rsid w:val="748F3650"/>
    <w:rsid w:val="748F53FE"/>
    <w:rsid w:val="74913239"/>
    <w:rsid w:val="749173C8"/>
    <w:rsid w:val="74932A0C"/>
    <w:rsid w:val="74936C9D"/>
    <w:rsid w:val="749649DF"/>
    <w:rsid w:val="749668CA"/>
    <w:rsid w:val="74982505"/>
    <w:rsid w:val="749B0247"/>
    <w:rsid w:val="749D3FBF"/>
    <w:rsid w:val="749D7B1B"/>
    <w:rsid w:val="749E5641"/>
    <w:rsid w:val="749F7D37"/>
    <w:rsid w:val="74A013B9"/>
    <w:rsid w:val="74A05010"/>
    <w:rsid w:val="74A0585D"/>
    <w:rsid w:val="74A25132"/>
    <w:rsid w:val="74A27702"/>
    <w:rsid w:val="74A40EAA"/>
    <w:rsid w:val="74A4534E"/>
    <w:rsid w:val="74A7099A"/>
    <w:rsid w:val="74A72748"/>
    <w:rsid w:val="74A92964"/>
    <w:rsid w:val="74A94712"/>
    <w:rsid w:val="74AA048A"/>
    <w:rsid w:val="74AA60C2"/>
    <w:rsid w:val="74AB6464"/>
    <w:rsid w:val="74AB66DC"/>
    <w:rsid w:val="74AC7D5E"/>
    <w:rsid w:val="74AF5AA0"/>
    <w:rsid w:val="74AF7363"/>
    <w:rsid w:val="74B135C7"/>
    <w:rsid w:val="74B15375"/>
    <w:rsid w:val="74B17A6A"/>
    <w:rsid w:val="74B310ED"/>
    <w:rsid w:val="74B35591"/>
    <w:rsid w:val="74B3733F"/>
    <w:rsid w:val="74B51309"/>
    <w:rsid w:val="74B65081"/>
    <w:rsid w:val="74B66E2F"/>
    <w:rsid w:val="74B80DF9"/>
    <w:rsid w:val="74B86703"/>
    <w:rsid w:val="74B92FE6"/>
    <w:rsid w:val="74BB1C18"/>
    <w:rsid w:val="74BB2697"/>
    <w:rsid w:val="74BD01BD"/>
    <w:rsid w:val="74BD640F"/>
    <w:rsid w:val="74BE7A92"/>
    <w:rsid w:val="74BF5CE3"/>
    <w:rsid w:val="74C002E8"/>
    <w:rsid w:val="74C23A26"/>
    <w:rsid w:val="74C27582"/>
    <w:rsid w:val="74C7103C"/>
    <w:rsid w:val="74C72DEA"/>
    <w:rsid w:val="74C74B98"/>
    <w:rsid w:val="74C90910"/>
    <w:rsid w:val="74C94DB4"/>
    <w:rsid w:val="74CA4688"/>
    <w:rsid w:val="74CB28DA"/>
    <w:rsid w:val="74CC6652"/>
    <w:rsid w:val="74CE1D2E"/>
    <w:rsid w:val="74CE5F27"/>
    <w:rsid w:val="74CF1C9F"/>
    <w:rsid w:val="74D13C69"/>
    <w:rsid w:val="74D177C5"/>
    <w:rsid w:val="74D3353D"/>
    <w:rsid w:val="74D55507"/>
    <w:rsid w:val="74D774D1"/>
    <w:rsid w:val="74D81140"/>
    <w:rsid w:val="74D84FF7"/>
    <w:rsid w:val="74DA48CB"/>
    <w:rsid w:val="74DB6895"/>
    <w:rsid w:val="74DC4AE7"/>
    <w:rsid w:val="74DD0860"/>
    <w:rsid w:val="74E05C5A"/>
    <w:rsid w:val="74E120FE"/>
    <w:rsid w:val="74E2279A"/>
    <w:rsid w:val="74E36253"/>
    <w:rsid w:val="74E41BEE"/>
    <w:rsid w:val="74E4574A"/>
    <w:rsid w:val="74E67714"/>
    <w:rsid w:val="74E74BD4"/>
    <w:rsid w:val="74E76FE8"/>
    <w:rsid w:val="74EA0887"/>
    <w:rsid w:val="74EB4D2A"/>
    <w:rsid w:val="74EC2851"/>
    <w:rsid w:val="74F00593"/>
    <w:rsid w:val="74F05C86"/>
    <w:rsid w:val="74F11C15"/>
    <w:rsid w:val="74F248B8"/>
    <w:rsid w:val="74F31E31"/>
    <w:rsid w:val="74F35D48"/>
    <w:rsid w:val="74F51705"/>
    <w:rsid w:val="74F57957"/>
    <w:rsid w:val="74F6547D"/>
    <w:rsid w:val="74F6722B"/>
    <w:rsid w:val="74F811F5"/>
    <w:rsid w:val="74F852E8"/>
    <w:rsid w:val="74FB2A94"/>
    <w:rsid w:val="74FC6F38"/>
    <w:rsid w:val="74FD19CB"/>
    <w:rsid w:val="74FD4A5E"/>
    <w:rsid w:val="74FF2584"/>
    <w:rsid w:val="750000AA"/>
    <w:rsid w:val="75022074"/>
    <w:rsid w:val="750556C0"/>
    <w:rsid w:val="75061B64"/>
    <w:rsid w:val="750951B1"/>
    <w:rsid w:val="75097F6E"/>
    <w:rsid w:val="750B717B"/>
    <w:rsid w:val="750C1C31"/>
    <w:rsid w:val="750C4CA1"/>
    <w:rsid w:val="750C6A4F"/>
    <w:rsid w:val="750D2EF3"/>
    <w:rsid w:val="751002ED"/>
    <w:rsid w:val="7510653F"/>
    <w:rsid w:val="751112D1"/>
    <w:rsid w:val="751122B7"/>
    <w:rsid w:val="75114065"/>
    <w:rsid w:val="75120509"/>
    <w:rsid w:val="75134281"/>
    <w:rsid w:val="75157C52"/>
    <w:rsid w:val="75175B20"/>
    <w:rsid w:val="75183646"/>
    <w:rsid w:val="751853F4"/>
    <w:rsid w:val="751A116C"/>
    <w:rsid w:val="751A5610"/>
    <w:rsid w:val="751A73BE"/>
    <w:rsid w:val="751B3AC4"/>
    <w:rsid w:val="751B4EE4"/>
    <w:rsid w:val="751C1388"/>
    <w:rsid w:val="751C3136"/>
    <w:rsid w:val="751C3813"/>
    <w:rsid w:val="751D0C5C"/>
    <w:rsid w:val="751F2C26"/>
    <w:rsid w:val="751F49D4"/>
    <w:rsid w:val="752124FA"/>
    <w:rsid w:val="75220020"/>
    <w:rsid w:val="75226272"/>
    <w:rsid w:val="75232716"/>
    <w:rsid w:val="75243D99"/>
    <w:rsid w:val="75253598"/>
    <w:rsid w:val="75265D63"/>
    <w:rsid w:val="75273889"/>
    <w:rsid w:val="75297601"/>
    <w:rsid w:val="752D5343"/>
    <w:rsid w:val="752E2E69"/>
    <w:rsid w:val="75306BE1"/>
    <w:rsid w:val="7531117B"/>
    <w:rsid w:val="753164B5"/>
    <w:rsid w:val="75322959"/>
    <w:rsid w:val="75357D54"/>
    <w:rsid w:val="75371D1E"/>
    <w:rsid w:val="75383588"/>
    <w:rsid w:val="75383CE8"/>
    <w:rsid w:val="753A180E"/>
    <w:rsid w:val="753A35BC"/>
    <w:rsid w:val="753C37D8"/>
    <w:rsid w:val="753D428C"/>
    <w:rsid w:val="753F0BD2"/>
    <w:rsid w:val="75410DEE"/>
    <w:rsid w:val="754200FE"/>
    <w:rsid w:val="75436915"/>
    <w:rsid w:val="75450A73"/>
    <w:rsid w:val="75461F61"/>
    <w:rsid w:val="75466405"/>
    <w:rsid w:val="7548217D"/>
    <w:rsid w:val="75483F2B"/>
    <w:rsid w:val="75491A51"/>
    <w:rsid w:val="75497CA3"/>
    <w:rsid w:val="754B3A1B"/>
    <w:rsid w:val="754E0E15"/>
    <w:rsid w:val="75510906"/>
    <w:rsid w:val="75524DAA"/>
    <w:rsid w:val="7553467E"/>
    <w:rsid w:val="755521A4"/>
    <w:rsid w:val="755539A3"/>
    <w:rsid w:val="755558D6"/>
    <w:rsid w:val="75556648"/>
    <w:rsid w:val="7557416E"/>
    <w:rsid w:val="75575F1C"/>
    <w:rsid w:val="75596138"/>
    <w:rsid w:val="755A6385"/>
    <w:rsid w:val="755C79D6"/>
    <w:rsid w:val="755D4D06"/>
    <w:rsid w:val="755D72AA"/>
    <w:rsid w:val="755F1275"/>
    <w:rsid w:val="755F6819"/>
    <w:rsid w:val="755F7626"/>
    <w:rsid w:val="75610B49"/>
    <w:rsid w:val="75622B13"/>
    <w:rsid w:val="75630B78"/>
    <w:rsid w:val="75644ADD"/>
    <w:rsid w:val="75671ED7"/>
    <w:rsid w:val="75675DB8"/>
    <w:rsid w:val="75680129"/>
    <w:rsid w:val="756932A9"/>
    <w:rsid w:val="75695C4F"/>
    <w:rsid w:val="756D1BE3"/>
    <w:rsid w:val="756D3991"/>
    <w:rsid w:val="756E3266"/>
    <w:rsid w:val="756E5C1E"/>
    <w:rsid w:val="756F085C"/>
    <w:rsid w:val="75701CEC"/>
    <w:rsid w:val="75720FA8"/>
    <w:rsid w:val="75736ACE"/>
    <w:rsid w:val="757403BC"/>
    <w:rsid w:val="75742F72"/>
    <w:rsid w:val="75752846"/>
    <w:rsid w:val="75774810"/>
    <w:rsid w:val="7578190E"/>
    <w:rsid w:val="757840E4"/>
    <w:rsid w:val="75792336"/>
    <w:rsid w:val="757A4300"/>
    <w:rsid w:val="757A60AE"/>
    <w:rsid w:val="757B7431"/>
    <w:rsid w:val="757C028F"/>
    <w:rsid w:val="757C1E26"/>
    <w:rsid w:val="757C5983"/>
    <w:rsid w:val="757E5B9F"/>
    <w:rsid w:val="757E794D"/>
    <w:rsid w:val="757F36C5"/>
    <w:rsid w:val="7581743D"/>
    <w:rsid w:val="75826D11"/>
    <w:rsid w:val="75834F63"/>
    <w:rsid w:val="75836A21"/>
    <w:rsid w:val="75846F2D"/>
    <w:rsid w:val="75874327"/>
    <w:rsid w:val="75877F73"/>
    <w:rsid w:val="758807CB"/>
    <w:rsid w:val="7589009F"/>
    <w:rsid w:val="7589387E"/>
    <w:rsid w:val="75894543"/>
    <w:rsid w:val="758962F1"/>
    <w:rsid w:val="758B68F4"/>
    <w:rsid w:val="758C6643"/>
    <w:rsid w:val="758D193E"/>
    <w:rsid w:val="758D4034"/>
    <w:rsid w:val="758D5DE2"/>
    <w:rsid w:val="758E26A4"/>
    <w:rsid w:val="758E3908"/>
    <w:rsid w:val="758E43BC"/>
    <w:rsid w:val="758E56B6"/>
    <w:rsid w:val="758F1B5A"/>
    <w:rsid w:val="75907680"/>
    <w:rsid w:val="759224B5"/>
    <w:rsid w:val="75932CCC"/>
    <w:rsid w:val="75956A44"/>
    <w:rsid w:val="75970A0E"/>
    <w:rsid w:val="759727BC"/>
    <w:rsid w:val="75974E97"/>
    <w:rsid w:val="759929D8"/>
    <w:rsid w:val="75994786"/>
    <w:rsid w:val="759C4277"/>
    <w:rsid w:val="759E1D9D"/>
    <w:rsid w:val="759F78C3"/>
    <w:rsid w:val="75A10B1A"/>
    <w:rsid w:val="75A1363B"/>
    <w:rsid w:val="75A31161"/>
    <w:rsid w:val="75A35605"/>
    <w:rsid w:val="75A373B3"/>
    <w:rsid w:val="75A5137D"/>
    <w:rsid w:val="75A60C51"/>
    <w:rsid w:val="75A629FF"/>
    <w:rsid w:val="75A849CA"/>
    <w:rsid w:val="75A90742"/>
    <w:rsid w:val="75A924F0"/>
    <w:rsid w:val="75AA6994"/>
    <w:rsid w:val="75AB270C"/>
    <w:rsid w:val="75AB6268"/>
    <w:rsid w:val="75AD0232"/>
    <w:rsid w:val="75AD3D8E"/>
    <w:rsid w:val="75AE054D"/>
    <w:rsid w:val="75AF5D58"/>
    <w:rsid w:val="75B0672C"/>
    <w:rsid w:val="75B07D22"/>
    <w:rsid w:val="75B23A9A"/>
    <w:rsid w:val="75B46F90"/>
    <w:rsid w:val="75B74C0D"/>
    <w:rsid w:val="75B82733"/>
    <w:rsid w:val="75B90231"/>
    <w:rsid w:val="75B94E29"/>
    <w:rsid w:val="75BA2E02"/>
    <w:rsid w:val="75BA46FD"/>
    <w:rsid w:val="75BA64AB"/>
    <w:rsid w:val="75BB69C6"/>
    <w:rsid w:val="75BD6BB2"/>
    <w:rsid w:val="75BE243F"/>
    <w:rsid w:val="75BE41ED"/>
    <w:rsid w:val="75BE5F9B"/>
    <w:rsid w:val="75BE6852"/>
    <w:rsid w:val="75BF14D2"/>
    <w:rsid w:val="75C13CDD"/>
    <w:rsid w:val="75C169C3"/>
    <w:rsid w:val="75C37A55"/>
    <w:rsid w:val="75C537CD"/>
    <w:rsid w:val="75C5557C"/>
    <w:rsid w:val="75C612F4"/>
    <w:rsid w:val="75C64E50"/>
    <w:rsid w:val="75C80BC8"/>
    <w:rsid w:val="75C8506C"/>
    <w:rsid w:val="75C86896"/>
    <w:rsid w:val="75C94940"/>
    <w:rsid w:val="75CB06B8"/>
    <w:rsid w:val="75CB3D87"/>
    <w:rsid w:val="75CB4B5C"/>
    <w:rsid w:val="75CC3053"/>
    <w:rsid w:val="75CC3AD6"/>
    <w:rsid w:val="75CD4430"/>
    <w:rsid w:val="75CE1F56"/>
    <w:rsid w:val="75CF01A8"/>
    <w:rsid w:val="75D02172"/>
    <w:rsid w:val="75D03F20"/>
    <w:rsid w:val="75D05CCE"/>
    <w:rsid w:val="75D27C98"/>
    <w:rsid w:val="75D532E5"/>
    <w:rsid w:val="75D60E9A"/>
    <w:rsid w:val="75D62912"/>
    <w:rsid w:val="75D73501"/>
    <w:rsid w:val="75D7705D"/>
    <w:rsid w:val="75D92DD5"/>
    <w:rsid w:val="75DA08FB"/>
    <w:rsid w:val="75DB4D9F"/>
    <w:rsid w:val="75DE488F"/>
    <w:rsid w:val="75DE663D"/>
    <w:rsid w:val="75DF4163"/>
    <w:rsid w:val="75DF5F11"/>
    <w:rsid w:val="75E023B5"/>
    <w:rsid w:val="75E17EDC"/>
    <w:rsid w:val="75E308CD"/>
    <w:rsid w:val="75E83018"/>
    <w:rsid w:val="75E95BCF"/>
    <w:rsid w:val="75E97310"/>
    <w:rsid w:val="75EA3234"/>
    <w:rsid w:val="75EA4FE2"/>
    <w:rsid w:val="75EA6D90"/>
    <w:rsid w:val="75EB2B08"/>
    <w:rsid w:val="75EB48B6"/>
    <w:rsid w:val="75EF084A"/>
    <w:rsid w:val="75F15AA2"/>
    <w:rsid w:val="75F23E97"/>
    <w:rsid w:val="75F303C2"/>
    <w:rsid w:val="75F419BD"/>
    <w:rsid w:val="75F45E61"/>
    <w:rsid w:val="75F47C0F"/>
    <w:rsid w:val="75F53987"/>
    <w:rsid w:val="75F75951"/>
    <w:rsid w:val="75F776FF"/>
    <w:rsid w:val="75FB71EF"/>
    <w:rsid w:val="75FC2F67"/>
    <w:rsid w:val="75FE283B"/>
    <w:rsid w:val="75FE6CDF"/>
    <w:rsid w:val="75FF0362"/>
    <w:rsid w:val="7601057E"/>
    <w:rsid w:val="760140DA"/>
    <w:rsid w:val="76045978"/>
    <w:rsid w:val="76051E1C"/>
    <w:rsid w:val="76065B94"/>
    <w:rsid w:val="7608190C"/>
    <w:rsid w:val="760A5684"/>
    <w:rsid w:val="760B1242"/>
    <w:rsid w:val="760D2A7F"/>
    <w:rsid w:val="760D6F22"/>
    <w:rsid w:val="760F67F7"/>
    <w:rsid w:val="761107C1"/>
    <w:rsid w:val="76116A13"/>
    <w:rsid w:val="76124539"/>
    <w:rsid w:val="7613626B"/>
    <w:rsid w:val="76143E0D"/>
    <w:rsid w:val="761476FB"/>
    <w:rsid w:val="76164029"/>
    <w:rsid w:val="76171B4F"/>
    <w:rsid w:val="761738FD"/>
    <w:rsid w:val="761777BD"/>
    <w:rsid w:val="761920DD"/>
    <w:rsid w:val="761958C7"/>
    <w:rsid w:val="76197675"/>
    <w:rsid w:val="761A519B"/>
    <w:rsid w:val="761A613E"/>
    <w:rsid w:val="761B648C"/>
    <w:rsid w:val="761C0F14"/>
    <w:rsid w:val="761D53B8"/>
    <w:rsid w:val="761E4ABF"/>
    <w:rsid w:val="761E5F4F"/>
    <w:rsid w:val="761E6A3A"/>
    <w:rsid w:val="76206C56"/>
    <w:rsid w:val="762304F4"/>
    <w:rsid w:val="76257DC8"/>
    <w:rsid w:val="76261D92"/>
    <w:rsid w:val="76263B40"/>
    <w:rsid w:val="762772B2"/>
    <w:rsid w:val="76283D5C"/>
    <w:rsid w:val="762A3631"/>
    <w:rsid w:val="762B1157"/>
    <w:rsid w:val="762B73A9"/>
    <w:rsid w:val="762D1373"/>
    <w:rsid w:val="762D3121"/>
    <w:rsid w:val="762F50EB"/>
    <w:rsid w:val="762F6ED4"/>
    <w:rsid w:val="76312C11"/>
    <w:rsid w:val="76312F35"/>
    <w:rsid w:val="76320737"/>
    <w:rsid w:val="76322C84"/>
    <w:rsid w:val="76326989"/>
    <w:rsid w:val="7634625D"/>
    <w:rsid w:val="76361FD5"/>
    <w:rsid w:val="76393874"/>
    <w:rsid w:val="763B75EC"/>
    <w:rsid w:val="763E0E8A"/>
    <w:rsid w:val="763E70DC"/>
    <w:rsid w:val="764010A6"/>
    <w:rsid w:val="7645046A"/>
    <w:rsid w:val="76465F91"/>
    <w:rsid w:val="764741E2"/>
    <w:rsid w:val="764A3CD3"/>
    <w:rsid w:val="764A5A81"/>
    <w:rsid w:val="764A782F"/>
    <w:rsid w:val="764C7A4B"/>
    <w:rsid w:val="764D37C3"/>
    <w:rsid w:val="764F12E9"/>
    <w:rsid w:val="7650620D"/>
    <w:rsid w:val="76516E0F"/>
    <w:rsid w:val="76522B87"/>
    <w:rsid w:val="76534E3F"/>
    <w:rsid w:val="76550BEF"/>
    <w:rsid w:val="765608C9"/>
    <w:rsid w:val="7656207F"/>
    <w:rsid w:val="765863F0"/>
    <w:rsid w:val="76593F16"/>
    <w:rsid w:val="76595CC4"/>
    <w:rsid w:val="765B1A3C"/>
    <w:rsid w:val="765C57B4"/>
    <w:rsid w:val="765C7562"/>
    <w:rsid w:val="765E0811"/>
    <w:rsid w:val="765E1F52"/>
    <w:rsid w:val="765E32DA"/>
    <w:rsid w:val="766034F6"/>
    <w:rsid w:val="766052A4"/>
    <w:rsid w:val="766308F1"/>
    <w:rsid w:val="76631674"/>
    <w:rsid w:val="76655B13"/>
    <w:rsid w:val="766703E1"/>
    <w:rsid w:val="76685F07"/>
    <w:rsid w:val="766905FD"/>
    <w:rsid w:val="76695453"/>
    <w:rsid w:val="766972D5"/>
    <w:rsid w:val="766A1985"/>
    <w:rsid w:val="766C1E9B"/>
    <w:rsid w:val="766C3C49"/>
    <w:rsid w:val="766C59F7"/>
    <w:rsid w:val="766F3739"/>
    <w:rsid w:val="766F54E7"/>
    <w:rsid w:val="766F7295"/>
    <w:rsid w:val="76742AFE"/>
    <w:rsid w:val="767501D9"/>
    <w:rsid w:val="76764AC8"/>
    <w:rsid w:val="76766876"/>
    <w:rsid w:val="76766A98"/>
    <w:rsid w:val="767825EE"/>
    <w:rsid w:val="767856CA"/>
    <w:rsid w:val="76790114"/>
    <w:rsid w:val="767A147A"/>
    <w:rsid w:val="767B0330"/>
    <w:rsid w:val="767B3E8C"/>
    <w:rsid w:val="767B404B"/>
    <w:rsid w:val="767D5E56"/>
    <w:rsid w:val="767D7C04"/>
    <w:rsid w:val="767E29CC"/>
    <w:rsid w:val="767E397C"/>
    <w:rsid w:val="767E572A"/>
    <w:rsid w:val="768014A2"/>
    <w:rsid w:val="7680271B"/>
    <w:rsid w:val="7681677C"/>
    <w:rsid w:val="7682134D"/>
    <w:rsid w:val="7682346D"/>
    <w:rsid w:val="76830F93"/>
    <w:rsid w:val="76852F5D"/>
    <w:rsid w:val="76856AB9"/>
    <w:rsid w:val="76880357"/>
    <w:rsid w:val="768947FB"/>
    <w:rsid w:val="768C42EB"/>
    <w:rsid w:val="768C7E47"/>
    <w:rsid w:val="768D3BBF"/>
    <w:rsid w:val="768E61AF"/>
    <w:rsid w:val="768F7938"/>
    <w:rsid w:val="7690626B"/>
    <w:rsid w:val="769149E0"/>
    <w:rsid w:val="7691545E"/>
    <w:rsid w:val="76916271"/>
    <w:rsid w:val="76927701"/>
    <w:rsid w:val="7693567A"/>
    <w:rsid w:val="769431A0"/>
    <w:rsid w:val="76946CFC"/>
    <w:rsid w:val="769534B1"/>
    <w:rsid w:val="76956082"/>
    <w:rsid w:val="76962A74"/>
    <w:rsid w:val="76966F18"/>
    <w:rsid w:val="76973102"/>
    <w:rsid w:val="76982C90"/>
    <w:rsid w:val="76984A3E"/>
    <w:rsid w:val="769A0A64"/>
    <w:rsid w:val="769A6A08"/>
    <w:rsid w:val="769B452E"/>
    <w:rsid w:val="769B7E77"/>
    <w:rsid w:val="76A07D97"/>
    <w:rsid w:val="76A21419"/>
    <w:rsid w:val="76A258BD"/>
    <w:rsid w:val="76A41635"/>
    <w:rsid w:val="76A5715B"/>
    <w:rsid w:val="76A67006"/>
    <w:rsid w:val="76A72ED3"/>
    <w:rsid w:val="76A809F9"/>
    <w:rsid w:val="76A81926"/>
    <w:rsid w:val="76AA651F"/>
    <w:rsid w:val="76AC2297"/>
    <w:rsid w:val="76AE4262"/>
    <w:rsid w:val="76B5566B"/>
    <w:rsid w:val="76B64EC4"/>
    <w:rsid w:val="76BA690C"/>
    <w:rsid w:val="76BB697E"/>
    <w:rsid w:val="76BD26BC"/>
    <w:rsid w:val="76BF021D"/>
    <w:rsid w:val="76C21ABB"/>
    <w:rsid w:val="76C375E1"/>
    <w:rsid w:val="76C37C6F"/>
    <w:rsid w:val="76C410FF"/>
    <w:rsid w:val="76C515AB"/>
    <w:rsid w:val="76C577FD"/>
    <w:rsid w:val="76C665F0"/>
    <w:rsid w:val="76C6755A"/>
    <w:rsid w:val="76C770D1"/>
    <w:rsid w:val="76C77A80"/>
    <w:rsid w:val="76C9109B"/>
    <w:rsid w:val="76CA0970"/>
    <w:rsid w:val="76CA4E14"/>
    <w:rsid w:val="76CC46E8"/>
    <w:rsid w:val="76CE0460"/>
    <w:rsid w:val="76CF41D8"/>
    <w:rsid w:val="76D0242A"/>
    <w:rsid w:val="76D076A2"/>
    <w:rsid w:val="76D10E1C"/>
    <w:rsid w:val="76D207F3"/>
    <w:rsid w:val="76D417EE"/>
    <w:rsid w:val="76D4359C"/>
    <w:rsid w:val="76D452AF"/>
    <w:rsid w:val="76D474B3"/>
    <w:rsid w:val="76D87530"/>
    <w:rsid w:val="76DA32A9"/>
    <w:rsid w:val="76DA3325"/>
    <w:rsid w:val="76DB2B7D"/>
    <w:rsid w:val="76DB492B"/>
    <w:rsid w:val="76DC6BC7"/>
    <w:rsid w:val="76DD68F5"/>
    <w:rsid w:val="76DF08BF"/>
    <w:rsid w:val="76DF266D"/>
    <w:rsid w:val="76DF45C6"/>
    <w:rsid w:val="76DF6E98"/>
    <w:rsid w:val="76E01F41"/>
    <w:rsid w:val="76E40D9D"/>
    <w:rsid w:val="76E41A31"/>
    <w:rsid w:val="76E45ED5"/>
    <w:rsid w:val="76E47C83"/>
    <w:rsid w:val="76E539FB"/>
    <w:rsid w:val="76E557A9"/>
    <w:rsid w:val="76E732D0"/>
    <w:rsid w:val="76E97048"/>
    <w:rsid w:val="76EA1012"/>
    <w:rsid w:val="76EB7264"/>
    <w:rsid w:val="76EC2FDC"/>
    <w:rsid w:val="76EC6B38"/>
    <w:rsid w:val="76EC6F1F"/>
    <w:rsid w:val="76EE55AC"/>
    <w:rsid w:val="76F0011C"/>
    <w:rsid w:val="76F0554B"/>
    <w:rsid w:val="76F123A0"/>
    <w:rsid w:val="76F1414E"/>
    <w:rsid w:val="76F36118"/>
    <w:rsid w:val="76F53C3E"/>
    <w:rsid w:val="76F61765"/>
    <w:rsid w:val="76F81981"/>
    <w:rsid w:val="76F93003"/>
    <w:rsid w:val="76FB4FCD"/>
    <w:rsid w:val="76FB6D7B"/>
    <w:rsid w:val="76FD2AF3"/>
    <w:rsid w:val="76FD6F97"/>
    <w:rsid w:val="76FF4ABD"/>
    <w:rsid w:val="770164D0"/>
    <w:rsid w:val="7702635B"/>
    <w:rsid w:val="77033A53"/>
    <w:rsid w:val="77040325"/>
    <w:rsid w:val="770519A8"/>
    <w:rsid w:val="77063A83"/>
    <w:rsid w:val="7706409E"/>
    <w:rsid w:val="77065E4C"/>
    <w:rsid w:val="77075720"/>
    <w:rsid w:val="77084C62"/>
    <w:rsid w:val="77091498"/>
    <w:rsid w:val="770976EA"/>
    <w:rsid w:val="770A5210"/>
    <w:rsid w:val="770C71DA"/>
    <w:rsid w:val="770D0D85"/>
    <w:rsid w:val="770E2F52"/>
    <w:rsid w:val="770F2826"/>
    <w:rsid w:val="77112A42"/>
    <w:rsid w:val="77130569"/>
    <w:rsid w:val="77130817"/>
    <w:rsid w:val="77156C7D"/>
    <w:rsid w:val="77161E37"/>
    <w:rsid w:val="77170059"/>
    <w:rsid w:val="771732C7"/>
    <w:rsid w:val="771769F1"/>
    <w:rsid w:val="77183DD1"/>
    <w:rsid w:val="7718792D"/>
    <w:rsid w:val="771A260C"/>
    <w:rsid w:val="771A36A5"/>
    <w:rsid w:val="771B2074"/>
    <w:rsid w:val="771D13E7"/>
    <w:rsid w:val="771D3195"/>
    <w:rsid w:val="771D4F43"/>
    <w:rsid w:val="771F6F0D"/>
    <w:rsid w:val="77204A34"/>
    <w:rsid w:val="772067E2"/>
    <w:rsid w:val="77212C85"/>
    <w:rsid w:val="77242776"/>
    <w:rsid w:val="7724443B"/>
    <w:rsid w:val="77266D5B"/>
    <w:rsid w:val="772938E8"/>
    <w:rsid w:val="772A140E"/>
    <w:rsid w:val="772C405D"/>
    <w:rsid w:val="772E0EFE"/>
    <w:rsid w:val="772E53A2"/>
    <w:rsid w:val="773109EF"/>
    <w:rsid w:val="77313E6E"/>
    <w:rsid w:val="77316C41"/>
    <w:rsid w:val="773329B9"/>
    <w:rsid w:val="773427EF"/>
    <w:rsid w:val="773504DF"/>
    <w:rsid w:val="77356731"/>
    <w:rsid w:val="77366850"/>
    <w:rsid w:val="77381D7D"/>
    <w:rsid w:val="773951D1"/>
    <w:rsid w:val="773A3D47"/>
    <w:rsid w:val="773A78A3"/>
    <w:rsid w:val="773C7ABF"/>
    <w:rsid w:val="773D3837"/>
    <w:rsid w:val="773D55E5"/>
    <w:rsid w:val="773E2F3B"/>
    <w:rsid w:val="77416E84"/>
    <w:rsid w:val="774249AA"/>
    <w:rsid w:val="77461551"/>
    <w:rsid w:val="774921DC"/>
    <w:rsid w:val="77493F8A"/>
    <w:rsid w:val="77495D38"/>
    <w:rsid w:val="774C75D7"/>
    <w:rsid w:val="774D3A7A"/>
    <w:rsid w:val="774E15A1"/>
    <w:rsid w:val="7750356B"/>
    <w:rsid w:val="775070C7"/>
    <w:rsid w:val="77510F5D"/>
    <w:rsid w:val="77514BED"/>
    <w:rsid w:val="7755292F"/>
    <w:rsid w:val="775546DD"/>
    <w:rsid w:val="775646F9"/>
    <w:rsid w:val="775672CA"/>
    <w:rsid w:val="7757075A"/>
    <w:rsid w:val="775748F9"/>
    <w:rsid w:val="775766A7"/>
    <w:rsid w:val="775B5A6C"/>
    <w:rsid w:val="775D17E4"/>
    <w:rsid w:val="775D3592"/>
    <w:rsid w:val="775F37AE"/>
    <w:rsid w:val="775F555C"/>
    <w:rsid w:val="775F6EEC"/>
    <w:rsid w:val="775F730A"/>
    <w:rsid w:val="77612F4D"/>
    <w:rsid w:val="77613082"/>
    <w:rsid w:val="7762504C"/>
    <w:rsid w:val="77626DFA"/>
    <w:rsid w:val="7763329E"/>
    <w:rsid w:val="77636CFD"/>
    <w:rsid w:val="77640DC4"/>
    <w:rsid w:val="776668EA"/>
    <w:rsid w:val="77666DBF"/>
    <w:rsid w:val="77672662"/>
    <w:rsid w:val="77674410"/>
    <w:rsid w:val="77690189"/>
    <w:rsid w:val="77692B6F"/>
    <w:rsid w:val="77693CA4"/>
    <w:rsid w:val="776963DA"/>
    <w:rsid w:val="776B5CAF"/>
    <w:rsid w:val="776C7C79"/>
    <w:rsid w:val="776D40C1"/>
    <w:rsid w:val="776D5A49"/>
    <w:rsid w:val="776D5ECB"/>
    <w:rsid w:val="776E2960"/>
    <w:rsid w:val="776E39F1"/>
    <w:rsid w:val="776E579F"/>
    <w:rsid w:val="776E6C5C"/>
    <w:rsid w:val="776F69E1"/>
    <w:rsid w:val="777015B2"/>
    <w:rsid w:val="777032C5"/>
    <w:rsid w:val="777059BB"/>
    <w:rsid w:val="77707769"/>
    <w:rsid w:val="77713ED2"/>
    <w:rsid w:val="777234E1"/>
    <w:rsid w:val="7772528F"/>
    <w:rsid w:val="77737259"/>
    <w:rsid w:val="77763CE3"/>
    <w:rsid w:val="77764653"/>
    <w:rsid w:val="77770AF7"/>
    <w:rsid w:val="777803CC"/>
    <w:rsid w:val="7778661E"/>
    <w:rsid w:val="777C4360"/>
    <w:rsid w:val="777D1E86"/>
    <w:rsid w:val="777D59E2"/>
    <w:rsid w:val="777F175A"/>
    <w:rsid w:val="777F364F"/>
    <w:rsid w:val="777F5BFE"/>
    <w:rsid w:val="777F79AC"/>
    <w:rsid w:val="778154D2"/>
    <w:rsid w:val="7782124A"/>
    <w:rsid w:val="77860D3A"/>
    <w:rsid w:val="77862AE9"/>
    <w:rsid w:val="77876861"/>
    <w:rsid w:val="77877839"/>
    <w:rsid w:val="77882D05"/>
    <w:rsid w:val="778925D9"/>
    <w:rsid w:val="77894387"/>
    <w:rsid w:val="778B00FF"/>
    <w:rsid w:val="778B4A79"/>
    <w:rsid w:val="778D20C9"/>
    <w:rsid w:val="778E4093"/>
    <w:rsid w:val="778E5E41"/>
    <w:rsid w:val="77901BB9"/>
    <w:rsid w:val="77905715"/>
    <w:rsid w:val="77905D1A"/>
    <w:rsid w:val="77925931"/>
    <w:rsid w:val="779506FC"/>
    <w:rsid w:val="77955421"/>
    <w:rsid w:val="77981E3E"/>
    <w:rsid w:val="7798281C"/>
    <w:rsid w:val="779A47E6"/>
    <w:rsid w:val="779B1797"/>
    <w:rsid w:val="779C40BA"/>
    <w:rsid w:val="779D6084"/>
    <w:rsid w:val="779D7E32"/>
    <w:rsid w:val="779F1DFC"/>
    <w:rsid w:val="779F3BAA"/>
    <w:rsid w:val="77A15B74"/>
    <w:rsid w:val="77A17922"/>
    <w:rsid w:val="77A47413"/>
    <w:rsid w:val="77A90002"/>
    <w:rsid w:val="77A967D7"/>
    <w:rsid w:val="77AD1554"/>
    <w:rsid w:val="77AD276B"/>
    <w:rsid w:val="77AD62C7"/>
    <w:rsid w:val="77B07B65"/>
    <w:rsid w:val="77B238DE"/>
    <w:rsid w:val="77B358A8"/>
    <w:rsid w:val="77B37656"/>
    <w:rsid w:val="77B533CE"/>
    <w:rsid w:val="77B70EF4"/>
    <w:rsid w:val="77B75398"/>
    <w:rsid w:val="77B91110"/>
    <w:rsid w:val="77B92EBE"/>
    <w:rsid w:val="77BA09E4"/>
    <w:rsid w:val="77BC650A"/>
    <w:rsid w:val="77BD2282"/>
    <w:rsid w:val="77C07548"/>
    <w:rsid w:val="77C27899"/>
    <w:rsid w:val="77C41863"/>
    <w:rsid w:val="77C43611"/>
    <w:rsid w:val="77C47AB5"/>
    <w:rsid w:val="77C655DB"/>
    <w:rsid w:val="77C67389"/>
    <w:rsid w:val="77C74EAF"/>
    <w:rsid w:val="77C90C27"/>
    <w:rsid w:val="77CA2A48"/>
    <w:rsid w:val="77CB0E43"/>
    <w:rsid w:val="77CB1F0C"/>
    <w:rsid w:val="77CB2BF1"/>
    <w:rsid w:val="77CD0717"/>
    <w:rsid w:val="77CF26E1"/>
    <w:rsid w:val="77D01FB6"/>
    <w:rsid w:val="77D0645A"/>
    <w:rsid w:val="77D221D2"/>
    <w:rsid w:val="77D45F4A"/>
    <w:rsid w:val="77D53A70"/>
    <w:rsid w:val="77D55B8F"/>
    <w:rsid w:val="77D704AF"/>
    <w:rsid w:val="77D73344"/>
    <w:rsid w:val="77D777E8"/>
    <w:rsid w:val="77D959A0"/>
    <w:rsid w:val="77DA1086"/>
    <w:rsid w:val="77DA2E34"/>
    <w:rsid w:val="77DA6E30"/>
    <w:rsid w:val="77DB696C"/>
    <w:rsid w:val="77DB72D8"/>
    <w:rsid w:val="77DC095A"/>
    <w:rsid w:val="77DC6BAC"/>
    <w:rsid w:val="77DE2925"/>
    <w:rsid w:val="77E12415"/>
    <w:rsid w:val="77E31CE9"/>
    <w:rsid w:val="77E3618D"/>
    <w:rsid w:val="77E85551"/>
    <w:rsid w:val="77E872FF"/>
    <w:rsid w:val="77E912C9"/>
    <w:rsid w:val="77EA751B"/>
    <w:rsid w:val="77EB3293"/>
    <w:rsid w:val="77EB6DF0"/>
    <w:rsid w:val="77EF5926"/>
    <w:rsid w:val="77F02658"/>
    <w:rsid w:val="77F04406"/>
    <w:rsid w:val="77F2017E"/>
    <w:rsid w:val="77F24622"/>
    <w:rsid w:val="77F31118"/>
    <w:rsid w:val="77F55EC0"/>
    <w:rsid w:val="77F9150C"/>
    <w:rsid w:val="77FA34D6"/>
    <w:rsid w:val="77FA5285"/>
    <w:rsid w:val="77FC0FFD"/>
    <w:rsid w:val="77FD4D9B"/>
    <w:rsid w:val="77FE4D75"/>
    <w:rsid w:val="78000AED"/>
    <w:rsid w:val="78047EB1"/>
    <w:rsid w:val="78056103"/>
    <w:rsid w:val="780600CD"/>
    <w:rsid w:val="78063C29"/>
    <w:rsid w:val="78081EAE"/>
    <w:rsid w:val="78085BF3"/>
    <w:rsid w:val="780879A1"/>
    <w:rsid w:val="780A01A0"/>
    <w:rsid w:val="780B1240"/>
    <w:rsid w:val="780B7492"/>
    <w:rsid w:val="780C3400"/>
    <w:rsid w:val="780D4FB8"/>
    <w:rsid w:val="780F71B0"/>
    <w:rsid w:val="78120820"/>
    <w:rsid w:val="781225CE"/>
    <w:rsid w:val="78135B31"/>
    <w:rsid w:val="78146346"/>
    <w:rsid w:val="781520BE"/>
    <w:rsid w:val="781819A2"/>
    <w:rsid w:val="78183DE9"/>
    <w:rsid w:val="781A76D5"/>
    <w:rsid w:val="781B5927"/>
    <w:rsid w:val="781B6E93"/>
    <w:rsid w:val="781C169F"/>
    <w:rsid w:val="781C344D"/>
    <w:rsid w:val="781D17B3"/>
    <w:rsid w:val="781E71C5"/>
    <w:rsid w:val="78216CB5"/>
    <w:rsid w:val="78232A2D"/>
    <w:rsid w:val="782347DB"/>
    <w:rsid w:val="78250553"/>
    <w:rsid w:val="78252B16"/>
    <w:rsid w:val="7826607A"/>
    <w:rsid w:val="782A3DB7"/>
    <w:rsid w:val="782A3DBC"/>
    <w:rsid w:val="782B3690"/>
    <w:rsid w:val="782C7B34"/>
    <w:rsid w:val="782D11B6"/>
    <w:rsid w:val="782D565A"/>
    <w:rsid w:val="782F3180"/>
    <w:rsid w:val="782F6799"/>
    <w:rsid w:val="78306EF8"/>
    <w:rsid w:val="78320EC2"/>
    <w:rsid w:val="78322C70"/>
    <w:rsid w:val="783365AA"/>
    <w:rsid w:val="7835260B"/>
    <w:rsid w:val="7836235A"/>
    <w:rsid w:val="78372663"/>
    <w:rsid w:val="783764D9"/>
    <w:rsid w:val="78393FFF"/>
    <w:rsid w:val="783A38AC"/>
    <w:rsid w:val="783B1B25"/>
    <w:rsid w:val="783B7B07"/>
    <w:rsid w:val="783B7D77"/>
    <w:rsid w:val="783E1615"/>
    <w:rsid w:val="783E7867"/>
    <w:rsid w:val="7840538D"/>
    <w:rsid w:val="7840713B"/>
    <w:rsid w:val="78410BAE"/>
    <w:rsid w:val="78412EB3"/>
    <w:rsid w:val="78414C61"/>
    <w:rsid w:val="784309DA"/>
    <w:rsid w:val="784334CE"/>
    <w:rsid w:val="78484242"/>
    <w:rsid w:val="784A620C"/>
    <w:rsid w:val="784A7FBA"/>
    <w:rsid w:val="784B5AE0"/>
    <w:rsid w:val="784C0892"/>
    <w:rsid w:val="784C1F84"/>
    <w:rsid w:val="784C3D32"/>
    <w:rsid w:val="784D3606"/>
    <w:rsid w:val="784E0831"/>
    <w:rsid w:val="784F4642"/>
    <w:rsid w:val="784F737E"/>
    <w:rsid w:val="785106A3"/>
    <w:rsid w:val="78511348"/>
    <w:rsid w:val="78526E6F"/>
    <w:rsid w:val="78544995"/>
    <w:rsid w:val="78547024"/>
    <w:rsid w:val="7855070D"/>
    <w:rsid w:val="7856695F"/>
    <w:rsid w:val="78570929"/>
    <w:rsid w:val="785A2E96"/>
    <w:rsid w:val="785B21C7"/>
    <w:rsid w:val="785B2BE5"/>
    <w:rsid w:val="785B3F75"/>
    <w:rsid w:val="785C1A9B"/>
    <w:rsid w:val="785E00D6"/>
    <w:rsid w:val="785E1CB7"/>
    <w:rsid w:val="785E3A65"/>
    <w:rsid w:val="785E5813"/>
    <w:rsid w:val="78600B26"/>
    <w:rsid w:val="7860158C"/>
    <w:rsid w:val="7860333A"/>
    <w:rsid w:val="78615304"/>
    <w:rsid w:val="786170B2"/>
    <w:rsid w:val="78623556"/>
    <w:rsid w:val="786372CE"/>
    <w:rsid w:val="78650950"/>
    <w:rsid w:val="78686692"/>
    <w:rsid w:val="786A41B8"/>
    <w:rsid w:val="786C7F30"/>
    <w:rsid w:val="786F5C73"/>
    <w:rsid w:val="787119EB"/>
    <w:rsid w:val="78713799"/>
    <w:rsid w:val="78733A3D"/>
    <w:rsid w:val="78741052"/>
    <w:rsid w:val="78743289"/>
    <w:rsid w:val="78745037"/>
    <w:rsid w:val="78770683"/>
    <w:rsid w:val="78774B27"/>
    <w:rsid w:val="787768D5"/>
    <w:rsid w:val="7879089F"/>
    <w:rsid w:val="7879264D"/>
    <w:rsid w:val="787943FB"/>
    <w:rsid w:val="787978AF"/>
    <w:rsid w:val="787A6A7A"/>
    <w:rsid w:val="787B0173"/>
    <w:rsid w:val="787B21CF"/>
    <w:rsid w:val="787B63C5"/>
    <w:rsid w:val="78801C2E"/>
    <w:rsid w:val="788039DC"/>
    <w:rsid w:val="7880578A"/>
    <w:rsid w:val="78811502"/>
    <w:rsid w:val="788214B7"/>
    <w:rsid w:val="78850FF2"/>
    <w:rsid w:val="78852DA0"/>
    <w:rsid w:val="78857244"/>
    <w:rsid w:val="78874D6A"/>
    <w:rsid w:val="78882890"/>
    <w:rsid w:val="788A2AAC"/>
    <w:rsid w:val="788A485A"/>
    <w:rsid w:val="788A6608"/>
    <w:rsid w:val="788B01D8"/>
    <w:rsid w:val="788B412F"/>
    <w:rsid w:val="788C2381"/>
    <w:rsid w:val="788D60F9"/>
    <w:rsid w:val="788D7EA7"/>
    <w:rsid w:val="788F00C3"/>
    <w:rsid w:val="788F1E71"/>
    <w:rsid w:val="78911745"/>
    <w:rsid w:val="7892370F"/>
    <w:rsid w:val="789254BD"/>
    <w:rsid w:val="78925B44"/>
    <w:rsid w:val="78931961"/>
    <w:rsid w:val="789454CF"/>
    <w:rsid w:val="789456D9"/>
    <w:rsid w:val="78994A9D"/>
    <w:rsid w:val="789A0329"/>
    <w:rsid w:val="789D458E"/>
    <w:rsid w:val="789E20B4"/>
    <w:rsid w:val="78A23952"/>
    <w:rsid w:val="78A27DF6"/>
    <w:rsid w:val="78A30A77"/>
    <w:rsid w:val="78A4286B"/>
    <w:rsid w:val="78A43B6E"/>
    <w:rsid w:val="78A53CFB"/>
    <w:rsid w:val="78A609C8"/>
    <w:rsid w:val="78A7540C"/>
    <w:rsid w:val="78A771BA"/>
    <w:rsid w:val="78A82F32"/>
    <w:rsid w:val="78A84CE1"/>
    <w:rsid w:val="78A91184"/>
    <w:rsid w:val="78AA6CAB"/>
    <w:rsid w:val="78AB7B6D"/>
    <w:rsid w:val="78AC47D1"/>
    <w:rsid w:val="78AD0549"/>
    <w:rsid w:val="78AE679B"/>
    <w:rsid w:val="78AF2513"/>
    <w:rsid w:val="78AF42C1"/>
    <w:rsid w:val="78B10039"/>
    <w:rsid w:val="78B24E6F"/>
    <w:rsid w:val="78B2790D"/>
    <w:rsid w:val="78B33DB1"/>
    <w:rsid w:val="78B35B5F"/>
    <w:rsid w:val="78B362FF"/>
    <w:rsid w:val="78B47B29"/>
    <w:rsid w:val="78B611AB"/>
    <w:rsid w:val="78B673FD"/>
    <w:rsid w:val="78B77851"/>
    <w:rsid w:val="78BD078C"/>
    <w:rsid w:val="78BE4504"/>
    <w:rsid w:val="78C0202A"/>
    <w:rsid w:val="78C23FF4"/>
    <w:rsid w:val="78C31B1A"/>
    <w:rsid w:val="78C532E5"/>
    <w:rsid w:val="78C87131"/>
    <w:rsid w:val="78CA4C57"/>
    <w:rsid w:val="78CB7157"/>
    <w:rsid w:val="78CC05E7"/>
    <w:rsid w:val="78CD4630"/>
    <w:rsid w:val="78CE2F07"/>
    <w:rsid w:val="78CF6711"/>
    <w:rsid w:val="78D24459"/>
    <w:rsid w:val="78D37FAF"/>
    <w:rsid w:val="78D45AD6"/>
    <w:rsid w:val="78D6184E"/>
    <w:rsid w:val="78D635FC"/>
    <w:rsid w:val="78D67AA0"/>
    <w:rsid w:val="78D855C6"/>
    <w:rsid w:val="78D930EC"/>
    <w:rsid w:val="78DA7590"/>
    <w:rsid w:val="78DB3308"/>
    <w:rsid w:val="78DB50B6"/>
    <w:rsid w:val="78DD0E2E"/>
    <w:rsid w:val="78DD156C"/>
    <w:rsid w:val="78DD2BDC"/>
    <w:rsid w:val="78DD498A"/>
    <w:rsid w:val="78DF4BA6"/>
    <w:rsid w:val="78DF7126"/>
    <w:rsid w:val="78E0091E"/>
    <w:rsid w:val="78E026CC"/>
    <w:rsid w:val="78E4686E"/>
    <w:rsid w:val="78E47CFE"/>
    <w:rsid w:val="78E51A91"/>
    <w:rsid w:val="78E55F35"/>
    <w:rsid w:val="78E57CE3"/>
    <w:rsid w:val="78E751EF"/>
    <w:rsid w:val="78E977D3"/>
    <w:rsid w:val="78EA354B"/>
    <w:rsid w:val="78EA70A7"/>
    <w:rsid w:val="78EC1071"/>
    <w:rsid w:val="78EE6B97"/>
    <w:rsid w:val="78EF0B61"/>
    <w:rsid w:val="78EF46BD"/>
    <w:rsid w:val="78F10436"/>
    <w:rsid w:val="78F148D9"/>
    <w:rsid w:val="78F27591"/>
    <w:rsid w:val="78F30652"/>
    <w:rsid w:val="78F35D06"/>
    <w:rsid w:val="78F41CD4"/>
    <w:rsid w:val="78F543CA"/>
    <w:rsid w:val="78F61EF0"/>
    <w:rsid w:val="78F85C68"/>
    <w:rsid w:val="78F915C9"/>
    <w:rsid w:val="78F9553C"/>
    <w:rsid w:val="78FB2499"/>
    <w:rsid w:val="78FB431C"/>
    <w:rsid w:val="78FC5F85"/>
    <w:rsid w:val="78FD6DDA"/>
    <w:rsid w:val="78FE1FE6"/>
    <w:rsid w:val="790068CB"/>
    <w:rsid w:val="79020895"/>
    <w:rsid w:val="79022643"/>
    <w:rsid w:val="790463BB"/>
    <w:rsid w:val="79053EE1"/>
    <w:rsid w:val="7906574A"/>
    <w:rsid w:val="790740FD"/>
    <w:rsid w:val="79075EAB"/>
    <w:rsid w:val="79077C59"/>
    <w:rsid w:val="79083A3B"/>
    <w:rsid w:val="790970F9"/>
    <w:rsid w:val="790A0589"/>
    <w:rsid w:val="790A599B"/>
    <w:rsid w:val="790F43FB"/>
    <w:rsid w:val="790F4D60"/>
    <w:rsid w:val="790F6B0E"/>
    <w:rsid w:val="79102FB2"/>
    <w:rsid w:val="7911045C"/>
    <w:rsid w:val="79116D2A"/>
    <w:rsid w:val="79134850"/>
    <w:rsid w:val="791505C8"/>
    <w:rsid w:val="79166B2C"/>
    <w:rsid w:val="79167E9C"/>
    <w:rsid w:val="79183C14"/>
    <w:rsid w:val="7918401D"/>
    <w:rsid w:val="791B54B2"/>
    <w:rsid w:val="791D56CF"/>
    <w:rsid w:val="791D747D"/>
    <w:rsid w:val="791E4FA3"/>
    <w:rsid w:val="791F3EF0"/>
    <w:rsid w:val="79200D1B"/>
    <w:rsid w:val="79202AC9"/>
    <w:rsid w:val="79206F6D"/>
    <w:rsid w:val="792151BF"/>
    <w:rsid w:val="79216810"/>
    <w:rsid w:val="79216FB6"/>
    <w:rsid w:val="79226841"/>
    <w:rsid w:val="79231130"/>
    <w:rsid w:val="79246A5D"/>
    <w:rsid w:val="79256621"/>
    <w:rsid w:val="792627D5"/>
    <w:rsid w:val="792702FB"/>
    <w:rsid w:val="7927654D"/>
    <w:rsid w:val="79283B12"/>
    <w:rsid w:val="79294073"/>
    <w:rsid w:val="79297BCF"/>
    <w:rsid w:val="792A3948"/>
    <w:rsid w:val="792A6432"/>
    <w:rsid w:val="792B7DEB"/>
    <w:rsid w:val="792D64F4"/>
    <w:rsid w:val="792F0E14"/>
    <w:rsid w:val="792F0F5E"/>
    <w:rsid w:val="7931117A"/>
    <w:rsid w:val="79312F28"/>
    <w:rsid w:val="79314CD6"/>
    <w:rsid w:val="793238A9"/>
    <w:rsid w:val="79336CA0"/>
    <w:rsid w:val="79346574"/>
    <w:rsid w:val="79352A18"/>
    <w:rsid w:val="793547C6"/>
    <w:rsid w:val="793622EC"/>
    <w:rsid w:val="79393B8B"/>
    <w:rsid w:val="793A002E"/>
    <w:rsid w:val="793A1DDD"/>
    <w:rsid w:val="793B5BE4"/>
    <w:rsid w:val="793D367B"/>
    <w:rsid w:val="793D7B1F"/>
    <w:rsid w:val="793F3897"/>
    <w:rsid w:val="793F5645"/>
    <w:rsid w:val="793F73F3"/>
    <w:rsid w:val="7940316B"/>
    <w:rsid w:val="79404F19"/>
    <w:rsid w:val="79426EE3"/>
    <w:rsid w:val="79440EAD"/>
    <w:rsid w:val="79442C5B"/>
    <w:rsid w:val="79444A09"/>
    <w:rsid w:val="79464C25"/>
    <w:rsid w:val="794669D3"/>
    <w:rsid w:val="7947274B"/>
    <w:rsid w:val="794744F9"/>
    <w:rsid w:val="794762A8"/>
    <w:rsid w:val="794819BB"/>
    <w:rsid w:val="794964C4"/>
    <w:rsid w:val="794A5D98"/>
    <w:rsid w:val="794B6EAC"/>
    <w:rsid w:val="794C38BE"/>
    <w:rsid w:val="794C7D62"/>
    <w:rsid w:val="794E3ADA"/>
    <w:rsid w:val="794E5888"/>
    <w:rsid w:val="7950085E"/>
    <w:rsid w:val="79501600"/>
    <w:rsid w:val="79502D1E"/>
    <w:rsid w:val="79507852"/>
    <w:rsid w:val="795124C5"/>
    <w:rsid w:val="79515378"/>
    <w:rsid w:val="79517126"/>
    <w:rsid w:val="795310F0"/>
    <w:rsid w:val="79532E9E"/>
    <w:rsid w:val="79536335"/>
    <w:rsid w:val="795409C4"/>
    <w:rsid w:val="795445DD"/>
    <w:rsid w:val="79554E68"/>
    <w:rsid w:val="79555700"/>
    <w:rsid w:val="79556C16"/>
    <w:rsid w:val="7956298E"/>
    <w:rsid w:val="79586707"/>
    <w:rsid w:val="795A5FDB"/>
    <w:rsid w:val="795B7E31"/>
    <w:rsid w:val="795B7FA5"/>
    <w:rsid w:val="795C61F7"/>
    <w:rsid w:val="795D5ACB"/>
    <w:rsid w:val="79607369"/>
    <w:rsid w:val="7961380D"/>
    <w:rsid w:val="79621333"/>
    <w:rsid w:val="79627585"/>
    <w:rsid w:val="796450AB"/>
    <w:rsid w:val="79674B9C"/>
    <w:rsid w:val="796763D4"/>
    <w:rsid w:val="7967694A"/>
    <w:rsid w:val="79695006"/>
    <w:rsid w:val="796C3F60"/>
    <w:rsid w:val="796C5D0E"/>
    <w:rsid w:val="796D3987"/>
    <w:rsid w:val="796E36D6"/>
    <w:rsid w:val="796E5F2A"/>
    <w:rsid w:val="796F62A7"/>
    <w:rsid w:val="79701CA2"/>
    <w:rsid w:val="797057FE"/>
    <w:rsid w:val="79711576"/>
    <w:rsid w:val="79722641"/>
    <w:rsid w:val="79733540"/>
    <w:rsid w:val="797535A9"/>
    <w:rsid w:val="79766B8D"/>
    <w:rsid w:val="79786DA9"/>
    <w:rsid w:val="797A1E18"/>
    <w:rsid w:val="797A5F8B"/>
    <w:rsid w:val="797A667D"/>
    <w:rsid w:val="797B41A3"/>
    <w:rsid w:val="797B5EB9"/>
    <w:rsid w:val="797C0647"/>
    <w:rsid w:val="797C23F5"/>
    <w:rsid w:val="797D7F1B"/>
    <w:rsid w:val="797F0137"/>
    <w:rsid w:val="797F6400"/>
    <w:rsid w:val="79817A0B"/>
    <w:rsid w:val="79825532"/>
    <w:rsid w:val="798412AA"/>
    <w:rsid w:val="798474FC"/>
    <w:rsid w:val="7985309E"/>
    <w:rsid w:val="79856DD0"/>
    <w:rsid w:val="79865022"/>
    <w:rsid w:val="79872B48"/>
    <w:rsid w:val="79876FEC"/>
    <w:rsid w:val="79892D64"/>
    <w:rsid w:val="79894B12"/>
    <w:rsid w:val="798B088A"/>
    <w:rsid w:val="798C015E"/>
    <w:rsid w:val="799040F2"/>
    <w:rsid w:val="799139C7"/>
    <w:rsid w:val="799314ED"/>
    <w:rsid w:val="79935991"/>
    <w:rsid w:val="7993773F"/>
    <w:rsid w:val="799534B7"/>
    <w:rsid w:val="79957FC1"/>
    <w:rsid w:val="799650EA"/>
    <w:rsid w:val="79974FB4"/>
    <w:rsid w:val="79982FA7"/>
    <w:rsid w:val="79984D55"/>
    <w:rsid w:val="79986B03"/>
    <w:rsid w:val="799A6D1F"/>
    <w:rsid w:val="799C4845"/>
    <w:rsid w:val="799F7E92"/>
    <w:rsid w:val="79A4194C"/>
    <w:rsid w:val="79A4749B"/>
    <w:rsid w:val="79A57AB6"/>
    <w:rsid w:val="79A6109B"/>
    <w:rsid w:val="79A61220"/>
    <w:rsid w:val="79A731EA"/>
    <w:rsid w:val="79A978C7"/>
    <w:rsid w:val="79AB2CDA"/>
    <w:rsid w:val="79AB4A88"/>
    <w:rsid w:val="79AB6836"/>
    <w:rsid w:val="79AD6A52"/>
    <w:rsid w:val="79AE27CB"/>
    <w:rsid w:val="79B002F1"/>
    <w:rsid w:val="79B0209F"/>
    <w:rsid w:val="79B25E17"/>
    <w:rsid w:val="79B449DA"/>
    <w:rsid w:val="79B576B5"/>
    <w:rsid w:val="79B7342D"/>
    <w:rsid w:val="79B80F53"/>
    <w:rsid w:val="79B871A5"/>
    <w:rsid w:val="79BA2F1D"/>
    <w:rsid w:val="79BA4CCB"/>
    <w:rsid w:val="79BB1CDC"/>
    <w:rsid w:val="79BB48AD"/>
    <w:rsid w:val="79BC0A44"/>
    <w:rsid w:val="79BC4EE7"/>
    <w:rsid w:val="79BD2A0E"/>
    <w:rsid w:val="79BD47BC"/>
    <w:rsid w:val="79BE0C60"/>
    <w:rsid w:val="79BF0534"/>
    <w:rsid w:val="79C124FE"/>
    <w:rsid w:val="79C1605A"/>
    <w:rsid w:val="79C16FDE"/>
    <w:rsid w:val="79C30024"/>
    <w:rsid w:val="79C318FE"/>
    <w:rsid w:val="79C36276"/>
    <w:rsid w:val="79C478F8"/>
    <w:rsid w:val="79C773E8"/>
    <w:rsid w:val="79C97604"/>
    <w:rsid w:val="79CC5832"/>
    <w:rsid w:val="79CD0EA3"/>
    <w:rsid w:val="79CD2C51"/>
    <w:rsid w:val="79D00993"/>
    <w:rsid w:val="79D044EF"/>
    <w:rsid w:val="79D05643"/>
    <w:rsid w:val="79D14874"/>
    <w:rsid w:val="79D20267"/>
    <w:rsid w:val="79D35D8D"/>
    <w:rsid w:val="79D57D57"/>
    <w:rsid w:val="79D81204"/>
    <w:rsid w:val="79D83DD5"/>
    <w:rsid w:val="79D97847"/>
    <w:rsid w:val="79DA536E"/>
    <w:rsid w:val="79DA711C"/>
    <w:rsid w:val="79DB0CEB"/>
    <w:rsid w:val="79DB2756"/>
    <w:rsid w:val="79DD09BA"/>
    <w:rsid w:val="79DD144C"/>
    <w:rsid w:val="79DD6C0C"/>
    <w:rsid w:val="79DF0BD6"/>
    <w:rsid w:val="79DF2984"/>
    <w:rsid w:val="79DF4732"/>
    <w:rsid w:val="79E24E87"/>
    <w:rsid w:val="79E41D48"/>
    <w:rsid w:val="79E461EC"/>
    <w:rsid w:val="79ED50A1"/>
    <w:rsid w:val="79F04B91"/>
    <w:rsid w:val="79F0693F"/>
    <w:rsid w:val="79F20909"/>
    <w:rsid w:val="79F24465"/>
    <w:rsid w:val="79F44681"/>
    <w:rsid w:val="79F75F20"/>
    <w:rsid w:val="79F95BAF"/>
    <w:rsid w:val="79FC3536"/>
    <w:rsid w:val="79FC52E4"/>
    <w:rsid w:val="79FF6F80"/>
    <w:rsid w:val="7A010B4C"/>
    <w:rsid w:val="7A0128FA"/>
    <w:rsid w:val="7A04063C"/>
    <w:rsid w:val="7A044199"/>
    <w:rsid w:val="7A067F11"/>
    <w:rsid w:val="7A081773"/>
    <w:rsid w:val="7A097A01"/>
    <w:rsid w:val="7A0A5C53"/>
    <w:rsid w:val="7A0B2C16"/>
    <w:rsid w:val="7A0B3779"/>
    <w:rsid w:val="7A0B5527"/>
    <w:rsid w:val="7A0D0392"/>
    <w:rsid w:val="7A0F3269"/>
    <w:rsid w:val="7A100D8F"/>
    <w:rsid w:val="7A102AD6"/>
    <w:rsid w:val="7A1268B5"/>
    <w:rsid w:val="7A13262E"/>
    <w:rsid w:val="7A140880"/>
    <w:rsid w:val="7A141457"/>
    <w:rsid w:val="7A15284A"/>
    <w:rsid w:val="7A1545F8"/>
    <w:rsid w:val="7A170370"/>
    <w:rsid w:val="7A17211E"/>
    <w:rsid w:val="7A177DD8"/>
    <w:rsid w:val="7A1926F8"/>
    <w:rsid w:val="7A1C7FC7"/>
    <w:rsid w:val="7A1D1B4A"/>
    <w:rsid w:val="7A2111EE"/>
    <w:rsid w:val="7A214D4A"/>
    <w:rsid w:val="7A232871"/>
    <w:rsid w:val="7A24483B"/>
    <w:rsid w:val="7A2465E9"/>
    <w:rsid w:val="7A250C9B"/>
    <w:rsid w:val="7A253ECC"/>
    <w:rsid w:val="7A28257D"/>
    <w:rsid w:val="7A287E87"/>
    <w:rsid w:val="7A293BFF"/>
    <w:rsid w:val="7A2B7977"/>
    <w:rsid w:val="7A2D1941"/>
    <w:rsid w:val="7A2D36EF"/>
    <w:rsid w:val="7A2E1215"/>
    <w:rsid w:val="7A2E348E"/>
    <w:rsid w:val="7A301431"/>
    <w:rsid w:val="7A304F8E"/>
    <w:rsid w:val="7A3251AA"/>
    <w:rsid w:val="7A342CD0"/>
    <w:rsid w:val="7A344A7E"/>
    <w:rsid w:val="7A356A48"/>
    <w:rsid w:val="7A375C81"/>
    <w:rsid w:val="7A383EA6"/>
    <w:rsid w:val="7A3A5E0C"/>
    <w:rsid w:val="7A3B22B0"/>
    <w:rsid w:val="7A3C3932"/>
    <w:rsid w:val="7A3C7DD6"/>
    <w:rsid w:val="7A3E58FC"/>
    <w:rsid w:val="7A401675"/>
    <w:rsid w:val="7A4058A3"/>
    <w:rsid w:val="7A410474"/>
    <w:rsid w:val="7A4153ED"/>
    <w:rsid w:val="7A434224"/>
    <w:rsid w:val="7A4647B1"/>
    <w:rsid w:val="7A480529"/>
    <w:rsid w:val="7A4B1DC7"/>
    <w:rsid w:val="7A4D1FE3"/>
    <w:rsid w:val="7A4D5B40"/>
    <w:rsid w:val="7A4D6A17"/>
    <w:rsid w:val="7A4E3666"/>
    <w:rsid w:val="7A505398"/>
    <w:rsid w:val="7A523156"/>
    <w:rsid w:val="7A5275FA"/>
    <w:rsid w:val="7A543372"/>
    <w:rsid w:val="7A545120"/>
    <w:rsid w:val="7A546ECE"/>
    <w:rsid w:val="7A57076C"/>
    <w:rsid w:val="7A574C10"/>
    <w:rsid w:val="7A5769BE"/>
    <w:rsid w:val="7A590988"/>
    <w:rsid w:val="7A592736"/>
    <w:rsid w:val="7A5B24AB"/>
    <w:rsid w:val="7A5B6864"/>
    <w:rsid w:val="7A5C3FD5"/>
    <w:rsid w:val="7A5C5D83"/>
    <w:rsid w:val="7A5E7D4D"/>
    <w:rsid w:val="7A601D17"/>
    <w:rsid w:val="7A6115EB"/>
    <w:rsid w:val="7A622A67"/>
    <w:rsid w:val="7A6335B5"/>
    <w:rsid w:val="7A635363"/>
    <w:rsid w:val="7A637111"/>
    <w:rsid w:val="7A65732D"/>
    <w:rsid w:val="7A682979"/>
    <w:rsid w:val="7A695F3F"/>
    <w:rsid w:val="7A6A04A0"/>
    <w:rsid w:val="7A6A66F1"/>
    <w:rsid w:val="7A6B4218"/>
    <w:rsid w:val="7A6C06BC"/>
    <w:rsid w:val="7A6D7F90"/>
    <w:rsid w:val="7A6F3D08"/>
    <w:rsid w:val="7A6F5AB6"/>
    <w:rsid w:val="7A721A4A"/>
    <w:rsid w:val="7A721E73"/>
    <w:rsid w:val="7A747570"/>
    <w:rsid w:val="7A756E44"/>
    <w:rsid w:val="7A765096"/>
    <w:rsid w:val="7A771C84"/>
    <w:rsid w:val="7A792DD8"/>
    <w:rsid w:val="7A7A0605"/>
    <w:rsid w:val="7A7B08FF"/>
    <w:rsid w:val="7A7C01D3"/>
    <w:rsid w:val="7A7E03EF"/>
    <w:rsid w:val="7A7E3F4B"/>
    <w:rsid w:val="7A802D36"/>
    <w:rsid w:val="7A807CC3"/>
    <w:rsid w:val="7A813A3B"/>
    <w:rsid w:val="7A8157E9"/>
    <w:rsid w:val="7A8316B7"/>
    <w:rsid w:val="7A8377B3"/>
    <w:rsid w:val="7A85177D"/>
    <w:rsid w:val="7A8544FB"/>
    <w:rsid w:val="7A8552D9"/>
    <w:rsid w:val="7A862E00"/>
    <w:rsid w:val="7A8772A3"/>
    <w:rsid w:val="7A88301C"/>
    <w:rsid w:val="7A884DCA"/>
    <w:rsid w:val="7A8A28F0"/>
    <w:rsid w:val="7A8C48BA"/>
    <w:rsid w:val="7A8D0632"/>
    <w:rsid w:val="7A8E7F0B"/>
    <w:rsid w:val="7A923E9A"/>
    <w:rsid w:val="7A925C48"/>
    <w:rsid w:val="7A9279F6"/>
    <w:rsid w:val="7A9419C0"/>
    <w:rsid w:val="7A94551C"/>
    <w:rsid w:val="7A947A86"/>
    <w:rsid w:val="7A9572A4"/>
    <w:rsid w:val="7A9726FE"/>
    <w:rsid w:val="7A97325F"/>
    <w:rsid w:val="7A97500D"/>
    <w:rsid w:val="7A980FBD"/>
    <w:rsid w:val="7A995229"/>
    <w:rsid w:val="7A9D6AC7"/>
    <w:rsid w:val="7A9E283F"/>
    <w:rsid w:val="7AA00365"/>
    <w:rsid w:val="7AA02320"/>
    <w:rsid w:val="7AA03EC1"/>
    <w:rsid w:val="7AA360D0"/>
    <w:rsid w:val="7AA535C1"/>
    <w:rsid w:val="7AA5597C"/>
    <w:rsid w:val="7AA634A2"/>
    <w:rsid w:val="7AA8546C"/>
    <w:rsid w:val="7AAC3494"/>
    <w:rsid w:val="7AAC6D0A"/>
    <w:rsid w:val="7AAD2A82"/>
    <w:rsid w:val="7AAD4830"/>
    <w:rsid w:val="7AAF380F"/>
    <w:rsid w:val="7AB12572"/>
    <w:rsid w:val="7AB132A5"/>
    <w:rsid w:val="7AB21E46"/>
    <w:rsid w:val="7AB23BF5"/>
    <w:rsid w:val="7AB43E11"/>
    <w:rsid w:val="7AB45BBF"/>
    <w:rsid w:val="7AB47055"/>
    <w:rsid w:val="7AB4796D"/>
    <w:rsid w:val="7AB61937"/>
    <w:rsid w:val="7AB65C87"/>
    <w:rsid w:val="7AB756AF"/>
    <w:rsid w:val="7AB7745D"/>
    <w:rsid w:val="7AB931D5"/>
    <w:rsid w:val="7ABB519F"/>
    <w:rsid w:val="7ABB57E7"/>
    <w:rsid w:val="7ABC4A73"/>
    <w:rsid w:val="7ABE2CD8"/>
    <w:rsid w:val="7AC1208A"/>
    <w:rsid w:val="7AC322A6"/>
    <w:rsid w:val="7AC8152C"/>
    <w:rsid w:val="7AC97DEB"/>
    <w:rsid w:val="7ACA53E2"/>
    <w:rsid w:val="7ACA7190"/>
    <w:rsid w:val="7ACC115A"/>
    <w:rsid w:val="7ACC2F08"/>
    <w:rsid w:val="7ACD6C80"/>
    <w:rsid w:val="7AD1051F"/>
    <w:rsid w:val="7AD1114E"/>
    <w:rsid w:val="7AD149C3"/>
    <w:rsid w:val="7AD24297"/>
    <w:rsid w:val="7AD3663F"/>
    <w:rsid w:val="7AD57908"/>
    <w:rsid w:val="7AD61FD9"/>
    <w:rsid w:val="7AD63B30"/>
    <w:rsid w:val="7AD7365B"/>
    <w:rsid w:val="7AD85D51"/>
    <w:rsid w:val="7AD87AFF"/>
    <w:rsid w:val="7AD95625"/>
    <w:rsid w:val="7ADB139D"/>
    <w:rsid w:val="7ADC45FF"/>
    <w:rsid w:val="7ADD5115"/>
    <w:rsid w:val="7ADE49EA"/>
    <w:rsid w:val="7AE00762"/>
    <w:rsid w:val="7AE069B4"/>
    <w:rsid w:val="7AE244DA"/>
    <w:rsid w:val="7AE446F6"/>
    <w:rsid w:val="7AE475C4"/>
    <w:rsid w:val="7AE55D78"/>
    <w:rsid w:val="7AE85868"/>
    <w:rsid w:val="7AEA15E0"/>
    <w:rsid w:val="7AEA338E"/>
    <w:rsid w:val="7AEC5358"/>
    <w:rsid w:val="7AEC7106"/>
    <w:rsid w:val="7AED2E7F"/>
    <w:rsid w:val="7AEF309B"/>
    <w:rsid w:val="7AEF4E49"/>
    <w:rsid w:val="7AF10BC1"/>
    <w:rsid w:val="7AF1296F"/>
    <w:rsid w:val="7AF20495"/>
    <w:rsid w:val="7AF4245F"/>
    <w:rsid w:val="7AF4420D"/>
    <w:rsid w:val="7AF50549"/>
    <w:rsid w:val="7AF67F85"/>
    <w:rsid w:val="7AF91823"/>
    <w:rsid w:val="7AF97A75"/>
    <w:rsid w:val="7AFA17EA"/>
    <w:rsid w:val="7AFB1A3F"/>
    <w:rsid w:val="7AFD57B8"/>
    <w:rsid w:val="7AFE32DE"/>
    <w:rsid w:val="7AFE6E3A"/>
    <w:rsid w:val="7B007056"/>
    <w:rsid w:val="7B013CCF"/>
    <w:rsid w:val="7B022DCE"/>
    <w:rsid w:val="7B024B7C"/>
    <w:rsid w:val="7B0326A2"/>
    <w:rsid w:val="7B032B4D"/>
    <w:rsid w:val="7B046B46"/>
    <w:rsid w:val="7B0501C8"/>
    <w:rsid w:val="7B05466C"/>
    <w:rsid w:val="7B073F40"/>
    <w:rsid w:val="7B095F0A"/>
    <w:rsid w:val="7B0C1557"/>
    <w:rsid w:val="7B0C77A9"/>
    <w:rsid w:val="7B0D52CF"/>
    <w:rsid w:val="7B0F10EF"/>
    <w:rsid w:val="7B113011"/>
    <w:rsid w:val="7B1211B1"/>
    <w:rsid w:val="7B130B37"/>
    <w:rsid w:val="7B136D89"/>
    <w:rsid w:val="7B1448AF"/>
    <w:rsid w:val="7B160627"/>
    <w:rsid w:val="7B1623D5"/>
    <w:rsid w:val="7B164183"/>
    <w:rsid w:val="7B18439F"/>
    <w:rsid w:val="7B187EFC"/>
    <w:rsid w:val="7B191C40"/>
    <w:rsid w:val="7B195930"/>
    <w:rsid w:val="7B1A0DD3"/>
    <w:rsid w:val="7B1D7C08"/>
    <w:rsid w:val="7B1E74DC"/>
    <w:rsid w:val="7B1F572E"/>
    <w:rsid w:val="7B2014A6"/>
    <w:rsid w:val="7B203254"/>
    <w:rsid w:val="7B203564"/>
    <w:rsid w:val="7B22169F"/>
    <w:rsid w:val="7B22521E"/>
    <w:rsid w:val="7B226FCC"/>
    <w:rsid w:val="7B227DC2"/>
    <w:rsid w:val="7B234AF2"/>
    <w:rsid w:val="7B2368A0"/>
    <w:rsid w:val="7B276391"/>
    <w:rsid w:val="7B2965AD"/>
    <w:rsid w:val="7B2A40D3"/>
    <w:rsid w:val="7B2D7249"/>
    <w:rsid w:val="7B2E771F"/>
    <w:rsid w:val="7B30793B"/>
    <w:rsid w:val="7B31720F"/>
    <w:rsid w:val="7B32705A"/>
    <w:rsid w:val="7B334D35"/>
    <w:rsid w:val="7B354F51"/>
    <w:rsid w:val="7B3665D4"/>
    <w:rsid w:val="7B3867F0"/>
    <w:rsid w:val="7B3B008E"/>
    <w:rsid w:val="7B3B1E3C"/>
    <w:rsid w:val="7B4038F6"/>
    <w:rsid w:val="7B4056A4"/>
    <w:rsid w:val="7B407452"/>
    <w:rsid w:val="7B44146F"/>
    <w:rsid w:val="7B450F0D"/>
    <w:rsid w:val="7B454A69"/>
    <w:rsid w:val="7B4554D0"/>
    <w:rsid w:val="7B4707E1"/>
    <w:rsid w:val="7B474C85"/>
    <w:rsid w:val="7B49220C"/>
    <w:rsid w:val="7B4927AB"/>
    <w:rsid w:val="7B494B47"/>
    <w:rsid w:val="7B4A02D1"/>
    <w:rsid w:val="7B4E6013"/>
    <w:rsid w:val="7B4E7DC1"/>
    <w:rsid w:val="7B4F58E7"/>
    <w:rsid w:val="7B503B39"/>
    <w:rsid w:val="7B51340D"/>
    <w:rsid w:val="7B524F03"/>
    <w:rsid w:val="7B533629"/>
    <w:rsid w:val="7B537186"/>
    <w:rsid w:val="7B560A24"/>
    <w:rsid w:val="7B564D14"/>
    <w:rsid w:val="7B566C76"/>
    <w:rsid w:val="7B5829EE"/>
    <w:rsid w:val="7B5A0161"/>
    <w:rsid w:val="7B5A3695"/>
    <w:rsid w:val="7B5A49B8"/>
    <w:rsid w:val="7B5B3614"/>
    <w:rsid w:val="7B5B428C"/>
    <w:rsid w:val="7B5C0B86"/>
    <w:rsid w:val="7B5F1FCE"/>
    <w:rsid w:val="7B5F3D7C"/>
    <w:rsid w:val="7B611E27"/>
    <w:rsid w:val="7B615D46"/>
    <w:rsid w:val="7B62386D"/>
    <w:rsid w:val="7B62561B"/>
    <w:rsid w:val="7B6273C9"/>
    <w:rsid w:val="7B641393"/>
    <w:rsid w:val="7B6475E5"/>
    <w:rsid w:val="7B65510B"/>
    <w:rsid w:val="7B664809"/>
    <w:rsid w:val="7B675C99"/>
    <w:rsid w:val="7B6770D5"/>
    <w:rsid w:val="7B694BFB"/>
    <w:rsid w:val="7B6969A9"/>
    <w:rsid w:val="7B6B0973"/>
    <w:rsid w:val="7B6C0247"/>
    <w:rsid w:val="7B6C46EB"/>
    <w:rsid w:val="7B6C6499"/>
    <w:rsid w:val="7B6E3FBF"/>
    <w:rsid w:val="7B6E5B6C"/>
    <w:rsid w:val="7B707D38"/>
    <w:rsid w:val="7B75534E"/>
    <w:rsid w:val="7B767318"/>
    <w:rsid w:val="7B786BEC"/>
    <w:rsid w:val="7B7B048A"/>
    <w:rsid w:val="7B7D06A6"/>
    <w:rsid w:val="7B7D2454"/>
    <w:rsid w:val="7B7D4202"/>
    <w:rsid w:val="7B7F441F"/>
    <w:rsid w:val="7B7F61CD"/>
    <w:rsid w:val="7B8053B0"/>
    <w:rsid w:val="7B807F81"/>
    <w:rsid w:val="7B810197"/>
    <w:rsid w:val="7B821819"/>
    <w:rsid w:val="7B8302DC"/>
    <w:rsid w:val="7B851309"/>
    <w:rsid w:val="7B857D92"/>
    <w:rsid w:val="7B8657AD"/>
    <w:rsid w:val="7B86755B"/>
    <w:rsid w:val="7B875081"/>
    <w:rsid w:val="7B886713"/>
    <w:rsid w:val="7B890DF9"/>
    <w:rsid w:val="7B89704B"/>
    <w:rsid w:val="7B8C08E9"/>
    <w:rsid w:val="7B8C6524"/>
    <w:rsid w:val="7B8E2585"/>
    <w:rsid w:val="7B8E4662"/>
    <w:rsid w:val="7B8E776C"/>
    <w:rsid w:val="7B8F3A15"/>
    <w:rsid w:val="7B8F65E6"/>
    <w:rsid w:val="7B9003DA"/>
    <w:rsid w:val="7B902188"/>
    <w:rsid w:val="7B906335"/>
    <w:rsid w:val="7B915F00"/>
    <w:rsid w:val="7B933A26"/>
    <w:rsid w:val="7B95154C"/>
    <w:rsid w:val="7B9559F0"/>
    <w:rsid w:val="7B95779E"/>
    <w:rsid w:val="7B971768"/>
    <w:rsid w:val="7B9854E0"/>
    <w:rsid w:val="7B986208"/>
    <w:rsid w:val="7B997698"/>
    <w:rsid w:val="7B9A4DB4"/>
    <w:rsid w:val="7B9A6B62"/>
    <w:rsid w:val="7B9B0B2D"/>
    <w:rsid w:val="7B9B1FB8"/>
    <w:rsid w:val="7B9D0BEA"/>
    <w:rsid w:val="7B9D48A5"/>
    <w:rsid w:val="7B9D6653"/>
    <w:rsid w:val="7B9D6B95"/>
    <w:rsid w:val="7B9E3097"/>
    <w:rsid w:val="7BA109FB"/>
    <w:rsid w:val="7BA14395"/>
    <w:rsid w:val="7BA2010D"/>
    <w:rsid w:val="7BA45C33"/>
    <w:rsid w:val="7BA5080C"/>
    <w:rsid w:val="7BA55C3B"/>
    <w:rsid w:val="7BA619AB"/>
    <w:rsid w:val="7BA61C9C"/>
    <w:rsid w:val="7BA63759"/>
    <w:rsid w:val="7BA67BFD"/>
    <w:rsid w:val="7BA7486D"/>
    <w:rsid w:val="7BA94FF8"/>
    <w:rsid w:val="7BA9718D"/>
    <w:rsid w:val="7BAA31EE"/>
    <w:rsid w:val="7BAB0D70"/>
    <w:rsid w:val="7BAC2D3A"/>
    <w:rsid w:val="7BAC5B0E"/>
    <w:rsid w:val="7BAD0F8C"/>
    <w:rsid w:val="7BAE042E"/>
    <w:rsid w:val="7BAE2FFF"/>
    <w:rsid w:val="7BAE6AB2"/>
    <w:rsid w:val="7BB06386"/>
    <w:rsid w:val="7BB265A2"/>
    <w:rsid w:val="7BB3231A"/>
    <w:rsid w:val="7BB32E10"/>
    <w:rsid w:val="7BB340C8"/>
    <w:rsid w:val="7BB37C24"/>
    <w:rsid w:val="7BB51BEE"/>
    <w:rsid w:val="7BB61AD4"/>
    <w:rsid w:val="7BB66BC0"/>
    <w:rsid w:val="7BB87930"/>
    <w:rsid w:val="7BBB4D2B"/>
    <w:rsid w:val="7BBF0CBF"/>
    <w:rsid w:val="7BC311C4"/>
    <w:rsid w:val="7BC40083"/>
    <w:rsid w:val="7BC65BA9"/>
    <w:rsid w:val="7BC736D0"/>
    <w:rsid w:val="7BC938EC"/>
    <w:rsid w:val="7BC97448"/>
    <w:rsid w:val="7BCB1412"/>
    <w:rsid w:val="7BCB31C0"/>
    <w:rsid w:val="7BCB7956"/>
    <w:rsid w:val="7BCC0CE6"/>
    <w:rsid w:val="7BCC6F38"/>
    <w:rsid w:val="7BCD4E47"/>
    <w:rsid w:val="7BCD518A"/>
    <w:rsid w:val="7BCE0F02"/>
    <w:rsid w:val="7BCE2CB0"/>
    <w:rsid w:val="7BD0027A"/>
    <w:rsid w:val="7BD007D6"/>
    <w:rsid w:val="7BD02338"/>
    <w:rsid w:val="7BD04C7A"/>
    <w:rsid w:val="7BD06A28"/>
    <w:rsid w:val="7BD1454E"/>
    <w:rsid w:val="7BD302C6"/>
    <w:rsid w:val="7BD32074"/>
    <w:rsid w:val="7BD36518"/>
    <w:rsid w:val="7BD52290"/>
    <w:rsid w:val="7BD77DB7"/>
    <w:rsid w:val="7BD83B2F"/>
    <w:rsid w:val="7BDC22F5"/>
    <w:rsid w:val="7BDD1145"/>
    <w:rsid w:val="7BDD2EF3"/>
    <w:rsid w:val="7BDE7397"/>
    <w:rsid w:val="7BDF310F"/>
    <w:rsid w:val="7BDF7C5F"/>
    <w:rsid w:val="7BE129E3"/>
    <w:rsid w:val="7BE14791"/>
    <w:rsid w:val="7BE2675B"/>
    <w:rsid w:val="7BE424D4"/>
    <w:rsid w:val="7BE44282"/>
    <w:rsid w:val="7BE61DA8"/>
    <w:rsid w:val="7BE73D72"/>
    <w:rsid w:val="7BE75B20"/>
    <w:rsid w:val="7BE95D3C"/>
    <w:rsid w:val="7BEA5AB0"/>
    <w:rsid w:val="7BEC1388"/>
    <w:rsid w:val="7BED75DA"/>
    <w:rsid w:val="7BF02C26"/>
    <w:rsid w:val="7BF070CA"/>
    <w:rsid w:val="7BF1074D"/>
    <w:rsid w:val="7BF24BF0"/>
    <w:rsid w:val="7BF2699E"/>
    <w:rsid w:val="7BF26E13"/>
    <w:rsid w:val="7BF302A3"/>
    <w:rsid w:val="7BF30969"/>
    <w:rsid w:val="7BF546E1"/>
    <w:rsid w:val="7BF81ADB"/>
    <w:rsid w:val="7BF87D2D"/>
    <w:rsid w:val="7BFA1CF7"/>
    <w:rsid w:val="7BFA3AA5"/>
    <w:rsid w:val="7BFA5853"/>
    <w:rsid w:val="7BFC5A6F"/>
    <w:rsid w:val="7BFD5343"/>
    <w:rsid w:val="7C013D37"/>
    <w:rsid w:val="7C030BAC"/>
    <w:rsid w:val="7C041228"/>
    <w:rsid w:val="7C042B76"/>
    <w:rsid w:val="7C0466D2"/>
    <w:rsid w:val="7C0526B8"/>
    <w:rsid w:val="7C06069C"/>
    <w:rsid w:val="7C06305E"/>
    <w:rsid w:val="7C064FD8"/>
    <w:rsid w:val="7C076468"/>
    <w:rsid w:val="7C077F70"/>
    <w:rsid w:val="7C081039"/>
    <w:rsid w:val="7C084414"/>
    <w:rsid w:val="7C09509A"/>
    <w:rsid w:val="7C0A5428"/>
    <w:rsid w:val="7C0B180E"/>
    <w:rsid w:val="7C0B5CB2"/>
    <w:rsid w:val="7C0B7A60"/>
    <w:rsid w:val="7C0C5586"/>
    <w:rsid w:val="7C0E60D1"/>
    <w:rsid w:val="7C10151B"/>
    <w:rsid w:val="7C1032C9"/>
    <w:rsid w:val="7C127041"/>
    <w:rsid w:val="7C134B67"/>
    <w:rsid w:val="7C140D1D"/>
    <w:rsid w:val="7C142DB9"/>
    <w:rsid w:val="7C1508DF"/>
    <w:rsid w:val="7C15268D"/>
    <w:rsid w:val="7C156B31"/>
    <w:rsid w:val="7C1A4147"/>
    <w:rsid w:val="7C1A5EF5"/>
    <w:rsid w:val="7C1A7CA3"/>
    <w:rsid w:val="7C1C3A1B"/>
    <w:rsid w:val="7C1C5D6E"/>
    <w:rsid w:val="7C1D11E6"/>
    <w:rsid w:val="7C1D7794"/>
    <w:rsid w:val="7C1F52BA"/>
    <w:rsid w:val="7C211032"/>
    <w:rsid w:val="7C217284"/>
    <w:rsid w:val="7C224DAA"/>
    <w:rsid w:val="7C23124E"/>
    <w:rsid w:val="7C232FFC"/>
    <w:rsid w:val="7C240B22"/>
    <w:rsid w:val="7C2428D0"/>
    <w:rsid w:val="7C262AEC"/>
    <w:rsid w:val="7C266648"/>
    <w:rsid w:val="7C290372"/>
    <w:rsid w:val="7C29438A"/>
    <w:rsid w:val="7C2B6FA4"/>
    <w:rsid w:val="7C2D3E7B"/>
    <w:rsid w:val="7C2E19A1"/>
    <w:rsid w:val="7C2E374F"/>
    <w:rsid w:val="7C2F7BF3"/>
    <w:rsid w:val="7C30396B"/>
    <w:rsid w:val="7C3074C7"/>
    <w:rsid w:val="7C321491"/>
    <w:rsid w:val="7C32323F"/>
    <w:rsid w:val="7C330D65"/>
    <w:rsid w:val="7C336FB7"/>
    <w:rsid w:val="7C350C01"/>
    <w:rsid w:val="7C352D2F"/>
    <w:rsid w:val="7C372603"/>
    <w:rsid w:val="7C376AA7"/>
    <w:rsid w:val="7C3915A8"/>
    <w:rsid w:val="7C3A12F7"/>
    <w:rsid w:val="7C3F595C"/>
    <w:rsid w:val="7C43522B"/>
    <w:rsid w:val="7C460A98"/>
    <w:rsid w:val="7C466CEA"/>
    <w:rsid w:val="7C482A62"/>
    <w:rsid w:val="7C492337"/>
    <w:rsid w:val="7C4A4A2C"/>
    <w:rsid w:val="7C4B2553"/>
    <w:rsid w:val="7C4D1E27"/>
    <w:rsid w:val="7C4E697D"/>
    <w:rsid w:val="7C4F208D"/>
    <w:rsid w:val="7C501917"/>
    <w:rsid w:val="7C5036C5"/>
    <w:rsid w:val="7C507B69"/>
    <w:rsid w:val="7C5238E1"/>
    <w:rsid w:val="7C532359"/>
    <w:rsid w:val="7C5331B5"/>
    <w:rsid w:val="7C5461B0"/>
    <w:rsid w:val="7C572CA5"/>
    <w:rsid w:val="7C574A54"/>
    <w:rsid w:val="7C5B09E8"/>
    <w:rsid w:val="7C5C4760"/>
    <w:rsid w:val="7C5F1B5A"/>
    <w:rsid w:val="7C5F74F0"/>
    <w:rsid w:val="7C604753"/>
    <w:rsid w:val="7C613B24"/>
    <w:rsid w:val="7C631993"/>
    <w:rsid w:val="7C6333F8"/>
    <w:rsid w:val="7C635AEE"/>
    <w:rsid w:val="7C6453C2"/>
    <w:rsid w:val="7C666617"/>
    <w:rsid w:val="7C683105"/>
    <w:rsid w:val="7C684EB3"/>
    <w:rsid w:val="7C6A0C2B"/>
    <w:rsid w:val="7C6B1F8D"/>
    <w:rsid w:val="7C6D071B"/>
    <w:rsid w:val="7C6D5616"/>
    <w:rsid w:val="7C6F6241"/>
    <w:rsid w:val="7C703D67"/>
    <w:rsid w:val="7C72188D"/>
    <w:rsid w:val="7C75137E"/>
    <w:rsid w:val="7C75312C"/>
    <w:rsid w:val="7C7575D0"/>
    <w:rsid w:val="7C7750F6"/>
    <w:rsid w:val="7C790E6E"/>
    <w:rsid w:val="7C7C095E"/>
    <w:rsid w:val="7C7E0232"/>
    <w:rsid w:val="7C7E6484"/>
    <w:rsid w:val="7C7F3FAA"/>
    <w:rsid w:val="7C8141C6"/>
    <w:rsid w:val="7C831CEC"/>
    <w:rsid w:val="7C8415C1"/>
    <w:rsid w:val="7C855A65"/>
    <w:rsid w:val="7C857813"/>
    <w:rsid w:val="7C8617DD"/>
    <w:rsid w:val="7C86358B"/>
    <w:rsid w:val="7C8810B1"/>
    <w:rsid w:val="7C887303"/>
    <w:rsid w:val="7C896BD7"/>
    <w:rsid w:val="7C8A4E29"/>
    <w:rsid w:val="7C8B0BA1"/>
    <w:rsid w:val="7C8B6DF3"/>
    <w:rsid w:val="7C8B770E"/>
    <w:rsid w:val="7C8F0691"/>
    <w:rsid w:val="7C8F243F"/>
    <w:rsid w:val="7C8F68E3"/>
    <w:rsid w:val="7C9061B7"/>
    <w:rsid w:val="7C923CDE"/>
    <w:rsid w:val="7C9275E1"/>
    <w:rsid w:val="7C941F01"/>
    <w:rsid w:val="7C95557C"/>
    <w:rsid w:val="7C9712F4"/>
    <w:rsid w:val="7C975798"/>
    <w:rsid w:val="7C981D12"/>
    <w:rsid w:val="7C99506C"/>
    <w:rsid w:val="7C9A0DE4"/>
    <w:rsid w:val="7C9B7036"/>
    <w:rsid w:val="7C9C2DAE"/>
    <w:rsid w:val="7C9C4B5C"/>
    <w:rsid w:val="7C9C690A"/>
    <w:rsid w:val="7C9E2682"/>
    <w:rsid w:val="7CA0289E"/>
    <w:rsid w:val="7CA103C5"/>
    <w:rsid w:val="7CA33F3E"/>
    <w:rsid w:val="7CA3413D"/>
    <w:rsid w:val="7CA659DB"/>
    <w:rsid w:val="7CA757A6"/>
    <w:rsid w:val="7CA83501"/>
    <w:rsid w:val="7CA852AF"/>
    <w:rsid w:val="7CAA1027"/>
    <w:rsid w:val="7CAB4D9F"/>
    <w:rsid w:val="7CAC0188"/>
    <w:rsid w:val="7CAD4FBB"/>
    <w:rsid w:val="7CAD6D69"/>
    <w:rsid w:val="7CAF4890"/>
    <w:rsid w:val="7CAF663E"/>
    <w:rsid w:val="7CB13FFA"/>
    <w:rsid w:val="7CB225D2"/>
    <w:rsid w:val="7CB24380"/>
    <w:rsid w:val="7CB40242"/>
    <w:rsid w:val="7CB414EB"/>
    <w:rsid w:val="7CB41EA6"/>
    <w:rsid w:val="7CB43C54"/>
    <w:rsid w:val="7CB4634A"/>
    <w:rsid w:val="7CB63E70"/>
    <w:rsid w:val="7CB71996"/>
    <w:rsid w:val="7CB77BE8"/>
    <w:rsid w:val="7CB9570E"/>
    <w:rsid w:val="7CB974BC"/>
    <w:rsid w:val="7CBA4FE2"/>
    <w:rsid w:val="7CBB3234"/>
    <w:rsid w:val="7CBB67ED"/>
    <w:rsid w:val="7CBC0D5A"/>
    <w:rsid w:val="7CBE2D25"/>
    <w:rsid w:val="7CBE4AD3"/>
    <w:rsid w:val="7CC0084B"/>
    <w:rsid w:val="7CC04CEF"/>
    <w:rsid w:val="7CC2473D"/>
    <w:rsid w:val="7CC3033B"/>
    <w:rsid w:val="7CC40FE0"/>
    <w:rsid w:val="7CC52305"/>
    <w:rsid w:val="7CC61BD9"/>
    <w:rsid w:val="7CC70BC5"/>
    <w:rsid w:val="7CC7607D"/>
    <w:rsid w:val="7CC83BA3"/>
    <w:rsid w:val="7CC85951"/>
    <w:rsid w:val="7CC876FF"/>
    <w:rsid w:val="7CCA791B"/>
    <w:rsid w:val="7CCC0C02"/>
    <w:rsid w:val="7CCC169D"/>
    <w:rsid w:val="7CCD740C"/>
    <w:rsid w:val="7CD10A13"/>
    <w:rsid w:val="7CD51E1C"/>
    <w:rsid w:val="7CD73144"/>
    <w:rsid w:val="7CD82038"/>
    <w:rsid w:val="7CD97B5E"/>
    <w:rsid w:val="7CDB36C6"/>
    <w:rsid w:val="7CDD1B87"/>
    <w:rsid w:val="7CDD6FB6"/>
    <w:rsid w:val="7CE00EED"/>
    <w:rsid w:val="7CE02C9B"/>
    <w:rsid w:val="7CE04A49"/>
    <w:rsid w:val="7CE0713F"/>
    <w:rsid w:val="7CE3278B"/>
    <w:rsid w:val="7CE34539"/>
    <w:rsid w:val="7CE54755"/>
    <w:rsid w:val="7CE81B50"/>
    <w:rsid w:val="7CEC1640"/>
    <w:rsid w:val="7CED360A"/>
    <w:rsid w:val="7CED53B8"/>
    <w:rsid w:val="7CED7166"/>
    <w:rsid w:val="7CEE13CB"/>
    <w:rsid w:val="7CEF1130"/>
    <w:rsid w:val="7CEF2EDE"/>
    <w:rsid w:val="7CF14EA8"/>
    <w:rsid w:val="7CF229CE"/>
    <w:rsid w:val="7CF36E72"/>
    <w:rsid w:val="7CF60710"/>
    <w:rsid w:val="7CF77FE5"/>
    <w:rsid w:val="7CF90201"/>
    <w:rsid w:val="7CF93D5D"/>
    <w:rsid w:val="7CF95B0B"/>
    <w:rsid w:val="7CFB1883"/>
    <w:rsid w:val="7CFB5D27"/>
    <w:rsid w:val="7CFC55FB"/>
    <w:rsid w:val="7CFD1A9F"/>
    <w:rsid w:val="7CFD384D"/>
    <w:rsid w:val="7CFE1373"/>
    <w:rsid w:val="7CFE5817"/>
    <w:rsid w:val="7D004F21"/>
    <w:rsid w:val="7D0050EB"/>
    <w:rsid w:val="7D012C11"/>
    <w:rsid w:val="7D034BDB"/>
    <w:rsid w:val="7D056BA5"/>
    <w:rsid w:val="7D067652"/>
    <w:rsid w:val="7D072223"/>
    <w:rsid w:val="7D0836B3"/>
    <w:rsid w:val="7D0A7D18"/>
    <w:rsid w:val="7D0B583E"/>
    <w:rsid w:val="7D0C7F34"/>
    <w:rsid w:val="7D0D04BC"/>
    <w:rsid w:val="7D104A16"/>
    <w:rsid w:val="7D115EA6"/>
    <w:rsid w:val="7D124CFF"/>
    <w:rsid w:val="7D1307C6"/>
    <w:rsid w:val="7D133070"/>
    <w:rsid w:val="7D156AD2"/>
    <w:rsid w:val="7D162B61"/>
    <w:rsid w:val="7D16490F"/>
    <w:rsid w:val="7D1666BD"/>
    <w:rsid w:val="7D180687"/>
    <w:rsid w:val="7D184638"/>
    <w:rsid w:val="7D1961AD"/>
    <w:rsid w:val="7D1B1F25"/>
    <w:rsid w:val="7D1D3EEF"/>
    <w:rsid w:val="7D1E1A15"/>
    <w:rsid w:val="7D1E37C3"/>
    <w:rsid w:val="7D1F7C67"/>
    <w:rsid w:val="7D24527D"/>
    <w:rsid w:val="7D2863F0"/>
    <w:rsid w:val="7D290796"/>
    <w:rsid w:val="7D292894"/>
    <w:rsid w:val="7D2C7C8E"/>
    <w:rsid w:val="7D2D1C58"/>
    <w:rsid w:val="7D2D3A06"/>
    <w:rsid w:val="7D2D3F3E"/>
    <w:rsid w:val="7D2F2D01"/>
    <w:rsid w:val="7D31799A"/>
    <w:rsid w:val="7D341239"/>
    <w:rsid w:val="7D342FE7"/>
    <w:rsid w:val="7D344D95"/>
    <w:rsid w:val="7D353B60"/>
    <w:rsid w:val="7D381051"/>
    <w:rsid w:val="7D382AD7"/>
    <w:rsid w:val="7D384885"/>
    <w:rsid w:val="7D3873A2"/>
    <w:rsid w:val="7D3905FD"/>
    <w:rsid w:val="7D3923AB"/>
    <w:rsid w:val="7D3A3102"/>
    <w:rsid w:val="7D3B6123"/>
    <w:rsid w:val="7D3D00ED"/>
    <w:rsid w:val="7D3D1E9B"/>
    <w:rsid w:val="7D3E5C13"/>
    <w:rsid w:val="7D3E6353"/>
    <w:rsid w:val="7D3F20B7"/>
    <w:rsid w:val="7D40373A"/>
    <w:rsid w:val="7D416ACE"/>
    <w:rsid w:val="7D4278A5"/>
    <w:rsid w:val="7D44147C"/>
    <w:rsid w:val="7D4421C5"/>
    <w:rsid w:val="7D450D50"/>
    <w:rsid w:val="7D4551F4"/>
    <w:rsid w:val="7D470F6C"/>
    <w:rsid w:val="7D473F98"/>
    <w:rsid w:val="7D474AC8"/>
    <w:rsid w:val="7D494CE4"/>
    <w:rsid w:val="7D4A0A5C"/>
    <w:rsid w:val="7D4A45B8"/>
    <w:rsid w:val="7D4E22FA"/>
    <w:rsid w:val="7D4F7E21"/>
    <w:rsid w:val="7D511DEB"/>
    <w:rsid w:val="7D5176F5"/>
    <w:rsid w:val="7D52739A"/>
    <w:rsid w:val="7D53082A"/>
    <w:rsid w:val="7D5471E5"/>
    <w:rsid w:val="7D5771AB"/>
    <w:rsid w:val="7D580A83"/>
    <w:rsid w:val="7D592A4D"/>
    <w:rsid w:val="7D5B0573"/>
    <w:rsid w:val="7D5D42EC"/>
    <w:rsid w:val="7D5E1E12"/>
    <w:rsid w:val="7D5E593D"/>
    <w:rsid w:val="7D5F6DCD"/>
    <w:rsid w:val="7D605B8A"/>
    <w:rsid w:val="7D625DA6"/>
    <w:rsid w:val="7D627B54"/>
    <w:rsid w:val="7D63567A"/>
    <w:rsid w:val="7D6438CC"/>
    <w:rsid w:val="7D6733BC"/>
    <w:rsid w:val="7D690EE2"/>
    <w:rsid w:val="7D6C09D3"/>
    <w:rsid w:val="7D6C452F"/>
    <w:rsid w:val="7D6E02A7"/>
    <w:rsid w:val="7D6F68C2"/>
    <w:rsid w:val="7D702296"/>
    <w:rsid w:val="7D711B45"/>
    <w:rsid w:val="7D723DB3"/>
    <w:rsid w:val="7D7358BD"/>
    <w:rsid w:val="7D741635"/>
    <w:rsid w:val="7D747887"/>
    <w:rsid w:val="7D755AD9"/>
    <w:rsid w:val="7D763BC4"/>
    <w:rsid w:val="7D7653AD"/>
    <w:rsid w:val="7D787377"/>
    <w:rsid w:val="7D796C4C"/>
    <w:rsid w:val="7D7A4E9D"/>
    <w:rsid w:val="7D7B0C16"/>
    <w:rsid w:val="7D7B6E68"/>
    <w:rsid w:val="7D7E4262"/>
    <w:rsid w:val="7D7F0706"/>
    <w:rsid w:val="7D80447E"/>
    <w:rsid w:val="7D8048FF"/>
    <w:rsid w:val="7D823D52"/>
    <w:rsid w:val="7D831878"/>
    <w:rsid w:val="7D845D1C"/>
    <w:rsid w:val="7D847658"/>
    <w:rsid w:val="7D8555F0"/>
    <w:rsid w:val="7D861F78"/>
    <w:rsid w:val="7D8775BA"/>
    <w:rsid w:val="7D8950E1"/>
    <w:rsid w:val="7D8B70AB"/>
    <w:rsid w:val="7D8C4BD1"/>
    <w:rsid w:val="7D8C697F"/>
    <w:rsid w:val="7D8E6B9B"/>
    <w:rsid w:val="7D8F021D"/>
    <w:rsid w:val="7D9046C1"/>
    <w:rsid w:val="7D910439"/>
    <w:rsid w:val="7D9330EC"/>
    <w:rsid w:val="7D9341B1"/>
    <w:rsid w:val="7D9505DD"/>
    <w:rsid w:val="7D955BFE"/>
    <w:rsid w:val="7D9615AC"/>
    <w:rsid w:val="7D965A4F"/>
    <w:rsid w:val="7D9677FD"/>
    <w:rsid w:val="7D983576"/>
    <w:rsid w:val="7D985ACE"/>
    <w:rsid w:val="7D9903EE"/>
    <w:rsid w:val="7D9B4E14"/>
    <w:rsid w:val="7D9D293A"/>
    <w:rsid w:val="7D9F4904"/>
    <w:rsid w:val="7DA0242A"/>
    <w:rsid w:val="7DA22646"/>
    <w:rsid w:val="7DA4016C"/>
    <w:rsid w:val="7DA57A41"/>
    <w:rsid w:val="7DA61562"/>
    <w:rsid w:val="7DA737B9"/>
    <w:rsid w:val="7DA86A53"/>
    <w:rsid w:val="7DA939D5"/>
    <w:rsid w:val="7DA95783"/>
    <w:rsid w:val="7DAA5057"/>
    <w:rsid w:val="7DAC7021"/>
    <w:rsid w:val="7DAE2D99"/>
    <w:rsid w:val="7DAE4B47"/>
    <w:rsid w:val="7DB14637"/>
    <w:rsid w:val="7DB3215D"/>
    <w:rsid w:val="7DB52379"/>
    <w:rsid w:val="7DBA7990"/>
    <w:rsid w:val="7DBB1012"/>
    <w:rsid w:val="7DBD4D8A"/>
    <w:rsid w:val="7DBD6776"/>
    <w:rsid w:val="7DBD7BFC"/>
    <w:rsid w:val="7DBE77E9"/>
    <w:rsid w:val="7DC10D1E"/>
    <w:rsid w:val="7DC1351F"/>
    <w:rsid w:val="7DC205F3"/>
    <w:rsid w:val="7DC223A1"/>
    <w:rsid w:val="7DC30A8A"/>
    <w:rsid w:val="7DC3365B"/>
    <w:rsid w:val="7DC425BD"/>
    <w:rsid w:val="7DC720AD"/>
    <w:rsid w:val="7DC9372F"/>
    <w:rsid w:val="7DC97BD3"/>
    <w:rsid w:val="7DCA0BF8"/>
    <w:rsid w:val="7DCA4F70"/>
    <w:rsid w:val="7DCA74A7"/>
    <w:rsid w:val="7DCB394B"/>
    <w:rsid w:val="7DCB56F9"/>
    <w:rsid w:val="7DCC321F"/>
    <w:rsid w:val="7DCC76C3"/>
    <w:rsid w:val="7DCE343B"/>
    <w:rsid w:val="7DCE6F97"/>
    <w:rsid w:val="7DCF4ABD"/>
    <w:rsid w:val="7DD10836"/>
    <w:rsid w:val="7DD24CD9"/>
    <w:rsid w:val="7DD3057F"/>
    <w:rsid w:val="7DD30A52"/>
    <w:rsid w:val="7DD32800"/>
    <w:rsid w:val="7DD445E0"/>
    <w:rsid w:val="7DD50326"/>
    <w:rsid w:val="7DD6409E"/>
    <w:rsid w:val="7DD81BC4"/>
    <w:rsid w:val="7DD95881"/>
    <w:rsid w:val="7DDB18E2"/>
    <w:rsid w:val="7DDD542C"/>
    <w:rsid w:val="7DDF73F6"/>
    <w:rsid w:val="7DE06CCB"/>
    <w:rsid w:val="7DE14F1D"/>
    <w:rsid w:val="7DE247F1"/>
    <w:rsid w:val="7DE40569"/>
    <w:rsid w:val="7DE440D5"/>
    <w:rsid w:val="7DE467BB"/>
    <w:rsid w:val="7DE62533"/>
    <w:rsid w:val="7DE642E1"/>
    <w:rsid w:val="7DE669F5"/>
    <w:rsid w:val="7DE81315"/>
    <w:rsid w:val="7DE870D9"/>
    <w:rsid w:val="7DE94569"/>
    <w:rsid w:val="7DEB7B49"/>
    <w:rsid w:val="7DEC566F"/>
    <w:rsid w:val="7DED1B13"/>
    <w:rsid w:val="7DEE13E8"/>
    <w:rsid w:val="7DF05160"/>
    <w:rsid w:val="7DF06F0E"/>
    <w:rsid w:val="7DF10ED8"/>
    <w:rsid w:val="7DF266D9"/>
    <w:rsid w:val="7DF369FE"/>
    <w:rsid w:val="7DF54524"/>
    <w:rsid w:val="7DF76239"/>
    <w:rsid w:val="7DF764EE"/>
    <w:rsid w:val="7DF80E09"/>
    <w:rsid w:val="7DF82266"/>
    <w:rsid w:val="7DF95558"/>
    <w:rsid w:val="7DFB58B2"/>
    <w:rsid w:val="7DFC1D56"/>
    <w:rsid w:val="7DFD162B"/>
    <w:rsid w:val="7DFD5ACF"/>
    <w:rsid w:val="7DFF53A3"/>
    <w:rsid w:val="7E002EC9"/>
    <w:rsid w:val="7E040C0B"/>
    <w:rsid w:val="7E05340D"/>
    <w:rsid w:val="7E064983"/>
    <w:rsid w:val="7E074257"/>
    <w:rsid w:val="7E0806FB"/>
    <w:rsid w:val="7E097FCF"/>
    <w:rsid w:val="7E0B2E4B"/>
    <w:rsid w:val="7E10135E"/>
    <w:rsid w:val="7E105802"/>
    <w:rsid w:val="7E1075B0"/>
    <w:rsid w:val="7E12157A"/>
    <w:rsid w:val="7E123328"/>
    <w:rsid w:val="7E1365B7"/>
    <w:rsid w:val="7E152E18"/>
    <w:rsid w:val="7E186464"/>
    <w:rsid w:val="7E186CB2"/>
    <w:rsid w:val="7E192908"/>
    <w:rsid w:val="7E1A042F"/>
    <w:rsid w:val="7E1A3F8B"/>
    <w:rsid w:val="7E1B7046"/>
    <w:rsid w:val="7E1C57BB"/>
    <w:rsid w:val="7E1D3A7B"/>
    <w:rsid w:val="7E1F3FB4"/>
    <w:rsid w:val="7E1F5A45"/>
    <w:rsid w:val="7E1F77F3"/>
    <w:rsid w:val="7E2117BD"/>
    <w:rsid w:val="7E235535"/>
    <w:rsid w:val="7E24305B"/>
    <w:rsid w:val="7E260B81"/>
    <w:rsid w:val="7E265025"/>
    <w:rsid w:val="7E2B263C"/>
    <w:rsid w:val="7E2B43EA"/>
    <w:rsid w:val="7E2C3CBE"/>
    <w:rsid w:val="7E2D1189"/>
    <w:rsid w:val="7E307B0A"/>
    <w:rsid w:val="7E307C52"/>
    <w:rsid w:val="7E310F9A"/>
    <w:rsid w:val="7E317FCB"/>
    <w:rsid w:val="7E325778"/>
    <w:rsid w:val="7E327526"/>
    <w:rsid w:val="7E350DC4"/>
    <w:rsid w:val="7E357016"/>
    <w:rsid w:val="7E372D8F"/>
    <w:rsid w:val="7E374B3D"/>
    <w:rsid w:val="7E386B07"/>
    <w:rsid w:val="7E3A287F"/>
    <w:rsid w:val="7E3A63DB"/>
    <w:rsid w:val="7E3C03A5"/>
    <w:rsid w:val="7E3C65F7"/>
    <w:rsid w:val="7E3E210E"/>
    <w:rsid w:val="7E3E236F"/>
    <w:rsid w:val="7E3E411D"/>
    <w:rsid w:val="7E3F1C43"/>
    <w:rsid w:val="7E405EBE"/>
    <w:rsid w:val="7E413C0D"/>
    <w:rsid w:val="7E4153EE"/>
    <w:rsid w:val="7E417769"/>
    <w:rsid w:val="7E417867"/>
    <w:rsid w:val="7E431733"/>
    <w:rsid w:val="7E447259"/>
    <w:rsid w:val="7E4577B8"/>
    <w:rsid w:val="7E472E16"/>
    <w:rsid w:val="7E4734DB"/>
    <w:rsid w:val="7E474901"/>
    <w:rsid w:val="7E492AC2"/>
    <w:rsid w:val="7E494870"/>
    <w:rsid w:val="7E4B05E8"/>
    <w:rsid w:val="7E4B4A8C"/>
    <w:rsid w:val="7E4D25B2"/>
    <w:rsid w:val="7E4E1E86"/>
    <w:rsid w:val="7E4E5490"/>
    <w:rsid w:val="7E5020A2"/>
    <w:rsid w:val="7E503E50"/>
    <w:rsid w:val="7E505BFE"/>
    <w:rsid w:val="7E516E43"/>
    <w:rsid w:val="7E5202D3"/>
    <w:rsid w:val="7E521976"/>
    <w:rsid w:val="7E525E1A"/>
    <w:rsid w:val="7E527BC8"/>
    <w:rsid w:val="7E5356EF"/>
    <w:rsid w:val="7E543940"/>
    <w:rsid w:val="7E551467"/>
    <w:rsid w:val="7E5557C4"/>
    <w:rsid w:val="7E5576B9"/>
    <w:rsid w:val="7E561825"/>
    <w:rsid w:val="7E56399B"/>
    <w:rsid w:val="7E576F8D"/>
    <w:rsid w:val="7E584AB3"/>
    <w:rsid w:val="7E590F57"/>
    <w:rsid w:val="7E5A082B"/>
    <w:rsid w:val="7E5C0A47"/>
    <w:rsid w:val="7E5E47BF"/>
    <w:rsid w:val="7E5E656D"/>
    <w:rsid w:val="7E5F22E5"/>
    <w:rsid w:val="7E5F5E41"/>
    <w:rsid w:val="7E61605D"/>
    <w:rsid w:val="7E635932"/>
    <w:rsid w:val="7E655B4E"/>
    <w:rsid w:val="7E657E8A"/>
    <w:rsid w:val="7E663674"/>
    <w:rsid w:val="7E665422"/>
    <w:rsid w:val="7E6873EC"/>
    <w:rsid w:val="7E694F12"/>
    <w:rsid w:val="7E69680B"/>
    <w:rsid w:val="7E697C9B"/>
    <w:rsid w:val="7E6B0C8A"/>
    <w:rsid w:val="7E6B1E5B"/>
    <w:rsid w:val="7E6B25BB"/>
    <w:rsid w:val="7E6B2A38"/>
    <w:rsid w:val="7E6B47E6"/>
    <w:rsid w:val="7E6B6EDC"/>
    <w:rsid w:val="7E6D055E"/>
    <w:rsid w:val="7E70004F"/>
    <w:rsid w:val="7E7023CC"/>
    <w:rsid w:val="7E7033BE"/>
    <w:rsid w:val="7E704E13"/>
    <w:rsid w:val="7E7062A0"/>
    <w:rsid w:val="7E71385C"/>
    <w:rsid w:val="7E717883"/>
    <w:rsid w:val="7E723DC7"/>
    <w:rsid w:val="7E7318ED"/>
    <w:rsid w:val="7E747B3F"/>
    <w:rsid w:val="7E755665"/>
    <w:rsid w:val="7E75623E"/>
    <w:rsid w:val="7E770B5E"/>
    <w:rsid w:val="7E775881"/>
    <w:rsid w:val="7E786F03"/>
    <w:rsid w:val="7E7A2C7B"/>
    <w:rsid w:val="7E7A465F"/>
    <w:rsid w:val="7E7C096F"/>
    <w:rsid w:val="7E7C2E97"/>
    <w:rsid w:val="7E7C69F3"/>
    <w:rsid w:val="7E7E09BD"/>
    <w:rsid w:val="7E7E6C0F"/>
    <w:rsid w:val="7E7F64E4"/>
    <w:rsid w:val="7E7F72F0"/>
    <w:rsid w:val="7E8104AE"/>
    <w:rsid w:val="7E81400A"/>
    <w:rsid w:val="7E834226"/>
    <w:rsid w:val="7E841CD2"/>
    <w:rsid w:val="7E8458A8"/>
    <w:rsid w:val="7E865AC4"/>
    <w:rsid w:val="7E885398"/>
    <w:rsid w:val="7E891110"/>
    <w:rsid w:val="7E8D29AE"/>
    <w:rsid w:val="7E8F2BCB"/>
    <w:rsid w:val="7E8F4979"/>
    <w:rsid w:val="7E900275"/>
    <w:rsid w:val="7E90249F"/>
    <w:rsid w:val="7E906943"/>
    <w:rsid w:val="7E917AA8"/>
    <w:rsid w:val="7E924469"/>
    <w:rsid w:val="7E926217"/>
    <w:rsid w:val="7E933D3D"/>
    <w:rsid w:val="7E9401E1"/>
    <w:rsid w:val="7E952C57"/>
    <w:rsid w:val="7E953F59"/>
    <w:rsid w:val="7E957AB5"/>
    <w:rsid w:val="7E991353"/>
    <w:rsid w:val="7E9A50CB"/>
    <w:rsid w:val="7E9B156F"/>
    <w:rsid w:val="7E9C0E44"/>
    <w:rsid w:val="7E9C52E7"/>
    <w:rsid w:val="7E9E4BBC"/>
    <w:rsid w:val="7EA06B86"/>
    <w:rsid w:val="7EA128FE"/>
    <w:rsid w:val="7EA1645A"/>
    <w:rsid w:val="7EA23BA4"/>
    <w:rsid w:val="7EA30424"/>
    <w:rsid w:val="7EA321D2"/>
    <w:rsid w:val="7EA36676"/>
    <w:rsid w:val="7EA412BC"/>
    <w:rsid w:val="7EA61CC2"/>
    <w:rsid w:val="7EA72453"/>
    <w:rsid w:val="7EA764FC"/>
    <w:rsid w:val="7EAB1087"/>
    <w:rsid w:val="7EAB14CB"/>
    <w:rsid w:val="7EAB552B"/>
    <w:rsid w:val="7EAB72D9"/>
    <w:rsid w:val="7EAC0EDE"/>
    <w:rsid w:val="7EAD236E"/>
    <w:rsid w:val="7EAD3051"/>
    <w:rsid w:val="7EAD4DFF"/>
    <w:rsid w:val="7EB048EF"/>
    <w:rsid w:val="7EB10D93"/>
    <w:rsid w:val="7EB20667"/>
    <w:rsid w:val="7EB22415"/>
    <w:rsid w:val="7EB268B9"/>
    <w:rsid w:val="7EB40DB1"/>
    <w:rsid w:val="7EB443DF"/>
    <w:rsid w:val="7EB4618D"/>
    <w:rsid w:val="7EB47670"/>
    <w:rsid w:val="7EB83F7E"/>
    <w:rsid w:val="7EBA34E2"/>
    <w:rsid w:val="7EBB7543"/>
    <w:rsid w:val="7EBC3294"/>
    <w:rsid w:val="7EBE700C"/>
    <w:rsid w:val="7EC02698"/>
    <w:rsid w:val="7EC02D84"/>
    <w:rsid w:val="7EC16AFC"/>
    <w:rsid w:val="7EC30AC6"/>
    <w:rsid w:val="7EC32874"/>
    <w:rsid w:val="7EC55C1F"/>
    <w:rsid w:val="7EC64112"/>
    <w:rsid w:val="7EC65EC0"/>
    <w:rsid w:val="7EC81C39"/>
    <w:rsid w:val="7EC860DC"/>
    <w:rsid w:val="7EC9775F"/>
    <w:rsid w:val="7ECA3C03"/>
    <w:rsid w:val="7ECA59B1"/>
    <w:rsid w:val="7ECB1729"/>
    <w:rsid w:val="7ECC6D87"/>
    <w:rsid w:val="7ECD36F3"/>
    <w:rsid w:val="7ECD724F"/>
    <w:rsid w:val="7ECF1219"/>
    <w:rsid w:val="7ECF59B9"/>
    <w:rsid w:val="7ECF746B"/>
    <w:rsid w:val="7ED00AED"/>
    <w:rsid w:val="7ED14F91"/>
    <w:rsid w:val="7ED22BF9"/>
    <w:rsid w:val="7ED405DD"/>
    <w:rsid w:val="7ED56104"/>
    <w:rsid w:val="7ED76320"/>
    <w:rsid w:val="7EDC1B88"/>
    <w:rsid w:val="7EDC3936"/>
    <w:rsid w:val="7EDE320A"/>
    <w:rsid w:val="7EE051D4"/>
    <w:rsid w:val="7EE06F82"/>
    <w:rsid w:val="7EE12CFA"/>
    <w:rsid w:val="7EE1644F"/>
    <w:rsid w:val="7EE2719E"/>
    <w:rsid w:val="7EE527EB"/>
    <w:rsid w:val="7EE54599"/>
    <w:rsid w:val="7EE60311"/>
    <w:rsid w:val="7EE84089"/>
    <w:rsid w:val="7EEB3B79"/>
    <w:rsid w:val="7EED0F42"/>
    <w:rsid w:val="7EEF3862"/>
    <w:rsid w:val="7EEF71C5"/>
    <w:rsid w:val="7EF26CB5"/>
    <w:rsid w:val="7EFA3546"/>
    <w:rsid w:val="7EFB1E05"/>
    <w:rsid w:val="7EFB200E"/>
    <w:rsid w:val="7EFC18E2"/>
    <w:rsid w:val="7EFE1AFE"/>
    <w:rsid w:val="7F0013D2"/>
    <w:rsid w:val="7F01514B"/>
    <w:rsid w:val="7F016EF9"/>
    <w:rsid w:val="7F030EC3"/>
    <w:rsid w:val="7F032C71"/>
    <w:rsid w:val="7F052E8D"/>
    <w:rsid w:val="7F054C3B"/>
    <w:rsid w:val="7F0569E9"/>
    <w:rsid w:val="7F061AE9"/>
    <w:rsid w:val="7F076C05"/>
    <w:rsid w:val="7F0864D9"/>
    <w:rsid w:val="7F0A6D29"/>
    <w:rsid w:val="7F0B18FA"/>
    <w:rsid w:val="7F0B7D77"/>
    <w:rsid w:val="7F0C421B"/>
    <w:rsid w:val="7F0C5FC9"/>
    <w:rsid w:val="7F0F7867"/>
    <w:rsid w:val="7F111831"/>
    <w:rsid w:val="7F1135E0"/>
    <w:rsid w:val="7F121106"/>
    <w:rsid w:val="7F15557D"/>
    <w:rsid w:val="7F160BF6"/>
    <w:rsid w:val="7F1615DE"/>
    <w:rsid w:val="7F166E48"/>
    <w:rsid w:val="7F182BC0"/>
    <w:rsid w:val="7F19538E"/>
    <w:rsid w:val="7F1C2780"/>
    <w:rsid w:val="7F1C4F25"/>
    <w:rsid w:val="7F1D01D6"/>
    <w:rsid w:val="7F1D519F"/>
    <w:rsid w:val="7F1E3F4E"/>
    <w:rsid w:val="7F207CC7"/>
    <w:rsid w:val="7F211349"/>
    <w:rsid w:val="7F2257ED"/>
    <w:rsid w:val="7F2275BA"/>
    <w:rsid w:val="7F22779A"/>
    <w:rsid w:val="7F231011"/>
    <w:rsid w:val="7F233313"/>
    <w:rsid w:val="7F2350C1"/>
    <w:rsid w:val="7F2552DD"/>
    <w:rsid w:val="7F2822B2"/>
    <w:rsid w:val="7F286B7B"/>
    <w:rsid w:val="7F2A644F"/>
    <w:rsid w:val="7F2B2374"/>
    <w:rsid w:val="7F2D4191"/>
    <w:rsid w:val="7F2D5F40"/>
    <w:rsid w:val="7F2D7CEE"/>
    <w:rsid w:val="7F2E1B17"/>
    <w:rsid w:val="7F2E23E3"/>
    <w:rsid w:val="7F2F0CF5"/>
    <w:rsid w:val="7F2F1CB8"/>
    <w:rsid w:val="7F2F3A66"/>
    <w:rsid w:val="7F313C82"/>
    <w:rsid w:val="7F327676"/>
    <w:rsid w:val="7F34107C"/>
    <w:rsid w:val="7F363046"/>
    <w:rsid w:val="7F365FF7"/>
    <w:rsid w:val="7F3948E4"/>
    <w:rsid w:val="7F3B240A"/>
    <w:rsid w:val="7F3C6183"/>
    <w:rsid w:val="7F3D43D5"/>
    <w:rsid w:val="7F3E014D"/>
    <w:rsid w:val="7F402117"/>
    <w:rsid w:val="7F427C3D"/>
    <w:rsid w:val="7F435763"/>
    <w:rsid w:val="7F466F7C"/>
    <w:rsid w:val="7F47040C"/>
    <w:rsid w:val="7F475253"/>
    <w:rsid w:val="7F480FCB"/>
    <w:rsid w:val="7F482D79"/>
    <w:rsid w:val="7F4A4D43"/>
    <w:rsid w:val="7F4D0390"/>
    <w:rsid w:val="7F4D213E"/>
    <w:rsid w:val="7F4E2B3D"/>
    <w:rsid w:val="7F4F235A"/>
    <w:rsid w:val="7F4F5EB6"/>
    <w:rsid w:val="7F511C2E"/>
    <w:rsid w:val="7F5160D2"/>
    <w:rsid w:val="7F517E80"/>
    <w:rsid w:val="7F5259A6"/>
    <w:rsid w:val="7F533BF8"/>
    <w:rsid w:val="7F547970"/>
    <w:rsid w:val="7F5B0CFF"/>
    <w:rsid w:val="7F5B2AAD"/>
    <w:rsid w:val="7F5B485B"/>
    <w:rsid w:val="7F5D6825"/>
    <w:rsid w:val="7F5E259D"/>
    <w:rsid w:val="7F5E434B"/>
    <w:rsid w:val="7F5F07EF"/>
    <w:rsid w:val="7F623E3B"/>
    <w:rsid w:val="7F625BE9"/>
    <w:rsid w:val="7F631961"/>
    <w:rsid w:val="7F651B7D"/>
    <w:rsid w:val="7F65392B"/>
    <w:rsid w:val="7F673200"/>
    <w:rsid w:val="7F686F78"/>
    <w:rsid w:val="7F6C2F0C"/>
    <w:rsid w:val="7F6C4CBA"/>
    <w:rsid w:val="7F6C6A68"/>
    <w:rsid w:val="7F6D27E0"/>
    <w:rsid w:val="7F6F47AA"/>
    <w:rsid w:val="7F70795F"/>
    <w:rsid w:val="7F7122D0"/>
    <w:rsid w:val="7F737DF6"/>
    <w:rsid w:val="7F743B6E"/>
    <w:rsid w:val="7F7678E7"/>
    <w:rsid w:val="7F7818B1"/>
    <w:rsid w:val="7F78540D"/>
    <w:rsid w:val="7F7B472A"/>
    <w:rsid w:val="7F7C5BBA"/>
    <w:rsid w:val="7F7D0C75"/>
    <w:rsid w:val="7F7D704A"/>
    <w:rsid w:val="7F800765"/>
    <w:rsid w:val="7F802513"/>
    <w:rsid w:val="7F820039"/>
    <w:rsid w:val="7F82628B"/>
    <w:rsid w:val="7F842003"/>
    <w:rsid w:val="7F8518D8"/>
    <w:rsid w:val="7F853FCE"/>
    <w:rsid w:val="7F855D7C"/>
    <w:rsid w:val="7F857B2A"/>
    <w:rsid w:val="7F871AF4"/>
    <w:rsid w:val="7F875650"/>
    <w:rsid w:val="7F8813C8"/>
    <w:rsid w:val="7F89586C"/>
    <w:rsid w:val="7F89761A"/>
    <w:rsid w:val="7F8A15E4"/>
    <w:rsid w:val="7F8A5140"/>
    <w:rsid w:val="7F8A5E48"/>
    <w:rsid w:val="7F8C0EB8"/>
    <w:rsid w:val="7F8C710A"/>
    <w:rsid w:val="7F8D69DE"/>
    <w:rsid w:val="7F8E0F57"/>
    <w:rsid w:val="7F8F09A8"/>
    <w:rsid w:val="7F9164CE"/>
    <w:rsid w:val="7F932247"/>
    <w:rsid w:val="7F933E41"/>
    <w:rsid w:val="7F947D6D"/>
    <w:rsid w:val="7F963AE5"/>
    <w:rsid w:val="7F9801FA"/>
    <w:rsid w:val="7F995383"/>
    <w:rsid w:val="7F9A1827"/>
    <w:rsid w:val="7F9A24D6"/>
    <w:rsid w:val="7F9B10FB"/>
    <w:rsid w:val="7F9B25D3"/>
    <w:rsid w:val="7F9B559F"/>
    <w:rsid w:val="7F9B734D"/>
    <w:rsid w:val="7F9C3A63"/>
    <w:rsid w:val="7F9C51A4"/>
    <w:rsid w:val="7F9E0BEB"/>
    <w:rsid w:val="7FA16445"/>
    <w:rsid w:val="7FA36202"/>
    <w:rsid w:val="7FA44454"/>
    <w:rsid w:val="7FA501CC"/>
    <w:rsid w:val="7FA51F7A"/>
    <w:rsid w:val="7FA77AA0"/>
    <w:rsid w:val="7FA91A6A"/>
    <w:rsid w:val="7FA97CBC"/>
    <w:rsid w:val="7FAF4BA7"/>
    <w:rsid w:val="7FB1091F"/>
    <w:rsid w:val="7FB16B71"/>
    <w:rsid w:val="7FB21F9B"/>
    <w:rsid w:val="7FB328E9"/>
    <w:rsid w:val="7FB36445"/>
    <w:rsid w:val="7FB421BD"/>
    <w:rsid w:val="7FB448BB"/>
    <w:rsid w:val="7FB56661"/>
    <w:rsid w:val="7FB623D9"/>
    <w:rsid w:val="7FB64187"/>
    <w:rsid w:val="7FB671DB"/>
    <w:rsid w:val="7FB7066B"/>
    <w:rsid w:val="7FB731CA"/>
    <w:rsid w:val="7FB83A5B"/>
    <w:rsid w:val="7FB9729D"/>
    <w:rsid w:val="7FB977D3"/>
    <w:rsid w:val="7FBA5A25"/>
    <w:rsid w:val="7FBB354B"/>
    <w:rsid w:val="7FBD5515"/>
    <w:rsid w:val="7FBF128D"/>
    <w:rsid w:val="7FBF303C"/>
    <w:rsid w:val="7FC05006"/>
    <w:rsid w:val="7FC06DB4"/>
    <w:rsid w:val="7FC20D7E"/>
    <w:rsid w:val="7FC22B2C"/>
    <w:rsid w:val="7FC40652"/>
    <w:rsid w:val="7FC468A4"/>
    <w:rsid w:val="7FC543CA"/>
    <w:rsid w:val="7FC71381"/>
    <w:rsid w:val="7FC943E8"/>
    <w:rsid w:val="7FC95C68"/>
    <w:rsid w:val="7FCA19E0"/>
    <w:rsid w:val="7FCB7C32"/>
    <w:rsid w:val="7FCB7F71"/>
    <w:rsid w:val="7FCC7507"/>
    <w:rsid w:val="7FCE14D1"/>
    <w:rsid w:val="7FCE7723"/>
    <w:rsid w:val="7FD0349B"/>
    <w:rsid w:val="7FD05249"/>
    <w:rsid w:val="7FD10FC1"/>
    <w:rsid w:val="7FD36AE7"/>
    <w:rsid w:val="7FD42764"/>
    <w:rsid w:val="7FD5285F"/>
    <w:rsid w:val="7FD60385"/>
    <w:rsid w:val="7FD810E5"/>
    <w:rsid w:val="7FDA60C7"/>
    <w:rsid w:val="7FDA7E75"/>
    <w:rsid w:val="7FDB3BED"/>
    <w:rsid w:val="7FDC1E3F"/>
    <w:rsid w:val="7FDF548C"/>
    <w:rsid w:val="7FE02FB2"/>
    <w:rsid w:val="7FE17456"/>
    <w:rsid w:val="7FE30DC9"/>
    <w:rsid w:val="7FE42AA2"/>
    <w:rsid w:val="7FE64A6C"/>
    <w:rsid w:val="7FE707E4"/>
    <w:rsid w:val="7FE9455C"/>
    <w:rsid w:val="7FEA3E31"/>
    <w:rsid w:val="7FEC1957"/>
    <w:rsid w:val="7FEC5DFB"/>
    <w:rsid w:val="7FEE56CF"/>
    <w:rsid w:val="7FEF0A25"/>
    <w:rsid w:val="7FF13411"/>
    <w:rsid w:val="7FF151BF"/>
    <w:rsid w:val="7FF30F37"/>
    <w:rsid w:val="7FF32CE5"/>
    <w:rsid w:val="7FF64583"/>
    <w:rsid w:val="7FF75AFE"/>
    <w:rsid w:val="7FF76C79"/>
    <w:rsid w:val="7FF8479F"/>
    <w:rsid w:val="7FFA0518"/>
    <w:rsid w:val="7FFA22C6"/>
    <w:rsid w:val="7FFD3B64"/>
    <w:rsid w:val="7FFF78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0"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Georgia" w:hAnsi="Georgia" w:eastAsia="宋体" w:cstheme="minorBidi"/>
      <w:kern w:val="0"/>
      <w:sz w:val="22"/>
      <w:szCs w:val="22"/>
      <w:lang w:val="en-US" w:eastAsia="zh-CN" w:bidi="ar-SA"/>
    </w:rPr>
  </w:style>
  <w:style w:type="paragraph" w:styleId="2">
    <w:name w:val="heading 1"/>
    <w:basedOn w:val="1"/>
    <w:next w:val="1"/>
    <w:link w:val="5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49"/>
    <w:semiHidden/>
    <w:unhideWhenUsed/>
    <w:qFormat/>
    <w:uiPriority w:val="0"/>
    <w:pPr>
      <w:keepNext/>
      <w:keepLines/>
      <w:widowControl w:val="0"/>
      <w:spacing w:before="260" w:after="260" w:line="415" w:lineRule="auto"/>
      <w:jc w:val="both"/>
      <w:outlineLvl w:val="1"/>
    </w:pPr>
    <w:rPr>
      <w:rFonts w:ascii="Arial" w:hAnsi="Arial" w:eastAsia="黑体" w:cs="Times New Roman"/>
      <w:b/>
      <w:bCs/>
      <w:kern w:val="2"/>
      <w:sz w:val="32"/>
      <w:szCs w:val="32"/>
    </w:rPr>
  </w:style>
  <w:style w:type="character" w:default="1" w:styleId="19">
    <w:name w:val="Default Paragraph Font"/>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4">
    <w:name w:val="Normal Indent"/>
    <w:basedOn w:val="1"/>
    <w:unhideWhenUsed/>
    <w:qFormat/>
    <w:uiPriority w:val="0"/>
    <w:pPr>
      <w:ind w:firstLine="420"/>
    </w:pPr>
    <w:rPr>
      <w:sz w:val="21"/>
    </w:rPr>
  </w:style>
  <w:style w:type="paragraph" w:styleId="5">
    <w:name w:val="annotation text"/>
    <w:basedOn w:val="1"/>
    <w:link w:val="55"/>
    <w:semiHidden/>
    <w:unhideWhenUsed/>
    <w:qFormat/>
    <w:uiPriority w:val="99"/>
  </w:style>
  <w:style w:type="paragraph" w:styleId="6">
    <w:name w:val="toc 3"/>
    <w:basedOn w:val="1"/>
    <w:next w:val="1"/>
    <w:autoRedefine/>
    <w:qFormat/>
    <w:uiPriority w:val="39"/>
    <w:pPr>
      <w:widowControl w:val="0"/>
      <w:tabs>
        <w:tab w:val="right" w:leader="dot" w:pos="9241"/>
      </w:tabs>
      <w:spacing w:after="0" w:line="240" w:lineRule="auto"/>
      <w:ind w:firstLine="100" w:firstLineChars="100"/>
    </w:pPr>
    <w:rPr>
      <w:rFonts w:ascii="宋体" w:hAnsi="Times New Roman" w:cs="Times New Roman"/>
      <w:kern w:val="2"/>
      <w:sz w:val="21"/>
      <w:szCs w:val="21"/>
    </w:rPr>
  </w:style>
  <w:style w:type="paragraph" w:styleId="7">
    <w:name w:val="Plain Text"/>
    <w:basedOn w:val="1"/>
    <w:unhideWhenUsed/>
    <w:qFormat/>
    <w:uiPriority w:val="0"/>
    <w:rPr>
      <w:rFonts w:ascii="宋体" w:hAnsi="Courier New"/>
      <w:kern w:val="0"/>
      <w:sz w:val="20"/>
    </w:rPr>
  </w:style>
  <w:style w:type="paragraph" w:styleId="8">
    <w:name w:val="Body Text Indent 2"/>
    <w:basedOn w:val="1"/>
    <w:qFormat/>
    <w:uiPriority w:val="0"/>
    <w:pPr>
      <w:spacing w:line="360" w:lineRule="auto"/>
      <w:ind w:firstLine="560" w:firstLineChars="200"/>
    </w:pPr>
    <w:rPr>
      <w:rFonts w:ascii="宋体" w:hAnsi="宋体"/>
      <w:sz w:val="28"/>
    </w:rPr>
  </w:style>
  <w:style w:type="paragraph" w:styleId="9">
    <w:name w:val="Balloon Text"/>
    <w:basedOn w:val="1"/>
    <w:link w:val="34"/>
    <w:semiHidden/>
    <w:unhideWhenUsed/>
    <w:qFormat/>
    <w:uiPriority w:val="99"/>
    <w:pPr>
      <w:spacing w:after="0" w:line="240" w:lineRule="auto"/>
    </w:pPr>
    <w:rPr>
      <w:sz w:val="18"/>
      <w:szCs w:val="18"/>
    </w:rPr>
  </w:style>
  <w:style w:type="paragraph" w:styleId="10">
    <w:name w:val="footer"/>
    <w:basedOn w:val="1"/>
    <w:link w:val="29"/>
    <w:unhideWhenUsed/>
    <w:qFormat/>
    <w:uiPriority w:val="99"/>
    <w:pPr>
      <w:tabs>
        <w:tab w:val="center" w:pos="4153"/>
        <w:tab w:val="right" w:pos="8306"/>
      </w:tabs>
      <w:snapToGrid w:val="0"/>
      <w:spacing w:line="240" w:lineRule="auto"/>
    </w:pPr>
    <w:rPr>
      <w:sz w:val="18"/>
      <w:szCs w:val="18"/>
    </w:rPr>
  </w:style>
  <w:style w:type="paragraph" w:styleId="11">
    <w:name w:val="header"/>
    <w:basedOn w:val="1"/>
    <w:link w:val="28"/>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2">
    <w:name w:val="toc 1"/>
    <w:basedOn w:val="1"/>
    <w:next w:val="1"/>
    <w:autoRedefine/>
    <w:qFormat/>
    <w:uiPriority w:val="39"/>
    <w:pPr>
      <w:widowControl w:val="0"/>
      <w:tabs>
        <w:tab w:val="right" w:leader="dot" w:pos="9242"/>
      </w:tabs>
      <w:spacing w:after="0" w:line="560" w:lineRule="exact"/>
      <w:jc w:val="center"/>
    </w:pPr>
    <w:rPr>
      <w:rFonts w:ascii="宋体" w:hAnsi="Times New Roman" w:cs="Times New Roman"/>
      <w:b/>
      <w:kern w:val="2"/>
      <w:sz w:val="44"/>
      <w:szCs w:val="44"/>
    </w:rPr>
  </w:style>
  <w:style w:type="paragraph" w:styleId="13">
    <w:name w:val="Subtitle"/>
    <w:basedOn w:val="1"/>
    <w:next w:val="1"/>
    <w:link w:val="54"/>
    <w:qFormat/>
    <w:uiPriority w:val="11"/>
    <w:pPr>
      <w:spacing w:before="240" w:after="60" w:line="312" w:lineRule="auto"/>
      <w:jc w:val="center"/>
      <w:outlineLvl w:val="1"/>
    </w:pPr>
    <w:rPr>
      <w:rFonts w:asciiTheme="minorHAnsi" w:hAnsiTheme="minorHAnsi" w:eastAsiaTheme="minorEastAsia"/>
      <w:b/>
      <w:bCs/>
      <w:kern w:val="28"/>
      <w:sz w:val="32"/>
      <w:szCs w:val="32"/>
    </w:rPr>
  </w:style>
  <w:style w:type="paragraph" w:styleId="14">
    <w:name w:val="toc 2"/>
    <w:basedOn w:val="1"/>
    <w:next w:val="1"/>
    <w:autoRedefine/>
    <w:unhideWhenUsed/>
    <w:qFormat/>
    <w:uiPriority w:val="39"/>
    <w:pPr>
      <w:spacing w:after="100"/>
      <w:ind w:left="220"/>
    </w:pPr>
    <w:rPr>
      <w:rFonts w:cs="Times New Roman" w:asciiTheme="minorHAnsi" w:hAnsiTheme="minorHAnsi" w:eastAsiaTheme="minorEastAsia"/>
    </w:rPr>
  </w:style>
  <w:style w:type="paragraph" w:styleId="15">
    <w:name w:val="Normal (Web)"/>
    <w:basedOn w:val="1"/>
    <w:unhideWhenUsed/>
    <w:qFormat/>
    <w:uiPriority w:val="99"/>
    <w:pPr>
      <w:spacing w:before="100" w:beforeAutospacing="1" w:after="100" w:afterAutospacing="1" w:line="240" w:lineRule="auto"/>
    </w:pPr>
    <w:rPr>
      <w:rFonts w:ascii="宋体" w:hAnsi="宋体" w:cs="宋体"/>
      <w:sz w:val="24"/>
      <w:szCs w:val="24"/>
    </w:rPr>
  </w:style>
  <w:style w:type="paragraph" w:styleId="16">
    <w:name w:val="annotation subject"/>
    <w:basedOn w:val="5"/>
    <w:next w:val="5"/>
    <w:link w:val="56"/>
    <w:semiHidden/>
    <w:unhideWhenUsed/>
    <w:qFormat/>
    <w:uiPriority w:val="99"/>
    <w:rPr>
      <w:b/>
      <w:bCs/>
    </w:r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bCs/>
    </w:rPr>
  </w:style>
  <w:style w:type="character" w:styleId="21">
    <w:name w:val="page number"/>
    <w:basedOn w:val="19"/>
    <w:qFormat/>
    <w:uiPriority w:val="0"/>
  </w:style>
  <w:style w:type="character" w:styleId="22">
    <w:name w:val="FollowedHyperlink"/>
    <w:basedOn w:val="19"/>
    <w:semiHidden/>
    <w:unhideWhenUsed/>
    <w:qFormat/>
    <w:uiPriority w:val="99"/>
    <w:rPr>
      <w:color w:val="954F72" w:themeColor="followedHyperlink"/>
      <w:u w:val="single"/>
      <w14:textFill>
        <w14:solidFill>
          <w14:schemeClr w14:val="folHlink"/>
        </w14:solidFill>
      </w14:textFill>
    </w:rPr>
  </w:style>
  <w:style w:type="character" w:styleId="23">
    <w:name w:val="Emphasis"/>
    <w:basedOn w:val="19"/>
    <w:qFormat/>
    <w:uiPriority w:val="20"/>
    <w:rPr>
      <w:i/>
      <w:iCs/>
    </w:rPr>
  </w:style>
  <w:style w:type="character" w:styleId="24">
    <w:name w:val="Hyperlink"/>
    <w:basedOn w:val="19"/>
    <w:unhideWhenUsed/>
    <w:qFormat/>
    <w:uiPriority w:val="99"/>
    <w:rPr>
      <w:color w:val="0000FF"/>
      <w:u w:val="single"/>
    </w:rPr>
  </w:style>
  <w:style w:type="character" w:styleId="25">
    <w:name w:val="annotation reference"/>
    <w:basedOn w:val="19"/>
    <w:semiHidden/>
    <w:unhideWhenUsed/>
    <w:qFormat/>
    <w:uiPriority w:val="99"/>
    <w:rPr>
      <w:sz w:val="21"/>
      <w:szCs w:val="21"/>
    </w:rPr>
  </w:style>
  <w:style w:type="paragraph" w:styleId="26">
    <w:name w:val="List Paragraph"/>
    <w:basedOn w:val="1"/>
    <w:qFormat/>
    <w:uiPriority w:val="34"/>
    <w:pPr>
      <w:ind w:firstLine="420" w:firstLineChars="200"/>
    </w:pPr>
  </w:style>
  <w:style w:type="paragraph" w:customStyle="1" w:styleId="27">
    <w:name w:val="Default"/>
    <w:qFormat/>
    <w:uiPriority w:val="0"/>
    <w:pPr>
      <w:widowControl w:val="0"/>
      <w:autoSpaceDE w:val="0"/>
      <w:autoSpaceDN w:val="0"/>
      <w:adjustRightInd w:val="0"/>
    </w:pPr>
    <w:rPr>
      <w:rFonts w:ascii="仿宋_GB2312" w:eastAsia="仿宋_GB2312" w:cs="仿宋_GB2312" w:hAnsiTheme="minorHAnsi"/>
      <w:color w:val="000000"/>
      <w:kern w:val="0"/>
      <w:sz w:val="24"/>
      <w:szCs w:val="24"/>
      <w:lang w:val="en-US" w:eastAsia="zh-CN" w:bidi="ar-SA"/>
    </w:rPr>
  </w:style>
  <w:style w:type="character" w:customStyle="1" w:styleId="28">
    <w:name w:val="页眉 字符"/>
    <w:basedOn w:val="19"/>
    <w:link w:val="11"/>
    <w:qFormat/>
    <w:uiPriority w:val="99"/>
    <w:rPr>
      <w:rFonts w:ascii="Georgia" w:hAnsi="Georgia" w:eastAsia="宋体"/>
      <w:kern w:val="0"/>
      <w:sz w:val="18"/>
      <w:szCs w:val="18"/>
    </w:rPr>
  </w:style>
  <w:style w:type="character" w:customStyle="1" w:styleId="29">
    <w:name w:val="页脚 字符"/>
    <w:basedOn w:val="19"/>
    <w:link w:val="10"/>
    <w:qFormat/>
    <w:uiPriority w:val="99"/>
    <w:rPr>
      <w:rFonts w:ascii="Georgia" w:hAnsi="Georgia" w:eastAsia="宋体"/>
      <w:kern w:val="0"/>
      <w:sz w:val="18"/>
      <w:szCs w:val="18"/>
    </w:rPr>
  </w:style>
  <w:style w:type="character" w:customStyle="1" w:styleId="30">
    <w:name w:val="fontstyle01"/>
    <w:basedOn w:val="19"/>
    <w:qFormat/>
    <w:uiPriority w:val="0"/>
    <w:rPr>
      <w:rFonts w:hint="default" w:ascii="MicrosoftYaHei-Bold" w:hAnsi="MicrosoftYaHei-Bold"/>
      <w:b/>
      <w:bCs/>
      <w:color w:val="FFFFFF"/>
      <w:sz w:val="32"/>
      <w:szCs w:val="32"/>
    </w:rPr>
  </w:style>
  <w:style w:type="character" w:customStyle="1" w:styleId="31">
    <w:name w:val="fontstyle21"/>
    <w:basedOn w:val="19"/>
    <w:qFormat/>
    <w:uiPriority w:val="0"/>
    <w:rPr>
      <w:rFonts w:hint="eastAsia" w:ascii="华文楷体" w:hAnsi="华文楷体" w:eastAsia="华文楷体"/>
      <w:color w:val="000000"/>
      <w:sz w:val="28"/>
      <w:szCs w:val="28"/>
    </w:rPr>
  </w:style>
  <w:style w:type="paragraph" w:customStyle="1" w:styleId="32">
    <w:name w:val="规章制度"/>
    <w:basedOn w:val="1"/>
    <w:link w:val="33"/>
    <w:qFormat/>
    <w:uiPriority w:val="0"/>
    <w:pPr>
      <w:widowControl w:val="0"/>
      <w:numPr>
        <w:ilvl w:val="0"/>
        <w:numId w:val="1"/>
      </w:numPr>
      <w:snapToGrid w:val="0"/>
      <w:spacing w:after="0" w:line="560" w:lineRule="exact"/>
      <w:jc w:val="both"/>
      <w:outlineLvl w:val="0"/>
    </w:pPr>
    <w:rPr>
      <w:rFonts w:ascii="仿宋_GB2312" w:hAnsi="华文楷体" w:eastAsia="仿宋_GB2312" w:cs="Times New Roman"/>
      <w:kern w:val="2"/>
      <w:sz w:val="32"/>
      <w:szCs w:val="32"/>
    </w:rPr>
  </w:style>
  <w:style w:type="character" w:customStyle="1" w:styleId="33">
    <w:name w:val="规章制度 Char"/>
    <w:basedOn w:val="19"/>
    <w:link w:val="32"/>
    <w:qFormat/>
    <w:uiPriority w:val="0"/>
    <w:rPr>
      <w:rFonts w:ascii="仿宋_GB2312" w:hAnsi="华文楷体" w:eastAsia="仿宋_GB2312" w:cs="Times New Roman"/>
      <w:sz w:val="32"/>
      <w:szCs w:val="32"/>
    </w:rPr>
  </w:style>
  <w:style w:type="character" w:customStyle="1" w:styleId="34">
    <w:name w:val="批注框文本 字符"/>
    <w:basedOn w:val="19"/>
    <w:link w:val="9"/>
    <w:semiHidden/>
    <w:qFormat/>
    <w:uiPriority w:val="99"/>
    <w:rPr>
      <w:rFonts w:ascii="Georgia" w:hAnsi="Georgia" w:eastAsia="宋体"/>
      <w:kern w:val="0"/>
      <w:sz w:val="18"/>
      <w:szCs w:val="18"/>
    </w:rPr>
  </w:style>
  <w:style w:type="paragraph" w:customStyle="1" w:styleId="35">
    <w:name w:val="封面标准名称"/>
    <w:qFormat/>
    <w:uiPriority w:val="0"/>
    <w:pPr>
      <w:framePr w:w="9639" w:h="6917" w:hRule="exact" w:wrap="around" w:vAnchor="page" w:hAnchor="page" w:xAlign="center" w:y="6408" w:anchorLock="1"/>
      <w:widowControl w:val="0"/>
      <w:spacing w:line="680" w:lineRule="exact"/>
      <w:jc w:val="center"/>
      <w:textAlignment w:val="center"/>
    </w:pPr>
    <w:rPr>
      <w:rFonts w:ascii="黑体" w:hAnsi="Times New Roman" w:eastAsia="黑体" w:cs="Times New Roman"/>
      <w:kern w:val="0"/>
      <w:sz w:val="52"/>
      <w:szCs w:val="20"/>
      <w:lang w:val="en-US" w:eastAsia="zh-CN" w:bidi="ar-SA"/>
    </w:rPr>
  </w:style>
  <w:style w:type="paragraph" w:customStyle="1" w:styleId="36">
    <w:name w:val="段"/>
    <w:link w:val="37"/>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kern w:val="0"/>
      <w:sz w:val="21"/>
      <w:szCs w:val="20"/>
      <w:lang w:val="en-US" w:eastAsia="zh-CN" w:bidi="ar-SA"/>
    </w:rPr>
  </w:style>
  <w:style w:type="character" w:customStyle="1" w:styleId="37">
    <w:name w:val="段 Char"/>
    <w:basedOn w:val="19"/>
    <w:link w:val="36"/>
    <w:qFormat/>
    <w:uiPriority w:val="0"/>
    <w:rPr>
      <w:rFonts w:ascii="宋体" w:hAnsi="Times New Roman" w:eastAsia="宋体" w:cs="Times New Roman"/>
      <w:kern w:val="0"/>
      <w:szCs w:val="20"/>
    </w:rPr>
  </w:style>
  <w:style w:type="paragraph" w:customStyle="1" w:styleId="38">
    <w:name w:val="目次、标准名称标题"/>
    <w:basedOn w:val="1"/>
    <w:next w:val="36"/>
    <w:qFormat/>
    <w:uiPriority w:val="0"/>
    <w:pPr>
      <w:keepNext/>
      <w:pageBreakBefore/>
      <w:shd w:val="clear" w:color="FFFFFF" w:fill="FFFFFF"/>
      <w:spacing w:before="640" w:after="560" w:line="460" w:lineRule="exact"/>
      <w:jc w:val="center"/>
      <w:outlineLvl w:val="0"/>
    </w:pPr>
    <w:rPr>
      <w:rFonts w:ascii="黑体" w:hAnsi="Times New Roman" w:eastAsia="黑体" w:cs="Times New Roman"/>
      <w:sz w:val="32"/>
      <w:szCs w:val="20"/>
    </w:rPr>
  </w:style>
  <w:style w:type="paragraph" w:customStyle="1" w:styleId="39">
    <w:name w:val="一级条标题"/>
    <w:next w:val="36"/>
    <w:qFormat/>
    <w:uiPriority w:val="0"/>
    <w:pPr>
      <w:numPr>
        <w:ilvl w:val="1"/>
        <w:numId w:val="2"/>
      </w:numPr>
      <w:spacing w:beforeLines="50" w:afterLines="50"/>
      <w:outlineLvl w:val="2"/>
    </w:pPr>
    <w:rPr>
      <w:rFonts w:ascii="黑体" w:hAnsi="Times New Roman" w:eastAsia="黑体" w:cs="Times New Roman"/>
      <w:kern w:val="0"/>
      <w:sz w:val="21"/>
      <w:szCs w:val="21"/>
      <w:lang w:val="en-US" w:eastAsia="zh-CN" w:bidi="ar-SA"/>
    </w:rPr>
  </w:style>
  <w:style w:type="paragraph" w:customStyle="1" w:styleId="40">
    <w:name w:val="章标题"/>
    <w:next w:val="36"/>
    <w:qFormat/>
    <w:uiPriority w:val="0"/>
    <w:pPr>
      <w:numPr>
        <w:ilvl w:val="0"/>
        <w:numId w:val="2"/>
      </w:numPr>
      <w:spacing w:beforeLines="100" w:afterLines="100"/>
      <w:jc w:val="both"/>
      <w:outlineLvl w:val="1"/>
    </w:pPr>
    <w:rPr>
      <w:rFonts w:ascii="黑体" w:hAnsi="Times New Roman" w:eastAsia="黑体" w:cs="Times New Roman"/>
      <w:kern w:val="0"/>
      <w:sz w:val="21"/>
      <w:szCs w:val="20"/>
      <w:lang w:val="en-US" w:eastAsia="zh-CN" w:bidi="ar-SA"/>
    </w:rPr>
  </w:style>
  <w:style w:type="paragraph" w:customStyle="1" w:styleId="41">
    <w:name w:val="二级条标题"/>
    <w:basedOn w:val="39"/>
    <w:next w:val="36"/>
    <w:qFormat/>
    <w:uiPriority w:val="0"/>
    <w:pPr>
      <w:numPr>
        <w:ilvl w:val="2"/>
      </w:numPr>
      <w:spacing w:before="50" w:after="50"/>
      <w:outlineLvl w:val="3"/>
    </w:pPr>
  </w:style>
  <w:style w:type="paragraph" w:customStyle="1" w:styleId="42">
    <w:name w:val="列项——（一级）"/>
    <w:qFormat/>
    <w:uiPriority w:val="0"/>
    <w:pPr>
      <w:widowControl w:val="0"/>
      <w:numPr>
        <w:ilvl w:val="0"/>
        <w:numId w:val="3"/>
      </w:numPr>
      <w:jc w:val="both"/>
    </w:pPr>
    <w:rPr>
      <w:rFonts w:ascii="宋体" w:hAnsi="Times New Roman" w:eastAsia="宋体" w:cs="Times New Roman"/>
      <w:kern w:val="0"/>
      <w:sz w:val="21"/>
      <w:szCs w:val="20"/>
      <w:lang w:val="en-US" w:eastAsia="zh-CN" w:bidi="ar-SA"/>
    </w:rPr>
  </w:style>
  <w:style w:type="paragraph" w:customStyle="1" w:styleId="43">
    <w:name w:val="列项●（二级）"/>
    <w:qFormat/>
    <w:uiPriority w:val="0"/>
    <w:pPr>
      <w:numPr>
        <w:ilvl w:val="1"/>
        <w:numId w:val="3"/>
      </w:numPr>
      <w:tabs>
        <w:tab w:val="left" w:pos="840"/>
      </w:tabs>
      <w:jc w:val="both"/>
    </w:pPr>
    <w:rPr>
      <w:rFonts w:ascii="宋体" w:hAnsi="Times New Roman" w:eastAsia="宋体" w:cs="Times New Roman"/>
      <w:kern w:val="0"/>
      <w:sz w:val="21"/>
      <w:szCs w:val="20"/>
      <w:lang w:val="en-US" w:eastAsia="zh-CN" w:bidi="ar-SA"/>
    </w:rPr>
  </w:style>
  <w:style w:type="paragraph" w:customStyle="1" w:styleId="44">
    <w:name w:val="三级条标题"/>
    <w:basedOn w:val="41"/>
    <w:next w:val="36"/>
    <w:qFormat/>
    <w:uiPriority w:val="0"/>
    <w:pPr>
      <w:numPr>
        <w:ilvl w:val="3"/>
      </w:numPr>
      <w:outlineLvl w:val="4"/>
    </w:pPr>
  </w:style>
  <w:style w:type="paragraph" w:customStyle="1" w:styleId="45">
    <w:name w:val="四级条标题"/>
    <w:basedOn w:val="44"/>
    <w:next w:val="36"/>
    <w:qFormat/>
    <w:uiPriority w:val="0"/>
    <w:pPr>
      <w:numPr>
        <w:ilvl w:val="4"/>
      </w:numPr>
      <w:outlineLvl w:val="5"/>
    </w:pPr>
  </w:style>
  <w:style w:type="paragraph" w:customStyle="1" w:styleId="46">
    <w:name w:val="五级条标题"/>
    <w:basedOn w:val="45"/>
    <w:next w:val="36"/>
    <w:qFormat/>
    <w:uiPriority w:val="0"/>
    <w:pPr>
      <w:numPr>
        <w:ilvl w:val="5"/>
      </w:numPr>
      <w:outlineLvl w:val="6"/>
    </w:pPr>
  </w:style>
  <w:style w:type="paragraph" w:customStyle="1" w:styleId="47">
    <w:name w:val="列项◆（三级）"/>
    <w:basedOn w:val="1"/>
    <w:qFormat/>
    <w:uiPriority w:val="0"/>
    <w:pPr>
      <w:widowControl w:val="0"/>
      <w:numPr>
        <w:ilvl w:val="2"/>
        <w:numId w:val="3"/>
      </w:numPr>
      <w:spacing w:after="0" w:line="240" w:lineRule="auto"/>
      <w:jc w:val="both"/>
    </w:pPr>
    <w:rPr>
      <w:rFonts w:ascii="宋体" w:hAnsi="Times New Roman" w:cs="Times New Roman"/>
      <w:kern w:val="2"/>
      <w:sz w:val="21"/>
      <w:szCs w:val="21"/>
    </w:rPr>
  </w:style>
  <w:style w:type="paragraph" w:customStyle="1" w:styleId="48">
    <w:name w:val="一级无"/>
    <w:basedOn w:val="39"/>
    <w:qFormat/>
    <w:uiPriority w:val="0"/>
    <w:pPr>
      <w:spacing w:beforeLines="0" w:afterLines="0"/>
    </w:pPr>
    <w:rPr>
      <w:rFonts w:ascii="宋体" w:eastAsia="宋体"/>
    </w:rPr>
  </w:style>
  <w:style w:type="character" w:customStyle="1" w:styleId="49">
    <w:name w:val="标题 2 字符"/>
    <w:basedOn w:val="19"/>
    <w:link w:val="3"/>
    <w:semiHidden/>
    <w:qFormat/>
    <w:uiPriority w:val="0"/>
    <w:rPr>
      <w:rFonts w:ascii="Arial" w:hAnsi="Arial" w:eastAsia="黑体" w:cs="Times New Roman"/>
      <w:b/>
      <w:bCs/>
      <w:sz w:val="32"/>
      <w:szCs w:val="32"/>
    </w:rPr>
  </w:style>
  <w:style w:type="paragraph" w:customStyle="1" w:styleId="50">
    <w:name w:val="条文"/>
    <w:basedOn w:val="32"/>
    <w:link w:val="51"/>
    <w:qFormat/>
    <w:uiPriority w:val="0"/>
    <w:pPr>
      <w:numPr>
        <w:numId w:val="0"/>
      </w:numPr>
      <w:ind w:firstLine="640" w:firstLineChars="200"/>
    </w:pPr>
  </w:style>
  <w:style w:type="character" w:customStyle="1" w:styleId="51">
    <w:name w:val="条文 Char"/>
    <w:basedOn w:val="33"/>
    <w:link w:val="50"/>
    <w:qFormat/>
    <w:uiPriority w:val="0"/>
    <w:rPr>
      <w:rFonts w:ascii="仿宋_GB2312" w:hAnsi="华文楷体" w:eastAsia="仿宋_GB2312" w:cs="Times New Roman"/>
      <w:sz w:val="32"/>
      <w:szCs w:val="32"/>
    </w:rPr>
  </w:style>
  <w:style w:type="character" w:customStyle="1" w:styleId="52">
    <w:name w:val="标题 1 字符"/>
    <w:basedOn w:val="19"/>
    <w:link w:val="2"/>
    <w:qFormat/>
    <w:uiPriority w:val="9"/>
    <w:rPr>
      <w:rFonts w:ascii="Georgia" w:hAnsi="Georgia" w:eastAsia="宋体"/>
      <w:b/>
      <w:bCs/>
      <w:kern w:val="44"/>
      <w:sz w:val="44"/>
      <w:szCs w:val="44"/>
    </w:rPr>
  </w:style>
  <w:style w:type="paragraph" w:customStyle="1" w:styleId="53">
    <w:name w:val="TOC Heading"/>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54">
    <w:name w:val="副标题 字符"/>
    <w:basedOn w:val="19"/>
    <w:link w:val="13"/>
    <w:qFormat/>
    <w:uiPriority w:val="11"/>
    <w:rPr>
      <w:b/>
      <w:bCs/>
      <w:kern w:val="28"/>
      <w:sz w:val="32"/>
      <w:szCs w:val="32"/>
    </w:rPr>
  </w:style>
  <w:style w:type="character" w:customStyle="1" w:styleId="55">
    <w:name w:val="批注文字 字符"/>
    <w:basedOn w:val="19"/>
    <w:link w:val="5"/>
    <w:semiHidden/>
    <w:qFormat/>
    <w:uiPriority w:val="99"/>
    <w:rPr>
      <w:rFonts w:ascii="Georgia" w:hAnsi="Georgia" w:eastAsia="宋体"/>
      <w:kern w:val="0"/>
      <w:sz w:val="22"/>
    </w:rPr>
  </w:style>
  <w:style w:type="character" w:customStyle="1" w:styleId="56">
    <w:name w:val="批注主题 字符"/>
    <w:basedOn w:val="55"/>
    <w:link w:val="16"/>
    <w:semiHidden/>
    <w:qFormat/>
    <w:uiPriority w:val="99"/>
    <w:rPr>
      <w:rFonts w:ascii="Georgia" w:hAnsi="Georgia" w:eastAsia="宋体"/>
      <w:b/>
      <w:bCs/>
      <w:kern w:val="0"/>
      <w:sz w:val="2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glossaryDocument" Target="glossary/document.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F2EB5BA70E9049EC8FFB4D03021B6556"/>
        <w:style w:val=""/>
        <w:category>
          <w:name w:val="常规"/>
          <w:gallery w:val="placeholder"/>
        </w:category>
        <w:types>
          <w:type w:val="bbPlcHdr"/>
        </w:types>
        <w:behaviors>
          <w:behavior w:val="content"/>
        </w:behaviors>
        <w:description w:val=""/>
        <w:guid w:val="{132CE08D-D885-411E-B6CD-BAB81694FA0C}"/>
      </w:docPartPr>
      <w:docPartBody>
        <w:p w14:paraId="6B5E2A1F">
          <w:pPr>
            <w:pStyle w:val="4"/>
          </w:pPr>
          <w:r>
            <w:rPr>
              <w:lang w:val="zh-CN"/>
            </w:rPr>
            <w:t>[在此处键入]</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5B7"/>
    <w:rsid w:val="00002ECE"/>
    <w:rsid w:val="0008172D"/>
    <w:rsid w:val="00122240"/>
    <w:rsid w:val="00215847"/>
    <w:rsid w:val="002B5A87"/>
    <w:rsid w:val="002F61B1"/>
    <w:rsid w:val="003A7938"/>
    <w:rsid w:val="004F1DF8"/>
    <w:rsid w:val="005128D7"/>
    <w:rsid w:val="005917CF"/>
    <w:rsid w:val="005D5339"/>
    <w:rsid w:val="00611FC7"/>
    <w:rsid w:val="006314E5"/>
    <w:rsid w:val="00643E69"/>
    <w:rsid w:val="00687561"/>
    <w:rsid w:val="006A1FC6"/>
    <w:rsid w:val="006A4D4E"/>
    <w:rsid w:val="00710447"/>
    <w:rsid w:val="0071684C"/>
    <w:rsid w:val="00724577"/>
    <w:rsid w:val="00745BD5"/>
    <w:rsid w:val="007668D9"/>
    <w:rsid w:val="00782BCB"/>
    <w:rsid w:val="007A0404"/>
    <w:rsid w:val="007C2969"/>
    <w:rsid w:val="008259D0"/>
    <w:rsid w:val="008401EE"/>
    <w:rsid w:val="008E12D9"/>
    <w:rsid w:val="009D37F0"/>
    <w:rsid w:val="00A27410"/>
    <w:rsid w:val="00A31FAD"/>
    <w:rsid w:val="00A54A38"/>
    <w:rsid w:val="00B0230B"/>
    <w:rsid w:val="00B63801"/>
    <w:rsid w:val="00B747FB"/>
    <w:rsid w:val="00BA3919"/>
    <w:rsid w:val="00BE3845"/>
    <w:rsid w:val="00BF33B8"/>
    <w:rsid w:val="00CB50E6"/>
    <w:rsid w:val="00D211AB"/>
    <w:rsid w:val="00D81096"/>
    <w:rsid w:val="00DC6C3B"/>
    <w:rsid w:val="00EA42FF"/>
    <w:rsid w:val="00EC70C2"/>
    <w:rsid w:val="00ED6032"/>
    <w:rsid w:val="00F6776F"/>
    <w:rsid w:val="00FC05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F2EB5BA70E9049EC8FFB4D03021B6556"/>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2FC0EB-A59E-4DC3-AD14-11A23AC2E5AE}">
  <ds:schemaRefs/>
</ds:datastoreItem>
</file>

<file path=docProps/app.xml><?xml version="1.0" encoding="utf-8"?>
<Properties xmlns="http://schemas.openxmlformats.org/officeDocument/2006/extended-properties" xmlns:vt="http://schemas.openxmlformats.org/officeDocument/2006/docPropsVTypes">
  <Template>Normal</Template>
  <Pages>24</Pages>
  <Words>1914</Words>
  <Characters>1996</Characters>
  <Lines>17</Lines>
  <Paragraphs>4</Paragraphs>
  <TotalTime>1</TotalTime>
  <ScaleCrop>false</ScaleCrop>
  <LinksUpToDate>false</LinksUpToDate>
  <CharactersWithSpaces>2007</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2025-05-12T01:13:00Z</dcterms:created>
  <dc:creator>华佯佯</dc:creator>
  <cp:lastModifiedBy>咨询组</cp:lastModifiedBy>
  <cp:lastPrinted>2022-12-28T03:00:00Z</cp:lastPrinted>
  <dcterms:modified xsi:type="dcterms:W3CDTF">2026-07-21T13:02:10Z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2052-12.1.0.26381</vt:lpwstr>
  </property>
  <property fmtid="{D5CDD505-2E9C-101B-9397-08002B2CF9AE}" pid="3" name="ICV">
    <vt:lpwstr>9BE8890A0E7C47658B0B3A69AF064394_13</vt:lpwstr>
  </property>
  <property fmtid="{D5CDD505-2E9C-101B-9397-08002B2CF9AE}" pid="4" name="KSOTemplateDocerSaveRecord">
    <vt:lpwstr>eyJoZGlkIjoiNTczMjFkOTg2NmFkODFlN2M4Y2NiYTU4NmY3NjZkYWMiLCJ1c2VySWQiOiIzMjk4MjQ5NDkifQ==</vt:lpwstr>
  </property>
</Properties>
</file>
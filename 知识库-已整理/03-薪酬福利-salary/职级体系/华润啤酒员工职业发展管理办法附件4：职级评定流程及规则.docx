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6EED4">
      <w:pPr>
        <w:bidi w:val="0"/>
        <w:jc w:val="center"/>
        <w:rPr>
          <w:ins w:id="0" w:author="咨询组" w:date="2026-07-21T21:14:52Z"/>
          <w:rFonts w:hint="eastAsia"/>
          <w:lang w:val="en-US" w:eastAsia="zh-CN"/>
        </w:rPr>
      </w:pPr>
      <w:ins w:id="1" w:author="咨询组" w:date="2026-07-21T20:26:28Z">
        <w:r>
          <w:rPr>
            <w:rFonts w:hint="eastAsia"/>
            <w:lang w:val="en-US" w:eastAsia="zh-CN"/>
          </w:rPr>
          <w:t>《华润啤酒员工职业发展管理办法》</w:t>
        </w:r>
      </w:ins>
      <w:ins w:id="2" w:author="咨询组" w:date="2026-07-21T20:26:54Z">
        <w:r>
          <w:rPr>
            <w:rFonts w:hint="eastAsia"/>
            <w:lang w:val="en-US" w:eastAsia="zh-CN"/>
          </w:rPr>
          <w:t>（</w:t>
        </w:r>
      </w:ins>
      <w:ins w:id="3" w:author="咨询组" w:date="2026-07-21T20:27:03Z">
        <w:r>
          <w:rPr>
            <w:rFonts w:hint="eastAsia"/>
            <w:lang w:val="en-US" w:eastAsia="zh-CN"/>
          </w:rPr>
          <w:t>华啤B03-55-人力26D</w:t>
        </w:r>
      </w:ins>
      <w:ins w:id="4" w:author="咨询组" w:date="2026-07-21T20:26:54Z">
        <w:r>
          <w:rPr>
            <w:rFonts w:hint="eastAsia"/>
            <w:lang w:val="en-US" w:eastAsia="zh-CN"/>
          </w:rPr>
          <w:t>）</w:t>
        </w:r>
      </w:ins>
      <w:ins w:id="5" w:author="咨询组" w:date="2026-07-21T20:26:28Z">
        <w:r>
          <w:rPr>
            <w:rFonts w:hint="eastAsia"/>
            <w:lang w:val="en-US" w:eastAsia="zh-CN"/>
          </w:rPr>
          <w:t>附件4《职级评定流程及规则》</w:t>
        </w:r>
      </w:ins>
    </w:p>
    <w:p w14:paraId="6DE8FC5D">
      <w:pPr>
        <w:bidi w:val="0"/>
        <w:jc w:val="center"/>
        <w:rPr>
          <w:rFonts w:hint="default"/>
          <w:lang w:val="en-US" w:eastAsia="zh-CN"/>
        </w:rPr>
      </w:pPr>
      <w:ins w:id="6" w:author="咨询组" w:date="2026-07-21T21:14:53Z">
        <w:r>
          <w:rPr>
            <w:rFonts w:hint="eastAsia"/>
            <w:lang w:val="en-US" w:eastAsia="zh-CN"/>
          </w:rPr>
          <w:t>/</w:t>
        </w:r>
      </w:ins>
      <w:ins w:id="7" w:author="咨询组" w:date="2026-07-21T21:14:54Z">
        <w:r>
          <w:rPr>
            <w:rFonts w:hint="eastAsia"/>
            <w:lang w:val="en-US" w:eastAsia="zh-CN"/>
          </w:rPr>
          <w:t>//</w:t>
        </w:r>
      </w:ins>
      <w:bookmarkStart w:id="0" w:name="_GoBack"/>
      <w:bookmarkEnd w:id="0"/>
    </w:p>
    <w:p w14:paraId="7E107FA9">
      <w:pPr>
        <w:pStyle w:val="22"/>
        <w:widowControl w:val="0"/>
        <w:numPr>
          <w:ilvl w:val="0"/>
          <w:numId w:val="0"/>
        </w:numPr>
        <w:spacing w:after="0" w:line="560" w:lineRule="exact"/>
        <w:ind w:firstLine="643" w:firstLineChars="200"/>
        <w:jc w:val="both"/>
        <w:rPr>
          <w:rFonts w:hint="default" w:ascii="仿宋_GB2312" w:hAnsi="仿宋" w:eastAsia="仿宋_GB2312" w:cs="仿宋"/>
          <w:b/>
          <w:bCs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b/>
          <w:bCs/>
          <w:color w:val="auto"/>
          <w:kern w:val="0"/>
          <w:sz w:val="32"/>
          <w:szCs w:val="32"/>
          <w:lang w:val="en-US" w:eastAsia="zh-CN"/>
        </w:rPr>
        <w:t>一、职级评定流程包括评定准备、个人申报、资格初审、评定实施、结果公示和结果应用六个环节。</w:t>
      </w:r>
    </w:p>
    <w:p w14:paraId="02A2769E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eastAsia" w:ascii="仿宋_GB2312" w:hAnsi="仿宋" w:eastAsia="仿宋_GB2312" w:cs="仿宋"/>
          <w:color w:val="000000"/>
          <w:sz w:val="32"/>
          <w:szCs w:val="32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</w:rPr>
        <w:t xml:space="preserve">（一）评定准备环节：各级专业委员会应面向本序列全体员工发布职级评定通知，牵头组建评定组织，并制定职级评定实施方案。所制定的评定实施方案需报上级专业委员会备案。 </w:t>
      </w:r>
    </w:p>
    <w:p w14:paraId="74A8A178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eastAsia" w:ascii="仿宋_GB2312" w:hAnsi="仿宋" w:eastAsia="仿宋_GB2312" w:cs="仿宋"/>
          <w:color w:val="000000"/>
          <w:sz w:val="32"/>
          <w:szCs w:val="32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</w:rPr>
        <w:t>（二）个人申报环节：员工个</w:t>
      </w:r>
      <w:r>
        <w:rPr>
          <w:rFonts w:hint="eastAsia" w:ascii="仿宋_GB2312" w:hAnsi="仿宋" w:eastAsia="仿宋_GB2312" w:cs="仿宋"/>
          <w:color w:val="000000"/>
          <w:sz w:val="32"/>
          <w:szCs w:val="32"/>
          <w:highlight w:val="none"/>
        </w:rPr>
        <w:t>人可根据基础条件</w:t>
      </w:r>
      <w:r>
        <w:rPr>
          <w:rFonts w:hint="eastAsia" w:ascii="仿宋_GB2312" w:hAnsi="仿宋" w:eastAsia="仿宋_GB2312" w:cs="仿宋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仿宋_GB2312" w:hAnsi="仿宋" w:eastAsia="仿宋_GB2312" w:cs="仿宋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进阶条件</w:t>
      </w:r>
      <w:r>
        <w:rPr>
          <w:rFonts w:hint="eastAsia" w:ascii="仿宋_GB2312" w:hAnsi="仿宋" w:eastAsia="仿宋_GB2312" w:cs="仿宋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进行报名。每个员工只能申报当前岗位所属序列</w:t>
      </w:r>
      <w:r>
        <w:rPr>
          <w:rFonts w:hint="eastAsia" w:ascii="仿宋_GB2312" w:hAnsi="仿宋" w:eastAsia="仿宋_GB2312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的评</w:t>
      </w:r>
      <w:r>
        <w:rPr>
          <w:rFonts w:hint="eastAsia" w:ascii="仿宋_GB2312" w:hAnsi="仿宋" w:eastAsia="仿宋_GB2312" w:cs="仿宋"/>
          <w:color w:val="000000"/>
          <w:sz w:val="32"/>
          <w:szCs w:val="32"/>
        </w:rPr>
        <w:t xml:space="preserve">级，不得跨序列申报。 </w:t>
      </w:r>
    </w:p>
    <w:p w14:paraId="39FC19D3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eastAsia" w:ascii="仿宋_GB2312" w:hAnsi="仿宋" w:eastAsia="仿宋_GB2312" w:cs="仿宋"/>
          <w:color w:val="000000"/>
          <w:sz w:val="32"/>
          <w:szCs w:val="32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</w:rPr>
        <w:t>（三）资格初审环节：各级人力资源部应当对员工过往绩效、教育背景、工作年限等进行审核。原则上，任意一项未达到最低标准的，不得进入职级评定实施环节。</w:t>
      </w:r>
    </w:p>
    <w:p w14:paraId="4D5719D5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eastAsia" w:ascii="仿宋_GB2312" w:hAnsi="仿宋" w:eastAsia="仿宋_GB2312" w:cs="仿宋"/>
          <w:color w:val="000000"/>
          <w:sz w:val="32"/>
          <w:szCs w:val="32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</w:rPr>
        <w:t>（四）评定实施环节：各级专业委员会或部门评定小组应当从进阶</w:t>
      </w:r>
      <w:r>
        <w:rPr>
          <w:rFonts w:hint="eastAsia" w:ascii="仿宋_GB2312" w:hAnsi="仿宋" w:eastAsia="仿宋_GB2312" w:cs="仿宋"/>
          <w:color w:val="auto"/>
          <w:sz w:val="32"/>
          <w:szCs w:val="32"/>
        </w:rPr>
        <w:t>条件、知识、</w:t>
      </w:r>
      <w:r>
        <w:rPr>
          <w:rFonts w:hint="eastAsia" w:ascii="仿宋_GB2312" w:hAnsi="仿宋" w:eastAsia="仿宋_GB2312" w:cs="仿宋"/>
          <w:color w:val="auto"/>
          <w:sz w:val="32"/>
          <w:szCs w:val="32"/>
          <w:lang w:val="en-US" w:eastAsia="zh-CN"/>
        </w:rPr>
        <w:t>专业</w:t>
      </w:r>
      <w:r>
        <w:rPr>
          <w:rFonts w:hint="eastAsia" w:ascii="仿宋_GB2312" w:hAnsi="仿宋" w:eastAsia="仿宋_GB2312" w:cs="仿宋"/>
          <w:color w:val="auto"/>
          <w:sz w:val="32"/>
          <w:szCs w:val="32"/>
        </w:rPr>
        <w:t xml:space="preserve">技能、能力素质、过往绩效等维度对员工做出评定。评定方式可包括但不限于360测评、关键事件总结、专家认定、上级评价、资格赋分、课程学习、模拟题库、笔试等。 </w:t>
      </w:r>
    </w:p>
    <w:p w14:paraId="21FCEC69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eastAsia" w:ascii="仿宋_GB2312" w:hAnsi="仿宋" w:eastAsia="仿宋_GB2312" w:cs="仿宋"/>
          <w:color w:val="000000"/>
          <w:sz w:val="32"/>
          <w:szCs w:val="32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</w:rPr>
        <w:t xml:space="preserve">（五）结果公示环节：评定结果需进行公示。评定结果公示期不得少于三个工作日。 </w:t>
      </w:r>
    </w:p>
    <w:p w14:paraId="160D69AE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eastAsia" w:ascii="仿宋_GB2312" w:hAnsi="仿宋" w:eastAsia="仿宋_GB2312" w:cs="仿宋"/>
          <w:color w:val="000000"/>
          <w:sz w:val="32"/>
          <w:szCs w:val="32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</w:rPr>
        <w:t xml:space="preserve">（六）员工可就个人评定结果及评定公示结果在公示期内提出申诉，申诉时需向人力资源部提交《评定结果申诉表》。原则上，不得跨级申诉。 </w:t>
      </w:r>
    </w:p>
    <w:p w14:paraId="155B20CF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</w:rPr>
        <w:t xml:space="preserve">（七）公示无异议后，由人力资源共享中心下发聘任通知。 </w:t>
      </w:r>
      <w:r>
        <w:rPr>
          <w:rFonts w:hint="eastAsia" w:ascii="仿宋_GB2312" w:hAnsi="仿宋" w:eastAsia="仿宋_GB2312" w:cs="仿宋"/>
          <w:color w:val="000000"/>
          <w:sz w:val="32"/>
          <w:szCs w:val="32"/>
          <w:lang w:val="en-US" w:eastAsia="zh-CN"/>
        </w:rPr>
        <w:t>///</w:t>
      </w:r>
    </w:p>
    <w:p w14:paraId="3900440F">
      <w:pPr>
        <w:pStyle w:val="22"/>
        <w:widowControl w:val="0"/>
        <w:numPr>
          <w:ilvl w:val="0"/>
          <w:numId w:val="0"/>
        </w:numPr>
        <w:spacing w:after="0" w:line="560" w:lineRule="exact"/>
        <w:ind w:firstLine="643" w:firstLineChars="200"/>
        <w:jc w:val="both"/>
        <w:rPr>
          <w:rFonts w:hint="eastAsia" w:ascii="仿宋_GB2312" w:hAnsi="仿宋" w:eastAsia="仿宋_GB2312" w:cs="仿宋"/>
          <w:b/>
          <w:bCs/>
          <w:color w:val="auto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b/>
          <w:bCs/>
          <w:color w:val="auto"/>
          <w:kern w:val="0"/>
          <w:sz w:val="32"/>
          <w:szCs w:val="32"/>
          <w:lang w:val="en-US" w:eastAsia="zh-CN"/>
        </w:rPr>
        <w:t>二、</w:t>
      </w:r>
      <w:ins w:id="8" w:author="咨询组" w:date="2026-07-21T20:27:45Z">
        <w:r>
          <w:rPr>
            <w:rFonts w:hint="eastAsia" w:ascii="仿宋_GB2312" w:hAnsi="仿宋" w:eastAsia="仿宋_GB2312" w:cs="仿宋"/>
            <w:b/>
            <w:bCs/>
            <w:color w:val="auto"/>
            <w:kern w:val="0"/>
            <w:sz w:val="32"/>
            <w:szCs w:val="32"/>
            <w:lang w:val="en-US" w:eastAsia="zh-CN"/>
          </w:rPr>
          <w:t>职级</w:t>
        </w:r>
      </w:ins>
      <w:r>
        <w:rPr>
          <w:rFonts w:hint="eastAsia" w:ascii="仿宋_GB2312" w:hAnsi="仿宋" w:eastAsia="仿宋_GB2312" w:cs="仿宋"/>
          <w:b/>
          <w:bCs/>
          <w:color w:val="auto"/>
          <w:kern w:val="0"/>
          <w:sz w:val="32"/>
          <w:szCs w:val="32"/>
          <w:lang w:val="en-US" w:eastAsia="zh-CN"/>
        </w:rPr>
        <w:t>评定规则及流程</w:t>
      </w:r>
    </w:p>
    <w:p w14:paraId="4E91A748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  <w:lang w:eastAsia="zh-CN"/>
        </w:rPr>
        <w:t>（</w:t>
      </w:r>
      <w:r>
        <w:rPr>
          <w:rFonts w:hint="eastAsia" w:ascii="仿宋_GB2312" w:hAnsi="仿宋" w:eastAsia="仿宋_GB2312" w:cs="仿宋"/>
          <w:color w:val="000000"/>
          <w:sz w:val="32"/>
          <w:szCs w:val="32"/>
          <w:lang w:val="en-US" w:eastAsia="zh-CN"/>
        </w:rPr>
        <w:t>一</w:t>
      </w:r>
      <w:r>
        <w:rPr>
          <w:rFonts w:hint="eastAsia" w:ascii="仿宋_GB2312" w:hAnsi="仿宋" w:eastAsia="仿宋_GB2312" w:cs="仿宋"/>
          <w:color w:val="000000"/>
          <w:sz w:val="32"/>
          <w:szCs w:val="32"/>
          <w:lang w:eastAsia="zh-CN"/>
        </w:rPr>
        <w:t>）</w:t>
      </w:r>
      <w:r>
        <w:rPr>
          <w:rFonts w:hint="eastAsia" w:ascii="仿宋_GB2312" w:hAnsi="仿宋" w:eastAsia="仿宋_GB2312" w:cs="仿宋"/>
          <w:color w:val="000000"/>
          <w:sz w:val="32"/>
          <w:szCs w:val="32"/>
          <w:lang w:val="en-US" w:eastAsia="zh-CN"/>
        </w:rPr>
        <w:t>评定内容及计分权重</w:t>
      </w:r>
    </w:p>
    <w:p w14:paraId="73B7FCCC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  <w:t>1.评定打分环节采取各维度加权求和计分方式，满分100分。职业资质作为加</w:t>
      </w:r>
      <w:r>
        <w:rPr>
          <w:rFonts w:hint="default" w:ascii="仿宋_GB2312" w:hAnsi="仿宋" w:eastAsia="仿宋_GB2312" w:cs="仿宋"/>
          <w:color w:val="000000"/>
          <w:sz w:val="32"/>
          <w:szCs w:val="32"/>
          <w:highlight w:val="none"/>
          <w:lang w:val="en-US" w:eastAsia="zh-CN"/>
        </w:rPr>
        <w:t>分项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val="en-US" w:eastAsia="zh-CN"/>
        </w:rPr>
        <w:t>使用时</w:t>
      </w:r>
      <w:r>
        <w:rPr>
          <w:rFonts w:hint="default" w:ascii="仿宋_GB2312" w:hAnsi="仿宋" w:eastAsia="仿宋_GB2312" w:cs="仿宋"/>
          <w:color w:val="auto"/>
          <w:sz w:val="32"/>
          <w:szCs w:val="32"/>
          <w:highlight w:val="none"/>
          <w:lang w:val="en-US" w:eastAsia="zh-CN"/>
        </w:rPr>
        <w:t>，最多</w:t>
      </w:r>
      <w:r>
        <w:rPr>
          <w:rFonts w:hint="default" w:ascii="仿宋_GB2312" w:hAnsi="仿宋" w:eastAsia="仿宋_GB2312" w:cs="仿宋"/>
          <w:color w:val="auto"/>
          <w:sz w:val="32"/>
          <w:szCs w:val="32"/>
          <w:lang w:val="en-US" w:eastAsia="zh-CN"/>
        </w:rPr>
        <w:t>加3分</w:t>
      </w:r>
      <w:r>
        <w:rPr>
          <w:rFonts w:hint="eastAsia" w:ascii="仿宋_GB2312" w:hAnsi="仿宋" w:eastAsia="仿宋_GB2312" w:cs="仿宋"/>
          <w:color w:val="000000"/>
          <w:sz w:val="32"/>
          <w:szCs w:val="32"/>
          <w:lang w:val="en-US" w:eastAsia="zh-CN"/>
        </w:rPr>
        <w:t>。///</w:t>
      </w:r>
    </w:p>
    <w:p w14:paraId="7CE04BE9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</w:pPr>
      <w:r>
        <w:rPr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  <w:t>(1)</w:t>
      </w:r>
      <w:ins w:id="9" w:author="咨询组" w:date="2026-07-21T20:47:27Z">
        <w:r>
          <w:rPr>
            <w:rFonts w:hint="eastAsia" w:ascii="仿宋_GB2312" w:hAnsi="仿宋" w:eastAsia="仿宋_GB2312" w:cs="仿宋"/>
            <w:b/>
            <w:bCs/>
            <w:color w:val="auto"/>
            <w:kern w:val="0"/>
            <w:sz w:val="32"/>
            <w:szCs w:val="32"/>
            <w:lang w:val="en-US" w:eastAsia="zh-CN"/>
          </w:rPr>
          <w:t>职级评定</w:t>
        </w:r>
      </w:ins>
      <w:r>
        <w:rPr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  <w:t xml:space="preserve">各评价维度计分规则 </w:t>
      </w:r>
    </w:p>
    <w:p w14:paraId="0F70257E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480" w:firstLineChars="200"/>
        <w:jc w:val="both"/>
        <w:textAlignment w:val="auto"/>
        <w:rPr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</w:pPr>
      <w:ins w:id="10" w:author="咨询组" w:date="2026-07-21T20:35:30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1</w:t>
        </w:r>
      </w:ins>
      <w:ins w:id="11" w:author="咨询组" w:date="2026-07-21T20:35:31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）</w:t>
        </w:r>
      </w:ins>
      <w:ins w:id="12" w:author="咨询组" w:date="2026-07-21T20:29:05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知识维度采用“课程学习”或“模拟题库”评价方式</w:t>
        </w:r>
      </w:ins>
      <w:ins w:id="13" w:author="咨询组" w:date="2026-07-21T20:29:08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。</w:t>
        </w:r>
      </w:ins>
    </w:p>
    <w:tbl>
      <w:tblPr>
        <w:tblStyle w:val="14"/>
        <w:tblW w:w="83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406"/>
        <w:gridCol w:w="1396"/>
        <w:gridCol w:w="1093"/>
        <w:gridCol w:w="1376"/>
        <w:gridCol w:w="1542"/>
      </w:tblGrid>
      <w:tr w14:paraId="6B4C2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del w:id="14" w:author="咨询组" w:date="2026-07-21T20:29:13Z"/>
        </w:trPr>
        <w:tc>
          <w:tcPr>
            <w:tcW w:w="832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5A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5" w:author="咨询组" w:date="2026-07-21T20:29:1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6" w:author="咨询组" w:date="2026-07-21T20:29:1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知识维度采用“课程学习”或“模拟题库”评价方式</w:delText>
              </w:r>
            </w:del>
          </w:p>
        </w:tc>
      </w:tr>
      <w:tr w14:paraId="391B1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</w:trPr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41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评价维度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12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评价方式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ED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计分方式</w:t>
            </w:r>
          </w:p>
        </w:tc>
        <w:tc>
          <w:tcPr>
            <w:tcW w:w="1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06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评价人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12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专业序列打分所占权重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33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业务序列打分所占权重</w:t>
            </w:r>
          </w:p>
        </w:tc>
      </w:tr>
      <w:tr w14:paraId="313DB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</w:trPr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94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学历/工作年限/绩效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B8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资格审核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61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门槛</w:t>
            </w:r>
          </w:p>
        </w:tc>
        <w:tc>
          <w:tcPr>
            <w:tcW w:w="1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DE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2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3F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</w:tr>
      <w:tr w14:paraId="4AE6A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FD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绩效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D0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资格审核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4E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权重</w:t>
            </w:r>
          </w:p>
        </w:tc>
        <w:tc>
          <w:tcPr>
            <w:tcW w:w="1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2E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8C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40%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39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50%</w:t>
            </w:r>
          </w:p>
        </w:tc>
      </w:tr>
      <w:tr w14:paraId="3271A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1C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职业资质/其他项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31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资格审核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2D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加分/门槛</w:t>
            </w:r>
          </w:p>
        </w:tc>
        <w:tc>
          <w:tcPr>
            <w:tcW w:w="1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78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20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最多加3分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8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</w:tr>
      <w:tr w14:paraId="5AD8E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B3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知识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25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课程学习/模拟题库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3F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门槛</w:t>
            </w:r>
          </w:p>
        </w:tc>
        <w:tc>
          <w:tcPr>
            <w:tcW w:w="1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41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73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A7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</w:tr>
      <w:tr w14:paraId="5CD9C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F2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专业技能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8B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面试答辩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93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权重</w:t>
            </w:r>
          </w:p>
        </w:tc>
        <w:tc>
          <w:tcPr>
            <w:tcW w:w="1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8E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专委会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53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35-45%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18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25-35%</w:t>
            </w:r>
          </w:p>
        </w:tc>
      </w:tr>
      <w:tr w14:paraId="1634B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43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能力素质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94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上级评价</w:t>
            </w:r>
          </w:p>
        </w:tc>
        <w:tc>
          <w:tcPr>
            <w:tcW w:w="1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33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权重</w:t>
            </w:r>
          </w:p>
        </w:tc>
        <w:tc>
          <w:tcPr>
            <w:tcW w:w="10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2E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上级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B3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15-25%</w:t>
            </w:r>
          </w:p>
        </w:tc>
        <w:tc>
          <w:tcPr>
            <w:tcW w:w="1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78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15-25%</w:t>
            </w:r>
          </w:p>
        </w:tc>
      </w:tr>
    </w:tbl>
    <w:p w14:paraId="09F974E1">
      <w:pPr>
        <w:pStyle w:val="46"/>
        <w:ind w:left="0" w:leftChars="0" w:firstLine="0" w:firstLineChars="0"/>
        <w:outlineLvl w:val="9"/>
        <w:rPr>
          <w:rFonts w:hint="eastAsia" w:eastAsia="仿宋_GB2312"/>
          <w:lang w:val="en-US" w:eastAsia="zh-CN"/>
        </w:rPr>
      </w:pPr>
      <w:ins w:id="17" w:author="咨询组" w:date="2026-07-21T20:35:35Z">
        <w:r>
          <w:rPr>
            <w:rFonts w:hint="eastAsia" w:hAnsi="仿宋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2）</w:t>
        </w:r>
      </w:ins>
      <w:ins w:id="18" w:author="咨询组" w:date="2026-07-21T20:31:08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知识维度采用“笔试”评价方式</w:t>
        </w:r>
      </w:ins>
    </w:p>
    <w:tbl>
      <w:tblPr>
        <w:tblStyle w:val="14"/>
        <w:tblW w:w="82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391"/>
        <w:gridCol w:w="1382"/>
        <w:gridCol w:w="1082"/>
        <w:gridCol w:w="1454"/>
        <w:gridCol w:w="1436"/>
      </w:tblGrid>
      <w:tr w14:paraId="156D7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  <w:del w:id="19" w:author="咨询组" w:date="2026-07-21T20:31:55Z"/>
        </w:trPr>
        <w:tc>
          <w:tcPr>
            <w:tcW w:w="8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1943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0" w:author="咨询组" w:date="2026-07-21T20:31:5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1" w:author="咨询组" w:date="2026-07-21T20:31:5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知识维度采用“笔试”评价方式</w:delText>
              </w:r>
            </w:del>
          </w:p>
        </w:tc>
      </w:tr>
      <w:tr w14:paraId="039BC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del w:id="22" w:author="咨询组" w:date="2026-07-21T20:32:00Z"/>
        </w:trPr>
        <w:tc>
          <w:tcPr>
            <w:tcW w:w="14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5D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3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4" w:author="咨询组" w:date="2026-07-21T20:32:0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评价维度</w:delText>
              </w:r>
            </w:del>
          </w:p>
        </w:tc>
        <w:tc>
          <w:tcPr>
            <w:tcW w:w="13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A9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5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6" w:author="咨询组" w:date="2026-07-21T20:32:0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评价方式</w:delText>
              </w:r>
            </w:del>
          </w:p>
        </w:tc>
        <w:tc>
          <w:tcPr>
            <w:tcW w:w="13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84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7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8" w:author="咨询组" w:date="2026-07-21T20:32:0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计分方式</w:delText>
              </w:r>
            </w:del>
          </w:p>
        </w:tc>
        <w:tc>
          <w:tcPr>
            <w:tcW w:w="10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D9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9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0" w:author="咨询组" w:date="2026-07-21T20:32:0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评价人</w:delText>
              </w:r>
            </w:del>
          </w:p>
        </w:tc>
        <w:tc>
          <w:tcPr>
            <w:tcW w:w="28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B7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1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2" w:author="咨询组" w:date="2026-07-21T20:32:0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打分所占权重</w:delText>
              </w:r>
            </w:del>
          </w:p>
        </w:tc>
      </w:tr>
      <w:tr w14:paraId="39C11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del w:id="33" w:author="咨询组" w:date="2026-07-21T20:32:00Z"/>
        </w:trPr>
        <w:tc>
          <w:tcPr>
            <w:tcW w:w="1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45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4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FE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5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30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6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0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D8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7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3E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8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9" w:author="咨询组" w:date="2026-07-21T20:32:0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专业序列</w:delText>
              </w:r>
            </w:del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A7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40" w:author="咨询组" w:date="2026-07-21T20:32:0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41" w:author="咨询组" w:date="2026-07-21T20:32:0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业务序列</w:delText>
              </w:r>
            </w:del>
          </w:p>
        </w:tc>
      </w:tr>
      <w:tr w14:paraId="6992A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42" w:author="咨询组" w:date="2026-07-21T20:32:04Z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71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3" w:author="咨询组" w:date="2026-07-21T20:32:04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4" w:author="咨询组" w:date="2026-07-21T20:32:1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评价维度</w:t>
              </w:r>
            </w:ins>
          </w:p>
        </w:tc>
        <w:tc>
          <w:tcPr>
            <w:tcW w:w="1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FD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5" w:author="咨询组" w:date="2026-07-21T20:32:04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6" w:author="咨询组" w:date="2026-07-21T20:32:1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评价方式</w:t>
              </w:r>
            </w:ins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8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7" w:author="咨询组" w:date="2026-07-21T20:32:04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8" w:author="咨询组" w:date="2026-07-21T20:32:1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计分方式</w:t>
              </w:r>
            </w:ins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D4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9" w:author="咨询组" w:date="2026-07-21T20:32:04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0" w:author="咨询组" w:date="2026-07-21T20:32:1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评价人</w:t>
              </w:r>
            </w:ins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89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1" w:author="咨询组" w:date="2026-07-21T20:32:04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2" w:author="咨询组" w:date="2026-07-21T20:32:1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专业序列打分所占权重</w:t>
              </w:r>
            </w:ins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0B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3" w:author="咨询组" w:date="2026-07-21T20:32:04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4" w:author="咨询组" w:date="2026-07-21T20:32:1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业务序列打分所占权重</w:t>
              </w:r>
            </w:ins>
          </w:p>
        </w:tc>
      </w:tr>
      <w:tr w14:paraId="58890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F0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学历/工作年限/绩效</w:t>
            </w:r>
          </w:p>
        </w:tc>
        <w:tc>
          <w:tcPr>
            <w:tcW w:w="1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3F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资格审核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F7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门槛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00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51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C8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</w:tr>
      <w:tr w14:paraId="7E9C8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97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绩效</w:t>
            </w:r>
          </w:p>
        </w:tc>
        <w:tc>
          <w:tcPr>
            <w:tcW w:w="1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D8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资格审核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0B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权重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1E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6B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30%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EC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40%</w:t>
            </w:r>
          </w:p>
        </w:tc>
      </w:tr>
      <w:tr w14:paraId="5F92A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C4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职业资质/其他项</w:t>
            </w:r>
          </w:p>
        </w:tc>
        <w:tc>
          <w:tcPr>
            <w:tcW w:w="1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C7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资格审核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38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加分/门槛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9C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CB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最多加3分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10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</w:tr>
      <w:tr w14:paraId="277F7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95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知识</w:t>
            </w:r>
          </w:p>
        </w:tc>
        <w:tc>
          <w:tcPr>
            <w:tcW w:w="1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7A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笔试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2C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门槛&amp;权重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BD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-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9B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20%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BB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</w:tr>
      <w:tr w14:paraId="4669B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31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专业技能</w:t>
            </w:r>
          </w:p>
        </w:tc>
        <w:tc>
          <w:tcPr>
            <w:tcW w:w="1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07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面试答辩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59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权重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BB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专委会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E9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30-40%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6E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25-35%</w:t>
            </w:r>
          </w:p>
        </w:tc>
      </w:tr>
      <w:tr w14:paraId="3BD4B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C9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能力素质</w:t>
            </w:r>
          </w:p>
        </w:tc>
        <w:tc>
          <w:tcPr>
            <w:tcW w:w="13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07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上级评价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D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权重</w:t>
            </w:r>
          </w:p>
        </w:tc>
        <w:tc>
          <w:tcPr>
            <w:tcW w:w="1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B7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上级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46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10-20%</w:t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64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10-20%</w:t>
            </w:r>
          </w:p>
        </w:tc>
      </w:tr>
    </w:tbl>
    <w:p w14:paraId="23137D5B">
      <w:pPr>
        <w:pStyle w:val="4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640" w:firstLineChars="200"/>
        <w:textAlignment w:val="auto"/>
        <w:outlineLvl w:val="9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</w:rPr>
        <w:t>各序列知识维度可根据实际情况，在“课程学习”“模拟题库”“笔试”方式中选择或组合搭配（至少三选一），作为职级评定的门槛项。本序列每次评定选择一种形式，当出现组合情况下，</w:t>
      </w:r>
      <w:r>
        <w:rPr>
          <w:rFonts w:hint="eastAsia"/>
          <w:color w:val="auto"/>
          <w:lang w:val="en-US" w:eastAsia="zh-CN"/>
        </w:rPr>
        <w:t>专委会须</w:t>
      </w:r>
      <w:r>
        <w:rPr>
          <w:rFonts w:hint="eastAsia"/>
          <w:color w:val="auto"/>
        </w:rPr>
        <w:t>做好方案宣贯及员工答疑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///</w:t>
      </w:r>
    </w:p>
    <w:p w14:paraId="69AF0693">
      <w:pPr>
        <w:pStyle w:val="46"/>
        <w:numPr>
          <w:ilvl w:val="0"/>
          <w:numId w:val="0"/>
        </w:numPr>
        <w:ind w:firstLine="640" w:firstLineChars="200"/>
        <w:outlineLvl w:val="9"/>
        <w:rPr>
          <w:rFonts w:hint="default"/>
          <w:color w:val="auto"/>
          <w:lang w:val="en-US"/>
        </w:rPr>
      </w:pPr>
      <w:r>
        <w:rPr>
          <w:rFonts w:hint="eastAsia" w:ascii="仿宋_GB2312" w:hAnsi="华文楷体" w:eastAsia="仿宋_GB2312" w:cs="Times New Roman"/>
          <w:color w:val="auto"/>
          <w:kern w:val="2"/>
          <w:sz w:val="32"/>
          <w:szCs w:val="32"/>
          <w:lang w:val="en-US" w:eastAsia="zh-CN" w:bidi="ar-SA"/>
        </w:rPr>
        <w:t>①</w:t>
      </w:r>
      <w:r>
        <w:rPr>
          <w:rFonts w:hint="eastAsia"/>
          <w:color w:val="auto"/>
        </w:rPr>
        <w:t>课程学习方式</w:t>
      </w:r>
      <w:r>
        <w:rPr>
          <w:rFonts w:hint="eastAsia"/>
          <w:color w:val="auto"/>
          <w:lang w:eastAsia="zh-CN"/>
        </w:rPr>
        <w:t>：</w:t>
      </w:r>
      <w:r>
        <w:rPr>
          <w:rFonts w:hint="eastAsia"/>
          <w:color w:val="auto"/>
        </w:rPr>
        <w:t>指已经构建学习地图并完成课程开发的专业模块/岗位，员工完成对应职级必修课程学习并通关课后测验，具备对应职级评定的资格</w:t>
      </w:r>
      <w:r>
        <w:rPr>
          <w:rFonts w:hint="eastAsia"/>
          <w:color w:val="auto"/>
          <w:lang w:val="en-US" w:eastAsia="zh-CN"/>
        </w:rPr>
        <w:t>。///</w:t>
      </w:r>
    </w:p>
    <w:p w14:paraId="2AE502A9">
      <w:pPr>
        <w:pStyle w:val="46"/>
        <w:numPr>
          <w:ilvl w:val="0"/>
          <w:numId w:val="0"/>
        </w:numPr>
        <w:ind w:firstLine="640" w:firstLineChars="200"/>
        <w:outlineLvl w:val="9"/>
        <w:rPr>
          <w:rFonts w:hint="default" w:eastAsia="仿宋_GB2312"/>
          <w:color w:val="auto"/>
          <w:lang w:val="en-US" w:eastAsia="zh-CN"/>
        </w:rPr>
      </w:pPr>
      <w:r>
        <w:rPr>
          <w:rFonts w:hint="eastAsia" w:ascii="仿宋_GB2312" w:hAnsi="华文楷体" w:eastAsia="仿宋_GB2312" w:cs="Times New Roman"/>
          <w:color w:val="auto"/>
          <w:kern w:val="2"/>
          <w:sz w:val="32"/>
          <w:szCs w:val="32"/>
          <w:lang w:val="en-US" w:eastAsia="zh-CN" w:bidi="ar-SA"/>
        </w:rPr>
        <w:t>②</w:t>
      </w:r>
      <w:r>
        <w:rPr>
          <w:rFonts w:hint="eastAsia"/>
          <w:color w:val="auto"/>
        </w:rPr>
        <w:t>模拟题库方式</w:t>
      </w:r>
      <w:r>
        <w:rPr>
          <w:rFonts w:hint="eastAsia"/>
          <w:color w:val="auto"/>
          <w:lang w:eastAsia="zh-CN"/>
        </w:rPr>
        <w:t>：</w:t>
      </w:r>
      <w:r>
        <w:rPr>
          <w:rFonts w:hint="eastAsia"/>
          <w:color w:val="auto"/>
        </w:rPr>
        <w:t>指已经构建学习清单的专业模块/岗位，专委会可根据内外部学习资源形成测评试题库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供员工日常模拟测评，员工正式测评开启并通关后，具备对应职级评定的资格。</w:t>
      </w:r>
      <w:r>
        <w:rPr>
          <w:rFonts w:hint="eastAsia"/>
          <w:color w:val="auto"/>
          <w:lang w:val="en-US" w:eastAsia="zh-CN"/>
        </w:rPr>
        <w:t>///</w:t>
      </w:r>
    </w:p>
    <w:p w14:paraId="0442424E">
      <w:pPr>
        <w:pStyle w:val="46"/>
        <w:numPr>
          <w:ilvl w:val="0"/>
          <w:numId w:val="0"/>
        </w:numPr>
        <w:ind w:firstLine="640" w:firstLineChars="200"/>
        <w:outlineLvl w:val="9"/>
        <w:rPr>
          <w:rFonts w:hint="default"/>
          <w:color w:val="auto"/>
          <w:lang w:val="en-US"/>
        </w:rPr>
      </w:pPr>
      <w:r>
        <w:rPr>
          <w:rFonts w:hint="eastAsia" w:ascii="仿宋_GB2312" w:hAnsi="华文楷体" w:eastAsia="仿宋_GB2312" w:cs="Times New Roman"/>
          <w:color w:val="auto"/>
          <w:kern w:val="2"/>
          <w:sz w:val="32"/>
          <w:szCs w:val="32"/>
          <w:lang w:val="en-US" w:eastAsia="zh-CN" w:bidi="ar-SA"/>
        </w:rPr>
        <w:t>③</w:t>
      </w:r>
      <w:r>
        <w:rPr>
          <w:rFonts w:hint="eastAsia"/>
          <w:color w:val="auto"/>
          <w:lang w:val="en-US" w:eastAsia="zh-CN"/>
        </w:rPr>
        <w:t>学习地图/学习清单及形成的测试题库由专委会指定专人进行定期更新。///</w:t>
      </w:r>
    </w:p>
    <w:p w14:paraId="1AFADDD1">
      <w:pPr>
        <w:pStyle w:val="46"/>
        <w:numPr>
          <w:ilvl w:val="0"/>
          <w:numId w:val="0"/>
        </w:numPr>
        <w:ind w:firstLine="640" w:firstLineChars="200"/>
        <w:outlineLvl w:val="9"/>
        <w:rPr>
          <w:rFonts w:hint="eastAsia"/>
          <w:color w:val="auto"/>
        </w:rPr>
      </w:pPr>
      <w:r>
        <w:rPr>
          <w:rFonts w:hint="eastAsia" w:ascii="仿宋_GB2312" w:hAnsi="华文楷体" w:eastAsia="仿宋_GB2312" w:cs="Times New Roman"/>
          <w:color w:val="auto"/>
          <w:kern w:val="2"/>
          <w:sz w:val="32"/>
          <w:szCs w:val="32"/>
          <w:lang w:val="en-US" w:eastAsia="zh-CN" w:bidi="ar-SA"/>
        </w:rPr>
        <w:t>④</w:t>
      </w:r>
      <w:ins w:id="55" w:author="咨询组" w:date="2026-07-21T20:36:01Z">
        <w:r>
          <w:rPr>
            <w:rFonts w:hint="eastAsia" w:cs="Times New Roman"/>
            <w:color w:val="auto"/>
            <w:kern w:val="2"/>
            <w:sz w:val="32"/>
            <w:szCs w:val="32"/>
            <w:lang w:val="en-US" w:eastAsia="zh-CN" w:bidi="ar-SA"/>
          </w:rPr>
          <w:t>职级</w:t>
        </w:r>
      </w:ins>
      <w:ins w:id="56" w:author="咨询组" w:date="2026-07-21T20:36:03Z">
        <w:r>
          <w:rPr>
            <w:rFonts w:hint="eastAsia" w:cs="Times New Roman"/>
            <w:color w:val="auto"/>
            <w:kern w:val="2"/>
            <w:sz w:val="32"/>
            <w:szCs w:val="32"/>
            <w:lang w:val="en-US" w:eastAsia="zh-CN" w:bidi="ar-SA"/>
          </w:rPr>
          <w:t>评定</w:t>
        </w:r>
      </w:ins>
      <w:r>
        <w:rPr>
          <w:rFonts w:hint="eastAsia"/>
          <w:color w:val="auto"/>
        </w:rPr>
        <w:t>绩效赋分标准：</w:t>
      </w:r>
    </w:p>
    <w:tbl>
      <w:tblPr>
        <w:tblStyle w:val="14"/>
        <w:tblW w:w="8246" w:type="dxa"/>
        <w:tblInd w:w="1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681"/>
        <w:gridCol w:w="1673"/>
        <w:gridCol w:w="1718"/>
        <w:gridCol w:w="1837"/>
      </w:tblGrid>
      <w:tr w14:paraId="51FE8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3A333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等级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BA6BF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A+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3D701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A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CAEBC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B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C83E2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C</w:t>
            </w:r>
          </w:p>
        </w:tc>
      </w:tr>
      <w:tr w14:paraId="14F73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3840E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赋分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D70CC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100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A0F4E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90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73846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80</w:t>
            </w:r>
          </w:p>
        </w:tc>
        <w:tc>
          <w:tcPr>
            <w:tcW w:w="1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9B38B">
            <w:pPr>
              <w:keepNext w:val="0"/>
              <w:keepLines w:val="0"/>
              <w:widowControl/>
              <w:suppressLineNumbers w:val="0"/>
              <w:spacing w:after="0" w:line="240" w:lineRule="auto"/>
              <w:jc w:val="center"/>
              <w:textAlignment w:val="center"/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华文楷体" w:eastAsia="仿宋_GB2312" w:cs="Times New Roman"/>
                <w:color w:val="auto"/>
                <w:kern w:val="2"/>
                <w:sz w:val="32"/>
                <w:szCs w:val="32"/>
                <w:lang w:val="en-US" w:eastAsia="zh-CN" w:bidi="ar-SA"/>
              </w:rPr>
              <w:t>70</w:t>
            </w:r>
          </w:p>
        </w:tc>
      </w:tr>
    </w:tbl>
    <w:p w14:paraId="21B0ADFD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rFonts w:hint="eastAsia"/>
          <w:color w:val="auto"/>
        </w:rPr>
      </w:pPr>
      <w:r>
        <w:rPr>
          <w:rFonts w:hint="eastAsia"/>
          <w:color w:val="auto"/>
        </w:rPr>
        <w:t>评定时P1</w:t>
      </w:r>
      <w:r>
        <w:rPr>
          <w:rFonts w:hint="eastAsia"/>
          <w:color w:val="auto"/>
          <w:highlight w:val="none"/>
          <w:lang w:val="en-US" w:eastAsia="zh-CN"/>
        </w:rPr>
        <w:t>/S1</w:t>
      </w:r>
      <w:r>
        <w:rPr>
          <w:rFonts w:hint="eastAsia"/>
          <w:color w:val="auto"/>
          <w:highlight w:val="none"/>
        </w:rPr>
        <w:t>-P2</w:t>
      </w:r>
      <w:r>
        <w:rPr>
          <w:rFonts w:hint="eastAsia"/>
          <w:color w:val="auto"/>
          <w:highlight w:val="none"/>
          <w:lang w:val="en-US" w:eastAsia="zh-CN"/>
        </w:rPr>
        <w:t>/S2</w:t>
      </w:r>
      <w:r>
        <w:rPr>
          <w:rFonts w:hint="eastAsia"/>
          <w:color w:val="auto"/>
          <w:highlight w:val="none"/>
        </w:rPr>
        <w:t>取上年绩效等级赋分，P3</w:t>
      </w:r>
      <w:r>
        <w:rPr>
          <w:rFonts w:hint="eastAsia"/>
          <w:color w:val="auto"/>
          <w:highlight w:val="none"/>
          <w:lang w:val="en-US" w:eastAsia="zh-CN"/>
        </w:rPr>
        <w:t>/S3</w:t>
      </w:r>
      <w:r>
        <w:rPr>
          <w:rFonts w:hint="eastAsia"/>
          <w:color w:val="auto"/>
          <w:highlight w:val="none"/>
        </w:rPr>
        <w:t>及</w:t>
      </w:r>
      <w:r>
        <w:rPr>
          <w:rFonts w:hint="eastAsia"/>
          <w:color w:val="auto"/>
        </w:rPr>
        <w:t xml:space="preserve">以上取过往两年绩效等级赋分的平均值，不足两年的按最近一年绩效等级赋分。O序列取上年绩效等级赋分。 </w:t>
      </w:r>
    </w:p>
    <w:p w14:paraId="3C6F9D24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ins w:id="57" w:author="咨询组" w:date="2026-07-21T21:05:20Z"/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新入职员工上一年无绩效等级或绩效等级为“C”的，可按“B”赋分。若因特殊原因，员工无绩效等级的，可由专业委员会自行制定规则，本序列内的规则应保持一致。</w:t>
      </w:r>
      <w:r>
        <w:rPr>
          <w:rFonts w:hint="eastAsia"/>
          <w:color w:val="auto"/>
          <w:lang w:val="en-US" w:eastAsia="zh-CN"/>
        </w:rPr>
        <w:t>///</w:t>
      </w:r>
    </w:p>
    <w:p w14:paraId="47C82584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ins w:id="58" w:author="咨询组" w:date="2026-07-21T21:05:22Z"/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</w:pPr>
      <w:ins w:id="59" w:author="咨询组" w:date="2026-07-21T21:05:31Z">
        <w:r>
          <w:rPr>
            <w:rFonts w:hint="eastAsia" w:ascii="仿宋_GB2312" w:hAnsi="仿宋" w:eastAsia="仿宋_GB2312" w:cs="仿宋"/>
            <w:color w:val="000000"/>
            <w:sz w:val="32"/>
            <w:szCs w:val="32"/>
            <w:lang w:val="en-US" w:eastAsia="zh-CN"/>
          </w:rPr>
          <w:t>职级</w:t>
        </w:r>
      </w:ins>
      <w:ins w:id="60" w:author="咨询组" w:date="2026-07-21T21:05:22Z">
        <w:r>
          <w:rPr>
            <w:rFonts w:hint="eastAsia" w:ascii="仿宋_GB2312" w:hAnsi="仿宋" w:eastAsia="仿宋_GB2312" w:cs="仿宋"/>
            <w:color w:val="000000"/>
            <w:sz w:val="32"/>
            <w:szCs w:val="32"/>
            <w:lang w:val="en-US" w:eastAsia="zh-CN"/>
          </w:rPr>
          <w:t>评定</w:t>
        </w:r>
      </w:ins>
      <w:ins w:id="61" w:author="咨询组" w:date="2026-07-21T21:05:35Z">
        <w:r>
          <w:rPr>
            <w:rFonts w:hint="eastAsia" w:ascii="仿宋_GB2312" w:hAnsi="仿宋" w:eastAsia="仿宋_GB2312" w:cs="仿宋"/>
            <w:color w:val="000000"/>
            <w:sz w:val="32"/>
            <w:szCs w:val="32"/>
            <w:lang w:val="en-US" w:eastAsia="zh-CN"/>
          </w:rPr>
          <w:t>其他</w:t>
        </w:r>
      </w:ins>
      <w:ins w:id="62" w:author="咨询组" w:date="2026-07-21T21:05:22Z">
        <w:r>
          <w:rPr>
            <w:rFonts w:hint="eastAsia" w:ascii="仿宋_GB2312" w:hAnsi="仿宋" w:eastAsia="仿宋_GB2312" w:cs="仿宋"/>
            <w:color w:val="000000"/>
            <w:sz w:val="32"/>
            <w:szCs w:val="32"/>
            <w:lang w:val="en-US" w:eastAsia="zh-CN"/>
          </w:rPr>
          <w:t>内容及计分权重</w:t>
        </w:r>
      </w:ins>
    </w:p>
    <w:p w14:paraId="167F683D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rFonts w:hint="default"/>
          <w:color w:val="auto"/>
          <w:lang w:val="en-US" w:eastAsia="zh-CN"/>
        </w:rPr>
      </w:pPr>
    </w:p>
    <w:p w14:paraId="5207C6AC">
      <w:pPr>
        <w:pStyle w:val="46"/>
        <w:numPr>
          <w:ilvl w:val="0"/>
          <w:numId w:val="0"/>
        </w:numPr>
        <w:ind w:firstLine="640" w:firstLineChars="200"/>
        <w:outlineLvl w:val="9"/>
        <w:rPr>
          <w:rFonts w:hint="eastAsia"/>
          <w:color w:val="auto"/>
          <w:highlight w:val="none"/>
        </w:rPr>
      </w:pPr>
      <w:r>
        <w:rPr>
          <w:rFonts w:hint="eastAsia" w:ascii="仿宋_GB2312" w:hAnsi="华文楷体" w:eastAsia="仿宋_GB2312" w:cs="Times New Roman"/>
          <w:color w:val="auto"/>
          <w:kern w:val="2"/>
          <w:sz w:val="32"/>
          <w:szCs w:val="32"/>
          <w:lang w:val="en-US" w:eastAsia="zh-CN" w:bidi="ar-SA"/>
        </w:rPr>
        <w:t>⑤</w:t>
      </w:r>
      <w:r>
        <w:rPr>
          <w:rFonts w:hint="eastAsia"/>
          <w:color w:val="auto"/>
        </w:rPr>
        <w:t>职业资质：加分项</w:t>
      </w:r>
      <w:r>
        <w:rPr>
          <w:rFonts w:hint="eastAsia"/>
          <w:color w:val="auto"/>
          <w:highlight w:val="none"/>
          <w:lang w:val="en-US" w:eastAsia="zh-CN"/>
        </w:rPr>
        <w:t>/门槛项</w:t>
      </w:r>
      <w:r>
        <w:rPr>
          <w:rFonts w:hint="eastAsia"/>
          <w:color w:val="auto"/>
          <w:highlight w:val="none"/>
        </w:rPr>
        <w:t>，各序列自行开发。</w:t>
      </w:r>
    </w:p>
    <w:p w14:paraId="031C7F8E">
      <w:pPr>
        <w:pStyle w:val="46"/>
        <w:numPr>
          <w:ilvl w:val="0"/>
          <w:numId w:val="0"/>
        </w:numPr>
        <w:ind w:firstLine="640" w:firstLineChars="200"/>
        <w:outlineLvl w:val="9"/>
        <w:rPr>
          <w:rFonts w:hint="eastAsia"/>
          <w:color w:val="auto"/>
        </w:rPr>
      </w:pPr>
      <w:r>
        <w:rPr>
          <w:rFonts w:hint="eastAsia" w:ascii="仿宋_GB2312" w:hAnsi="华文楷体" w:eastAsia="仿宋_GB2312" w:cs="Times New Roman"/>
          <w:color w:val="auto"/>
          <w:kern w:val="2"/>
          <w:sz w:val="32"/>
          <w:szCs w:val="32"/>
          <w:lang w:val="en-US" w:eastAsia="zh-CN" w:bidi="ar-SA"/>
        </w:rPr>
        <w:t>⑥</w:t>
      </w:r>
      <w:r>
        <w:rPr>
          <w:rFonts w:hint="eastAsia"/>
          <w:color w:val="auto"/>
          <w:highlight w:val="none"/>
          <w:lang w:val="en-US" w:eastAsia="zh-CN"/>
        </w:rPr>
        <w:t>其他项：</w:t>
      </w:r>
      <w:r>
        <w:rPr>
          <w:rFonts w:hint="eastAsia"/>
          <w:color w:val="auto"/>
          <w:highlight w:val="none"/>
        </w:rPr>
        <w:t>加分项</w:t>
      </w:r>
      <w:r>
        <w:rPr>
          <w:rFonts w:hint="eastAsia"/>
          <w:color w:val="auto"/>
          <w:highlight w:val="none"/>
          <w:lang w:val="en-US" w:eastAsia="zh-CN"/>
        </w:rPr>
        <w:t>/门槛项</w:t>
      </w:r>
      <w:r>
        <w:rPr>
          <w:rFonts w:hint="eastAsia"/>
          <w:color w:val="auto"/>
          <w:highlight w:val="none"/>
        </w:rPr>
        <w:t>，各序列</w:t>
      </w:r>
      <w:r>
        <w:rPr>
          <w:rFonts w:hint="eastAsia"/>
          <w:color w:val="auto"/>
          <w:highlight w:val="none"/>
          <w:lang w:val="en-US" w:eastAsia="zh-CN"/>
        </w:rPr>
        <w:t>按评定权限</w:t>
      </w:r>
      <w:r>
        <w:rPr>
          <w:rFonts w:hint="eastAsia"/>
          <w:color w:val="auto"/>
        </w:rPr>
        <w:t>自行开发。</w:t>
      </w:r>
    </w:p>
    <w:p w14:paraId="4B3F3FE6">
      <w:pPr>
        <w:pStyle w:val="46"/>
        <w:numPr>
          <w:ilvl w:val="0"/>
          <w:numId w:val="0"/>
        </w:numPr>
        <w:ind w:firstLine="640" w:firstLineChars="200"/>
        <w:outlineLvl w:val="9"/>
        <w:rPr>
          <w:rFonts w:hint="eastAsia"/>
          <w:color w:val="auto"/>
        </w:rPr>
      </w:pPr>
      <w:r>
        <w:rPr>
          <w:rFonts w:hint="eastAsia" w:ascii="仿宋_GB2312" w:hAnsi="华文楷体" w:eastAsia="仿宋_GB2312" w:cs="Times New Roman"/>
          <w:color w:val="auto"/>
          <w:kern w:val="2"/>
          <w:sz w:val="32"/>
          <w:szCs w:val="32"/>
          <w:lang w:val="en-US" w:eastAsia="zh-CN" w:bidi="ar-SA"/>
        </w:rPr>
        <w:t>⑦</w:t>
      </w:r>
      <w:r>
        <w:rPr>
          <w:rFonts w:hint="eastAsia"/>
          <w:color w:val="auto"/>
        </w:rPr>
        <w:t>专业技能：由专委会面试评价。</w:t>
      </w:r>
    </w:p>
    <w:p w14:paraId="75113688">
      <w:pPr>
        <w:pStyle w:val="46"/>
        <w:numPr>
          <w:ilvl w:val="0"/>
          <w:numId w:val="0"/>
        </w:numPr>
        <w:ind w:firstLine="640" w:firstLineChars="200"/>
        <w:outlineLvl w:val="9"/>
        <w:rPr>
          <w:rFonts w:hint="eastAsia"/>
          <w:color w:val="auto"/>
        </w:rPr>
      </w:pPr>
      <w:r>
        <w:rPr>
          <w:rFonts w:hint="eastAsia" w:ascii="仿宋_GB2312" w:hAnsi="华文楷体" w:eastAsia="仿宋_GB2312" w:cs="Times New Roman"/>
          <w:color w:val="auto"/>
          <w:kern w:val="2"/>
          <w:sz w:val="32"/>
          <w:szCs w:val="32"/>
          <w:lang w:val="en-US" w:eastAsia="zh-CN" w:bidi="ar-SA"/>
        </w:rPr>
        <w:t>⑧</w:t>
      </w:r>
      <w:r>
        <w:rPr>
          <w:rFonts w:hint="eastAsia"/>
          <w:color w:val="auto"/>
        </w:rPr>
        <w:t>能力素质：由上级评价。</w:t>
      </w:r>
    </w:p>
    <w:p w14:paraId="4CF8354E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rFonts w:hint="default" w:eastAsia="仿宋_GB2312"/>
          <w:color w:val="auto"/>
          <w:lang w:val="en-US" w:eastAsia="zh-CN"/>
        </w:rPr>
      </w:pPr>
      <w:r>
        <w:rPr>
          <w:rFonts w:hint="eastAsia"/>
          <w:color w:val="auto"/>
        </w:rPr>
        <w:t xml:space="preserve">注：上级评价中，若该岗位汇报线为双线管理的（专业上级与直接上级），需由专业上级与直接上级分别打分，各占50%权重，各序列根据岗位设置情况，在职业发展实施细则中进行明确。 </w:t>
      </w:r>
    </w:p>
    <w:p w14:paraId="29B3E5CA">
      <w:pPr>
        <w:pStyle w:val="46"/>
        <w:numPr>
          <w:ilvl w:val="0"/>
          <w:numId w:val="0"/>
        </w:numPr>
        <w:ind w:firstLine="640" w:firstLineChars="200"/>
        <w:outlineLvl w:val="9"/>
        <w:rPr>
          <w:rFonts w:hint="eastAsia"/>
          <w:color w:val="auto"/>
        </w:rPr>
      </w:pPr>
      <w:r>
        <w:rPr>
          <w:rFonts w:hint="eastAsia" w:ascii="仿宋_GB2312" w:hAnsi="华文楷体" w:eastAsia="仿宋_GB2312" w:cs="Times New Roman"/>
          <w:color w:val="auto"/>
          <w:kern w:val="2"/>
          <w:sz w:val="32"/>
          <w:szCs w:val="32"/>
          <w:lang w:val="en-US" w:eastAsia="zh-CN" w:bidi="ar-SA"/>
        </w:rPr>
        <w:t>⑨</w:t>
      </w:r>
      <w:r>
        <w:rPr>
          <w:rFonts w:hint="eastAsia"/>
          <w:color w:val="auto"/>
        </w:rPr>
        <w:t>P1-2/S1-2专业技能、能力素质均由部门评定小组根据员工面试答辩材进行评分，员工只需准备答辩材料，可不进行答辩。</w:t>
      </w:r>
      <w:r>
        <w:rPr>
          <w:rFonts w:hint="eastAsia"/>
          <w:color w:val="auto"/>
          <w:lang w:val="en-US" w:eastAsia="zh-CN"/>
        </w:rPr>
        <w:t>///</w:t>
      </w:r>
    </w:p>
    <w:p w14:paraId="335277AF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P序列各层级计分权重</w:t>
      </w:r>
    </w:p>
    <w:p w14:paraId="41C0D3B3">
      <w:pPr>
        <w:pStyle w:val="4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default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ins w:id="63" w:author="咨询组" w:date="2026-07-21T20:36:56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1）</w:t>
        </w:r>
      </w:ins>
      <w:ins w:id="64" w:author="咨询组" w:date="2026-07-21T20:36:57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P序列</w:t>
        </w:r>
      </w:ins>
      <w:ins w:id="65" w:author="咨询组" w:date="2026-07-21T20:40:50Z">
        <w:r>
          <w:rPr>
            <w:rFonts w:hint="eastAsia" w:hAnsi="仿宋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使用笔试进行职级评定</w:t>
        </w:r>
      </w:ins>
      <w:ins w:id="66" w:author="咨询组" w:date="2026-07-21T20:40:54Z">
        <w:r>
          <w:rPr>
            <w:rFonts w:hint="eastAsia" w:hAnsi="仿宋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时</w:t>
        </w:r>
      </w:ins>
      <w:ins w:id="67" w:author="咨询组" w:date="2026-07-21T20:36:57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各维度评分权重</w:t>
        </w:r>
      </w:ins>
      <w:ins w:id="68" w:author="咨询组" w:date="2026-07-21T20:41:00Z">
        <w:r>
          <w:rPr>
            <w:rFonts w:hint="eastAsia" w:hAnsi="仿宋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如下：</w:t>
        </w:r>
      </w:ins>
    </w:p>
    <w:tbl>
      <w:tblPr>
        <w:tblStyle w:val="14"/>
        <w:tblW w:w="8301" w:type="dxa"/>
        <w:tblInd w:w="1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907"/>
        <w:gridCol w:w="660"/>
        <w:gridCol w:w="660"/>
        <w:gridCol w:w="660"/>
        <w:gridCol w:w="660"/>
        <w:gridCol w:w="660"/>
        <w:gridCol w:w="660"/>
        <w:gridCol w:w="792"/>
      </w:tblGrid>
      <w:tr w14:paraId="1A715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del w:id="69" w:author="咨询组" w:date="2026-07-21T20:40:10Z"/>
        </w:trPr>
        <w:tc>
          <w:tcPr>
            <w:tcW w:w="830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0A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70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71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P序列各维度评分权重</w:delText>
              </w:r>
            </w:del>
          </w:p>
        </w:tc>
      </w:tr>
      <w:tr w14:paraId="52FB0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del w:id="72" w:author="咨询组" w:date="2026-07-21T20:40:10Z"/>
        </w:trPr>
        <w:tc>
          <w:tcPr>
            <w:tcW w:w="16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70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73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74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评价维度</w:delText>
              </w:r>
            </w:del>
          </w:p>
        </w:tc>
        <w:tc>
          <w:tcPr>
            <w:tcW w:w="190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FF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75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76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评价方式</w:delText>
              </w:r>
            </w:del>
          </w:p>
        </w:tc>
        <w:tc>
          <w:tcPr>
            <w:tcW w:w="475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E0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77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78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职级（使用笔试）</w:delText>
              </w:r>
            </w:del>
          </w:p>
        </w:tc>
      </w:tr>
      <w:tr w14:paraId="5ED4D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del w:id="79" w:author="咨询组" w:date="2026-07-21T20:40:10Z"/>
        </w:trPr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35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80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0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5F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81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C1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82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83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P1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D7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84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85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P2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00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86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87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P3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0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88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89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P4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0C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90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91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P5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62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92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93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P6</w:delText>
              </w:r>
            </w:del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3C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94" w:author="咨询组" w:date="2026-07-21T20:40:10Z"/>
                <w:rFonts w:hint="default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95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P7-9</w:delText>
              </w:r>
            </w:del>
          </w:p>
        </w:tc>
      </w:tr>
      <w:tr w14:paraId="36A61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del w:id="96" w:author="咨询组" w:date="2026-07-21T20:40:10Z"/>
        </w:trPr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2E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97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98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绩效</w:delText>
              </w:r>
            </w:del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BA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99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00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资格审核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85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01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02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54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03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04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E3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05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06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84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07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08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85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09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10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BF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11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12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30%</w:delText>
              </w:r>
            </w:del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8B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13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14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30%</w:delText>
              </w:r>
            </w:del>
          </w:p>
        </w:tc>
      </w:tr>
      <w:tr w14:paraId="53974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del w:id="115" w:author="咨询组" w:date="2026-07-21T20:40:10Z"/>
        </w:trPr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A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16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17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知识</w:delText>
              </w:r>
            </w:del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E4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18" w:author="咨询组" w:date="2026-07-21T20:40:10Z"/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19" w:author="咨询组" w:date="2026-07-21T20:40:10Z">
              <w:r>
                <w:rPr>
                  <w:rFonts w:hint="eastAsia" w:ascii="仿宋_GB2312" w:hAnsi="仿宋" w:eastAsia="仿宋_GB2312" w:cs="仿宋"/>
                  <w:color w:val="auto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笔试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A1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20" w:author="咨询组" w:date="2026-07-21T20:40:10Z"/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21" w:author="咨询组" w:date="2026-07-21T20:40:10Z">
              <w:r>
                <w:rPr>
                  <w:rFonts w:hint="eastAsia" w:ascii="仿宋_GB2312" w:hAnsi="仿宋" w:eastAsia="仿宋_GB2312" w:cs="仿宋"/>
                  <w:color w:val="auto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D3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22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23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FC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24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25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2B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26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27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9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28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29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0B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30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31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C6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32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33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</w:tr>
      <w:tr w14:paraId="43FFA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del w:id="134" w:author="咨询组" w:date="2026-07-21T20:40:10Z"/>
        </w:trPr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06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35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36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专业技能</w:delText>
              </w:r>
            </w:del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E5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37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38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面试答辩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BA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39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40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E4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41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42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D4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43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44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7A8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45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46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35%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B9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47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48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35%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45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49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50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30%</w:delText>
              </w:r>
            </w:del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16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51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52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30%</w:delText>
              </w:r>
            </w:del>
          </w:p>
        </w:tc>
      </w:tr>
      <w:tr w14:paraId="39D32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del w:id="153" w:author="咨询组" w:date="2026-07-21T20:40:10Z"/>
        </w:trPr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26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54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55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能力素质</w:delText>
              </w:r>
            </w:del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55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56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57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上级评价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7C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58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59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10%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CF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60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61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10%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72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62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63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10%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95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64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65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15%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5C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66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67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15%</w:delText>
              </w:r>
            </w:del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C4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68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69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12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170" w:author="咨询组" w:date="2026-07-21T20:40:10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171" w:author="咨询组" w:date="2026-07-21T20:40:10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</w:tr>
      <w:tr w14:paraId="3AA15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ins w:id="172" w:author="咨询组" w:date="2026-07-21T20:40:15Z"/>
        </w:trPr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F7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73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74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评价维度</w:t>
              </w:r>
            </w:ins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18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75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76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评价方式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22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77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78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P1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23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79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80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P2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1C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81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82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P3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DE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83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84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P4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D9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85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86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P5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7F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87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88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P6</w:t>
              </w:r>
            </w:ins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42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89" w:author="咨询组" w:date="2026-07-21T20:40:15Z"/>
                <w:rFonts w:hint="default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90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P7-9</w:t>
              </w:r>
            </w:ins>
          </w:p>
        </w:tc>
      </w:tr>
      <w:tr w14:paraId="1D234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ins w:id="191" w:author="咨询组" w:date="2026-07-21T20:40:15Z"/>
        </w:trPr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BF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92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93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绩效</w:t>
              </w:r>
            </w:ins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37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94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95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资格审核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16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96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97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0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198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199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7E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00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01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95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02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03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05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04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05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43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06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07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30%</w:t>
              </w:r>
            </w:ins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04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08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09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30%</w:t>
              </w:r>
            </w:ins>
          </w:p>
        </w:tc>
      </w:tr>
      <w:tr w14:paraId="068DB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ins w:id="210" w:author="咨询组" w:date="2026-07-21T20:40:15Z"/>
        </w:trPr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0B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11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12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知识</w:t>
              </w:r>
            </w:ins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F8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13" w:author="咨询组" w:date="2026-07-21T20:40:15Z"/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14" w:author="咨询组" w:date="2026-07-21T20:40:15Z">
              <w:r>
                <w:rPr>
                  <w:rFonts w:hint="eastAsia" w:ascii="仿宋_GB2312" w:hAnsi="仿宋" w:eastAsia="仿宋_GB2312" w:cs="仿宋"/>
                  <w:color w:val="auto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笔试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89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15" w:author="咨询组" w:date="2026-07-21T20:40:15Z"/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16" w:author="咨询组" w:date="2026-07-21T20:40:15Z">
              <w:r>
                <w:rPr>
                  <w:rFonts w:hint="eastAsia" w:ascii="仿宋_GB2312" w:hAnsi="仿宋" w:eastAsia="仿宋_GB2312" w:cs="仿宋"/>
                  <w:color w:val="auto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72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17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18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94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19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20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28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21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22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D3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23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24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A1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25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26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50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27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28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</w:tr>
      <w:tr w14:paraId="772A4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ins w:id="229" w:author="咨询组" w:date="2026-07-21T20:40:15Z"/>
        </w:trPr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8D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30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31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专业技能</w:t>
              </w:r>
            </w:ins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52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32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33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面试答辩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A3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34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35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58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36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37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4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38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39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13A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40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41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35%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D0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42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43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35%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B4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44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45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30%</w:t>
              </w:r>
            </w:ins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D7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46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47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30%</w:t>
              </w:r>
            </w:ins>
          </w:p>
        </w:tc>
      </w:tr>
      <w:tr w14:paraId="5D989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ins w:id="248" w:author="咨询组" w:date="2026-07-21T20:40:15Z"/>
        </w:trPr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2F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49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50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能力素质</w:t>
              </w:r>
            </w:ins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4C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51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52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上级评价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84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53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54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10%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0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55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56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10%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2A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57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58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10%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CB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59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60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15%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64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61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62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15%</w:t>
              </w:r>
            </w:ins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6D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63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64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CF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265" w:author="咨询组" w:date="2026-07-21T20:40:15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266" w:author="咨询组" w:date="2026-07-21T20:40:1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</w:tr>
    </w:tbl>
    <w:p w14:paraId="794EC95F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default" w:ascii="仿宋" w:hAnsi="仿宋" w:eastAsia="仿宋" w:cs="仿宋"/>
          <w:color w:val="000000"/>
          <w:kern w:val="0"/>
          <w:sz w:val="22"/>
          <w:szCs w:val="22"/>
          <w:lang w:val="en-US" w:eastAsia="zh-CN" w:bidi="ar-SA"/>
        </w:rPr>
      </w:pPr>
      <w:ins w:id="267" w:author="咨询组" w:date="2026-07-21T20:40:22Z">
        <w:r>
          <w:rPr>
            <w:rFonts w:hint="eastAsia" w:ascii="仿宋" w:hAnsi="仿宋" w:eastAsia="仿宋" w:cs="仿宋"/>
            <w:color w:val="000000"/>
            <w:kern w:val="0"/>
            <w:sz w:val="22"/>
            <w:szCs w:val="22"/>
            <w:lang w:val="en-US" w:eastAsia="zh-CN" w:bidi="ar-SA"/>
          </w:rPr>
          <w:t>2</w:t>
        </w:r>
      </w:ins>
      <w:ins w:id="268" w:author="咨询组" w:date="2026-07-21T20:40:24Z">
        <w:r>
          <w:rPr>
            <w:rFonts w:hint="eastAsia" w:ascii="仿宋" w:hAnsi="仿宋" w:eastAsia="仿宋" w:cs="仿宋"/>
            <w:color w:val="000000"/>
            <w:kern w:val="0"/>
            <w:sz w:val="22"/>
            <w:szCs w:val="22"/>
            <w:lang w:val="en-US" w:eastAsia="zh-CN" w:bidi="ar-SA"/>
          </w:rPr>
          <w:t>）</w:t>
        </w:r>
      </w:ins>
      <w:ins w:id="269" w:author="咨询组" w:date="2026-07-21T20:41:06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P序列</w:t>
        </w:r>
      </w:ins>
      <w:ins w:id="270" w:author="咨询组" w:date="2026-07-21T20:41:11Z">
        <w:r>
          <w:rPr>
            <w:rFonts w:hint="eastAsia" w:hAnsi="仿宋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不</w:t>
        </w:r>
      </w:ins>
      <w:ins w:id="271" w:author="咨询组" w:date="2026-07-21T20:41:06Z">
        <w:r>
          <w:rPr>
            <w:rFonts w:hint="eastAsia" w:hAnsi="仿宋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使用笔试进行职级评定时</w:t>
        </w:r>
      </w:ins>
      <w:ins w:id="272" w:author="咨询组" w:date="2026-07-21T20:41:06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各维度评分权重</w:t>
        </w:r>
      </w:ins>
      <w:ins w:id="273" w:author="咨询组" w:date="2026-07-21T20:41:06Z">
        <w:r>
          <w:rPr>
            <w:rFonts w:hint="eastAsia" w:hAnsi="仿宋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如下：</w:t>
        </w:r>
      </w:ins>
    </w:p>
    <w:tbl>
      <w:tblPr>
        <w:tblStyle w:val="14"/>
        <w:tblW w:w="833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1908"/>
        <w:gridCol w:w="667"/>
        <w:gridCol w:w="658"/>
        <w:gridCol w:w="650"/>
        <w:gridCol w:w="667"/>
        <w:gridCol w:w="675"/>
        <w:gridCol w:w="633"/>
        <w:gridCol w:w="786"/>
      </w:tblGrid>
      <w:tr w14:paraId="36566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del w:id="274" w:author="咨询组" w:date="2026-07-21T20:41:51Z"/>
        </w:trPr>
        <w:tc>
          <w:tcPr>
            <w:tcW w:w="16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C8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75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76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评价维度</w:delText>
              </w:r>
            </w:del>
          </w:p>
        </w:tc>
        <w:tc>
          <w:tcPr>
            <w:tcW w:w="19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FB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77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78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评价方式</w:delText>
              </w:r>
            </w:del>
          </w:p>
        </w:tc>
        <w:tc>
          <w:tcPr>
            <w:tcW w:w="473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FC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79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80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职级（不使用笔试）</w:delText>
              </w:r>
            </w:del>
          </w:p>
        </w:tc>
      </w:tr>
      <w:tr w14:paraId="5C733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del w:id="281" w:author="咨询组" w:date="2026-07-21T20:41:51Z"/>
        </w:trPr>
        <w:tc>
          <w:tcPr>
            <w:tcW w:w="16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A9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82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4D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83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6C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84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85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P1</w:delText>
              </w:r>
            </w:del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A1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86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87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P2</w:delText>
              </w:r>
            </w:del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4F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88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89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P3</w:delText>
              </w:r>
            </w:del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D7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90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91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P4</w:delText>
              </w:r>
            </w:del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21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92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93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P5</w:delText>
              </w:r>
            </w:del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A3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94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95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P6</w:delText>
              </w:r>
            </w:del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C2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96" w:author="咨询组" w:date="2026-07-21T20:41:51Z"/>
                <w:rFonts w:hint="default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297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P7-9</w:delText>
              </w:r>
            </w:del>
          </w:p>
        </w:tc>
      </w:tr>
      <w:tr w14:paraId="43E63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del w:id="298" w:author="咨询组" w:date="2026-07-21T20:41:51Z"/>
        </w:trPr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E4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299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00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绩效</w:delText>
              </w:r>
            </w:del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46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01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02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资格审核</w:delText>
              </w:r>
            </w:del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19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03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04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52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05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06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47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07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08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95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09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10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F1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11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12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6B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13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14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F2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15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16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</w:tr>
      <w:tr w14:paraId="3FF07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del w:id="317" w:author="咨询组" w:date="2026-07-21T20:41:51Z"/>
        </w:trPr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8C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18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19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知识</w:delText>
              </w:r>
            </w:del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23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20" w:author="咨询组" w:date="2026-07-21T20:41:51Z"/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21" w:author="咨询组" w:date="2026-07-21T20:41:51Z">
              <w:r>
                <w:rPr>
                  <w:rFonts w:hint="eastAsia" w:ascii="仿宋_GB2312" w:hAnsi="仿宋" w:eastAsia="仿宋_GB2312" w:cs="仿宋"/>
                  <w:color w:val="auto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课程学习/</w:delText>
              </w:r>
            </w:del>
          </w:p>
          <w:p w14:paraId="0A391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22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23" w:author="咨询组" w:date="2026-07-21T20:41:51Z">
              <w:r>
                <w:rPr>
                  <w:rFonts w:hint="eastAsia" w:ascii="仿宋_GB2312" w:hAnsi="仿宋" w:eastAsia="仿宋_GB2312" w:cs="仿宋"/>
                  <w:color w:val="auto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模拟题库</w:delText>
              </w:r>
            </w:del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98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24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25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/</w:delText>
              </w:r>
            </w:del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88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26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27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/</w:delText>
              </w:r>
            </w:del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51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28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29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/</w:delText>
              </w:r>
            </w:del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45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30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31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/</w:delText>
              </w:r>
            </w:del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94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32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33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/</w:delText>
              </w:r>
            </w:del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EA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34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35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/</w:delText>
              </w:r>
            </w:del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DD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36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37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/</w:delText>
              </w:r>
            </w:del>
          </w:p>
        </w:tc>
      </w:tr>
      <w:tr w14:paraId="731E6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del w:id="338" w:author="咨询组" w:date="2026-07-21T20:41:51Z"/>
        </w:trPr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22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39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40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专业技能</w:delText>
              </w:r>
            </w:del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D1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41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42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面试答辩</w:delText>
              </w:r>
            </w:del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C2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43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44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45%</w:delText>
              </w:r>
            </w:del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EC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45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46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45%</w:delText>
              </w:r>
            </w:del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58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47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48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45%</w:delText>
              </w:r>
            </w:del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82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49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50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28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51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52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40%</w:delText>
              </w:r>
            </w:del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C3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53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54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35%</w:delText>
              </w:r>
            </w:del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F7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55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56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35%</w:delText>
              </w:r>
            </w:del>
          </w:p>
        </w:tc>
      </w:tr>
      <w:tr w14:paraId="3E7C8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del w:id="357" w:author="咨询组" w:date="2026-07-21T20:41:51Z"/>
        </w:trPr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DC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58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59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能力素质</w:delText>
              </w:r>
            </w:del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A4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60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61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上级评价</w:delText>
              </w:r>
            </w:del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91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62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63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15%</w:delText>
              </w:r>
            </w:del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B3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64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65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15%</w:delText>
              </w:r>
            </w:del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C8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66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67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15%</w:delText>
              </w:r>
            </w:del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03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68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69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3C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70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71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20%</w:delText>
              </w:r>
            </w:del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59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72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73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25%</w:delText>
              </w:r>
            </w:del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D7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374" w:author="咨询组" w:date="2026-07-21T20:41:51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375" w:author="咨询组" w:date="2026-07-21T20:41:51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25%</w:delText>
              </w:r>
            </w:del>
          </w:p>
        </w:tc>
      </w:tr>
      <w:tr w14:paraId="1BF59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ins w:id="376" w:author="咨询组" w:date="2026-07-21T20:41:59Z"/>
        </w:trPr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AF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77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78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评价维度</w:t>
              </w:r>
            </w:ins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A4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79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80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评价方式</w:t>
              </w:r>
            </w:ins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65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81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82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P1</w:t>
              </w:r>
            </w:ins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72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83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84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P2</w:t>
              </w:r>
            </w:ins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0D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85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86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P3</w:t>
              </w:r>
            </w:ins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3E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87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88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P4</w:t>
              </w:r>
            </w:ins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6E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89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90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P5</w:t>
              </w:r>
            </w:ins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A2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91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92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P6</w:t>
              </w:r>
            </w:ins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D5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93" w:author="咨询组" w:date="2026-07-21T20:41:59Z"/>
                <w:rFonts w:hint="default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94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P7-9</w:t>
              </w:r>
            </w:ins>
          </w:p>
        </w:tc>
      </w:tr>
      <w:tr w14:paraId="34FDA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ins w:id="395" w:author="咨询组" w:date="2026-07-21T20:41:59Z"/>
        </w:trPr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EE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96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97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绩效</w:t>
              </w:r>
            </w:ins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02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398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399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资格审核</w:t>
              </w:r>
            </w:ins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8D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00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01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86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02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03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AE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04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05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A2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06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07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E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08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09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88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10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11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F6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12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13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</w:tr>
      <w:tr w14:paraId="67C52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ins w:id="414" w:author="咨询组" w:date="2026-07-21T20:41:59Z"/>
        </w:trPr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50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15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16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知识</w:t>
              </w:r>
            </w:ins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07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17" w:author="咨询组" w:date="2026-07-21T20:41:59Z"/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18" w:author="咨询组" w:date="2026-07-21T20:41:59Z">
              <w:r>
                <w:rPr>
                  <w:rFonts w:hint="eastAsia" w:ascii="仿宋_GB2312" w:hAnsi="仿宋" w:eastAsia="仿宋_GB2312" w:cs="仿宋"/>
                  <w:color w:val="auto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课程学习/</w:t>
              </w:r>
            </w:ins>
          </w:p>
          <w:p w14:paraId="0C31A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19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20" w:author="咨询组" w:date="2026-07-21T20:41:59Z">
              <w:r>
                <w:rPr>
                  <w:rFonts w:hint="eastAsia" w:ascii="仿宋_GB2312" w:hAnsi="仿宋" w:eastAsia="仿宋_GB2312" w:cs="仿宋"/>
                  <w:color w:val="auto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模拟题库</w:t>
              </w:r>
            </w:ins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B5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21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22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/</w:t>
              </w:r>
            </w:ins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DD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23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24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/</w:t>
              </w:r>
            </w:ins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72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25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26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/</w:t>
              </w:r>
            </w:ins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BE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27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28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/</w:t>
              </w:r>
            </w:ins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33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29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30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/</w:t>
              </w:r>
            </w:ins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E9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31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32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/</w:t>
              </w:r>
            </w:ins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DA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33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34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/</w:t>
              </w:r>
            </w:ins>
          </w:p>
        </w:tc>
      </w:tr>
      <w:tr w14:paraId="1CB3C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  <w:ins w:id="435" w:author="咨询组" w:date="2026-07-21T20:41:59Z"/>
        </w:trPr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7B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36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37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专业技能</w:t>
              </w:r>
            </w:ins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22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38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39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面试答辩</w:t>
              </w:r>
            </w:ins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11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40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41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45%</w:t>
              </w:r>
            </w:ins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E0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42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43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45%</w:t>
              </w:r>
            </w:ins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57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44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45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45%</w:t>
              </w:r>
            </w:ins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B27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46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47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66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48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49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40%</w:t>
              </w:r>
            </w:ins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AF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50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51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35%</w:t>
              </w:r>
            </w:ins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1C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52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53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35%</w:t>
              </w:r>
            </w:ins>
          </w:p>
        </w:tc>
      </w:tr>
      <w:tr w14:paraId="1A4C5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ins w:id="454" w:author="咨询组" w:date="2026-07-21T20:41:59Z"/>
        </w:trPr>
        <w:tc>
          <w:tcPr>
            <w:tcW w:w="1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51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55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56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能力素质</w:t>
              </w:r>
            </w:ins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D8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57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58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上级评价</w:t>
              </w:r>
            </w:ins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2B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59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60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15%</w:t>
              </w:r>
            </w:ins>
          </w:p>
        </w:tc>
        <w:tc>
          <w:tcPr>
            <w:tcW w:w="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5A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61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62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15%</w:t>
              </w:r>
            </w:ins>
          </w:p>
        </w:tc>
        <w:tc>
          <w:tcPr>
            <w:tcW w:w="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6E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63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64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15%</w:t>
              </w:r>
            </w:ins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A3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65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66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7E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67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68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20%</w:t>
              </w:r>
            </w:ins>
          </w:p>
        </w:tc>
        <w:tc>
          <w:tcPr>
            <w:tcW w:w="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49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69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70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25%</w:t>
              </w:r>
            </w:ins>
          </w:p>
        </w:tc>
        <w:tc>
          <w:tcPr>
            <w:tcW w:w="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1B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471" w:author="咨询组" w:date="2026-07-21T20:41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472" w:author="咨询组" w:date="2026-07-21T20:41:59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25%</w:t>
              </w:r>
            </w:ins>
          </w:p>
        </w:tc>
      </w:tr>
    </w:tbl>
    <w:p w14:paraId="2A629D84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///</w:t>
      </w:r>
    </w:p>
    <w:p w14:paraId="7425A59B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ins w:id="473" w:author="咨询组" w:date="2026-07-21T20:42:07Z"/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(3)S序列各层级计分权重</w:t>
      </w:r>
    </w:p>
    <w:p w14:paraId="0D752A0E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outlineLvl w:val="9"/>
        <w:rPr>
          <w:rFonts w:hint="default" w:ascii="仿宋_GB2312" w:hAnsi="仿宋" w:eastAsia="仿宋_GB2312" w:cs="仿宋"/>
          <w:color w:val="000000"/>
          <w:kern w:val="0"/>
          <w:sz w:val="24"/>
          <w:szCs w:val="24"/>
          <w:vertAlign w:val="baseline"/>
          <w:lang w:val="en-US" w:eastAsia="zh-CN" w:bidi="ar-SA"/>
        </w:rPr>
      </w:pPr>
      <w:ins w:id="474" w:author="咨询组" w:date="2026-07-21T20:42:13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1）</w:t>
        </w:r>
      </w:ins>
      <w:ins w:id="475" w:author="咨询组" w:date="2026-07-21T20:42:17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S</w:t>
        </w:r>
      </w:ins>
      <w:ins w:id="476" w:author="咨询组" w:date="2026-07-21T20:42:18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序列</w:t>
        </w:r>
      </w:ins>
      <w:ins w:id="477" w:author="咨询组" w:date="2026-07-21T20:42:19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使用</w:t>
        </w:r>
      </w:ins>
      <w:ins w:id="478" w:author="咨询组" w:date="2026-07-21T20:42:21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笔试</w:t>
        </w:r>
      </w:ins>
      <w:ins w:id="479" w:author="咨询组" w:date="2026-07-21T20:42:23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进行</w:t>
        </w:r>
      </w:ins>
      <w:ins w:id="480" w:author="咨询组" w:date="2026-07-21T20:42:24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职级</w:t>
        </w:r>
      </w:ins>
      <w:ins w:id="481" w:author="咨询组" w:date="2026-07-21T20:42:26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评定</w:t>
        </w:r>
      </w:ins>
      <w:ins w:id="482" w:author="咨询组" w:date="2026-07-21T20:42:27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时</w:t>
        </w:r>
      </w:ins>
      <w:ins w:id="483" w:author="咨询组" w:date="2026-07-21T20:42:29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，</w:t>
        </w:r>
      </w:ins>
      <w:ins w:id="484" w:author="咨询组" w:date="2026-07-21T20:42:32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S序列各维度评分权重</w:t>
        </w:r>
      </w:ins>
      <w:ins w:id="485" w:author="咨询组" w:date="2026-07-21T20:42:34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如下</w:t>
        </w:r>
      </w:ins>
      <w:r>
        <w:rPr>
          <w:rFonts w:hint="eastAsia" w:hAnsi="仿宋" w:cs="仿宋"/>
          <w:color w:val="000000"/>
          <w:kern w:val="0"/>
          <w:sz w:val="24"/>
          <w:szCs w:val="24"/>
          <w:vertAlign w:val="baseline"/>
          <w:lang w:val="en-US" w:eastAsia="zh-CN" w:bidi="ar-SA"/>
        </w:rPr>
        <w:t>：</w:t>
      </w:r>
    </w:p>
    <w:tbl>
      <w:tblPr>
        <w:tblStyle w:val="14"/>
        <w:tblW w:w="840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957"/>
        <w:gridCol w:w="870"/>
        <w:gridCol w:w="790"/>
        <w:gridCol w:w="880"/>
        <w:gridCol w:w="586"/>
        <w:gridCol w:w="900"/>
        <w:gridCol w:w="873"/>
      </w:tblGrid>
      <w:tr w14:paraId="4A395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85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评价维度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63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评价方式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F9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S1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B2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S2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46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S3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B1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S4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2F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S5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E1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S6</w:t>
            </w:r>
          </w:p>
        </w:tc>
      </w:tr>
      <w:tr w14:paraId="1C87C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7A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绩效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91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资格审核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CD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40%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5A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40%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68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40%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F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40%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C2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40%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31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40%</w:t>
            </w:r>
          </w:p>
        </w:tc>
      </w:tr>
      <w:tr w14:paraId="1E750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54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知识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C7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笔试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30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86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DF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C4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8A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29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</w:tr>
      <w:tr w14:paraId="4E328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90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专业技能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41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面试答辩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58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35%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C3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35%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D4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30%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82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30%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5C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25%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03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25%</w:t>
            </w:r>
          </w:p>
        </w:tc>
      </w:tr>
      <w:tr w14:paraId="78938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99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能力素质</w:t>
            </w:r>
          </w:p>
        </w:tc>
        <w:tc>
          <w:tcPr>
            <w:tcW w:w="1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74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上级评价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49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10%</w:t>
            </w:r>
          </w:p>
        </w:tc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12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10%</w:t>
            </w:r>
          </w:p>
        </w:tc>
        <w:tc>
          <w:tcPr>
            <w:tcW w:w="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FC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DC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BA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20%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A8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20%</w:t>
            </w:r>
          </w:p>
        </w:tc>
      </w:tr>
    </w:tbl>
    <w:p w14:paraId="5BC8322D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default" w:ascii="仿宋" w:hAnsi="仿宋" w:eastAsia="仿宋" w:cs="仿宋"/>
          <w:color w:val="000000"/>
          <w:kern w:val="0"/>
          <w:sz w:val="22"/>
          <w:szCs w:val="22"/>
          <w:lang w:val="en-US" w:eastAsia="zh-CN" w:bidi="ar-SA"/>
        </w:rPr>
        <w:pPrChange w:id="486" w:author="咨询组" w:date="2026-07-21T20:44:18Z">
          <w:pPr>
            <w:pStyle w:val="46"/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textAlignment w:val="auto"/>
            <w:outlineLvl w:val="9"/>
          </w:pPr>
        </w:pPrChange>
      </w:pPr>
      <w:ins w:id="487" w:author="咨询组" w:date="2026-07-21T20:44:13Z">
        <w:r>
          <w:rPr>
            <w:rFonts w:hint="eastAsia" w:ascii="仿宋" w:hAnsi="仿宋" w:eastAsia="仿宋" w:cs="仿宋"/>
            <w:color w:val="000000"/>
            <w:kern w:val="0"/>
            <w:sz w:val="22"/>
            <w:szCs w:val="22"/>
            <w:lang w:val="en-US" w:eastAsia="zh-CN" w:bidi="ar-SA"/>
          </w:rPr>
          <w:t>2)</w:t>
        </w:r>
      </w:ins>
      <w:ins w:id="488" w:author="咨询组" w:date="2026-07-21T20:44:17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S序列</w:t>
        </w:r>
      </w:ins>
      <w:ins w:id="489" w:author="咨询组" w:date="2026-07-21T20:44:25Z">
        <w:r>
          <w:rPr>
            <w:rFonts w:hint="eastAsia" w:hAnsi="仿宋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不</w:t>
        </w:r>
      </w:ins>
      <w:ins w:id="490" w:author="咨询组" w:date="2026-07-21T20:44:17Z">
        <w:r>
          <w:rPr>
            <w:rFonts w:hint="eastAsia" w:ascii="仿宋_GB2312" w:hAnsi="仿宋" w:eastAsia="仿宋_GB2312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使用笔试进行职级评定时，S序列各维度评分权重如下</w:t>
        </w:r>
      </w:ins>
      <w:ins w:id="491" w:author="咨询组" w:date="2026-07-21T20:44:17Z">
        <w:r>
          <w:rPr>
            <w:rFonts w:hint="eastAsia" w:hAnsi="仿宋" w:cs="仿宋"/>
            <w:color w:val="000000"/>
            <w:kern w:val="0"/>
            <w:sz w:val="24"/>
            <w:szCs w:val="24"/>
            <w:vertAlign w:val="baseline"/>
            <w:lang w:val="en-US" w:eastAsia="zh-CN" w:bidi="ar-SA"/>
          </w:rPr>
          <w:t>：</w:t>
        </w:r>
      </w:ins>
    </w:p>
    <w:tbl>
      <w:tblPr>
        <w:tblStyle w:val="14"/>
        <w:tblW w:w="841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1432"/>
        <w:gridCol w:w="965"/>
        <w:gridCol w:w="897"/>
        <w:gridCol w:w="897"/>
        <w:gridCol w:w="897"/>
        <w:gridCol w:w="897"/>
        <w:gridCol w:w="899"/>
      </w:tblGrid>
      <w:tr w14:paraId="2B5A7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del w:id="492" w:author="咨询组" w:date="2026-07-21T20:44:53Z"/>
        </w:trPr>
        <w:tc>
          <w:tcPr>
            <w:tcW w:w="15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83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493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494" w:author="咨询组" w:date="2026-07-21T20:44:5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评价维度</w:delText>
              </w:r>
            </w:del>
          </w:p>
        </w:tc>
        <w:tc>
          <w:tcPr>
            <w:tcW w:w="14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D3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495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496" w:author="咨询组" w:date="2026-07-21T20:44:5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评价方式</w:delText>
              </w:r>
            </w:del>
          </w:p>
        </w:tc>
        <w:tc>
          <w:tcPr>
            <w:tcW w:w="545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86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497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498" w:author="咨询组" w:date="2026-07-21T20:44:5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职级（不使用笔试）</w:delText>
              </w:r>
            </w:del>
          </w:p>
        </w:tc>
      </w:tr>
      <w:tr w14:paraId="6970E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del w:id="499" w:author="咨询组" w:date="2026-07-21T20:44:53Z"/>
        </w:trPr>
        <w:tc>
          <w:tcPr>
            <w:tcW w:w="1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C5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500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5B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501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B2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502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503" w:author="咨询组" w:date="2026-07-21T20:44:5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S1</w:delText>
              </w:r>
            </w:del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E6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504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505" w:author="咨询组" w:date="2026-07-21T20:44:5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S2</w:delText>
              </w:r>
            </w:del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AB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506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507" w:author="咨询组" w:date="2026-07-21T20:44:5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S3</w:delText>
              </w:r>
            </w:del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90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508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509" w:author="咨询组" w:date="2026-07-21T20:44:5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S4</w:delText>
              </w:r>
            </w:del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53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510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511" w:author="咨询组" w:date="2026-07-21T20:44:5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S5</w:delText>
              </w:r>
            </w:del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86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del w:id="512" w:author="咨询组" w:date="2026-07-21T20:44:53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del w:id="513" w:author="咨询组" w:date="2026-07-21T20:44:53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delText>S6</w:delText>
              </w:r>
            </w:del>
          </w:p>
        </w:tc>
      </w:tr>
      <w:tr w14:paraId="29F41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ins w:id="514" w:author="咨询组" w:date="2026-07-21T20:44:59Z"/>
        </w:trPr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E0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15" w:author="咨询组" w:date="2026-07-21T20:44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16" w:author="咨询组" w:date="2026-07-21T20:45:0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评价维度</w:t>
              </w:r>
            </w:ins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D6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17" w:author="咨询组" w:date="2026-07-21T20:44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18" w:author="咨询组" w:date="2026-07-21T20:45:0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评价方式</w:t>
              </w:r>
            </w:ins>
          </w:p>
        </w:tc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AF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19" w:author="咨询组" w:date="2026-07-21T20:44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20" w:author="咨询组" w:date="2026-07-21T20:45:0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S1</w:t>
              </w:r>
            </w:ins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47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21" w:author="咨询组" w:date="2026-07-21T20:44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22" w:author="咨询组" w:date="2026-07-21T20:45:0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S2</w:t>
              </w:r>
            </w:ins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28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23" w:author="咨询组" w:date="2026-07-21T20:44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24" w:author="咨询组" w:date="2026-07-21T20:45:0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S3</w:t>
              </w:r>
            </w:ins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5B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25" w:author="咨询组" w:date="2026-07-21T20:44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26" w:author="咨询组" w:date="2026-07-21T20:45:0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S4</w:t>
              </w:r>
            </w:ins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9C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27" w:author="咨询组" w:date="2026-07-21T20:44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28" w:author="咨询组" w:date="2026-07-21T20:45:0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S5</w:t>
              </w:r>
            </w:ins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A1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ins w:id="529" w:author="咨询组" w:date="2026-07-21T20:44:59Z"/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ins w:id="530" w:author="咨询组" w:date="2026-07-21T20:45:05Z">
              <w:r>
                <w:rPr>
                  <w:rFonts w:hint="eastAsia" w:ascii="仿宋_GB2312" w:hAnsi="仿宋" w:eastAsia="仿宋_GB2312" w:cs="仿宋"/>
                  <w:color w:val="000000"/>
                  <w:kern w:val="0"/>
                  <w:sz w:val="24"/>
                  <w:szCs w:val="24"/>
                  <w:vertAlign w:val="baseline"/>
                  <w:lang w:val="en-US" w:eastAsia="zh-CN" w:bidi="ar-SA"/>
                </w:rPr>
                <w:t>S6</w:t>
              </w:r>
            </w:ins>
          </w:p>
        </w:tc>
      </w:tr>
      <w:tr w14:paraId="33883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5C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绩效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1A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资格审核</w:t>
            </w:r>
          </w:p>
        </w:tc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92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50%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B1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50%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17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50%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36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50%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6D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50%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7E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50%</w:t>
            </w:r>
          </w:p>
        </w:tc>
      </w:tr>
      <w:tr w14:paraId="3E058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97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知识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D9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课程学习/模拟题库</w:t>
            </w:r>
          </w:p>
        </w:tc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62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91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EA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A1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A9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22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/</w:t>
            </w:r>
          </w:p>
        </w:tc>
      </w:tr>
      <w:tr w14:paraId="0B922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DA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专业技能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E1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面试答辩</w:t>
            </w:r>
          </w:p>
        </w:tc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0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35%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67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35%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65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30%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78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30%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DF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25%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69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25%</w:t>
            </w:r>
          </w:p>
        </w:tc>
      </w:tr>
      <w:tr w14:paraId="71CD4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39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能力素质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B4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上级评价</w:t>
            </w:r>
          </w:p>
        </w:tc>
        <w:tc>
          <w:tcPr>
            <w:tcW w:w="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1A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3B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15%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E2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20%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A3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20%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93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25%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5E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  <w:t>25%</w:t>
            </w:r>
          </w:p>
        </w:tc>
      </w:tr>
    </w:tbl>
    <w:p w14:paraId="1DD73A2C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///</w:t>
      </w:r>
    </w:p>
    <w:p w14:paraId="7B7EC669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rFonts w:hint="default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(4)O序列评定按《员工发展（ED）模块体系文件》执行。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///</w:t>
      </w:r>
    </w:p>
    <w:p w14:paraId="52E28C57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640" w:firstLineChars="200"/>
        <w:textAlignment w:val="auto"/>
        <w:outlineLvl w:val="9"/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2.</w:t>
      </w:r>
      <w:r>
        <w:rPr>
          <w:rFonts w:hint="eastAsia" w:ascii="仿宋_GB2312" w:hAnsi="仿宋" w:eastAsia="仿宋_GB2312" w:cs="仿宋"/>
          <w:color w:val="000000"/>
          <w:kern w:val="0"/>
          <w:sz w:val="32"/>
          <w:szCs w:val="32"/>
          <w:lang w:val="en-US" w:eastAsia="zh-CN" w:bidi="ar-SA"/>
        </w:rPr>
        <w:t>各专业委员会应结合本序列职级评定标准和计分规则，设置各职级的综合得分录取分数线，低于分数线的，无论评定分数排名如何，视为不通过。</w:t>
      </w:r>
      <w:r>
        <w:rPr>
          <w:rFonts w:hint="eastAsia" w:hAnsi="仿宋" w:cs="仿宋"/>
          <w:color w:val="000000"/>
          <w:kern w:val="0"/>
          <w:sz w:val="32"/>
          <w:szCs w:val="32"/>
          <w:lang w:val="en-US" w:eastAsia="zh-CN" w:bidi="ar-SA"/>
        </w:rPr>
        <w:t>///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 xml:space="preserve"> </w:t>
      </w:r>
    </w:p>
    <w:p w14:paraId="08DA5C24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Chars="0" w:firstLine="640" w:firstLineChars="200"/>
        <w:jc w:val="both"/>
        <w:textAlignment w:val="auto"/>
        <w:rPr>
          <w:rFonts w:hint="eastAsia" w:ascii="仿宋_GB2312" w:hAnsi="仿宋" w:eastAsia="仿宋_GB2312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  <w:lang w:val="en-US" w:eastAsia="zh-CN"/>
        </w:rPr>
        <w:t>（二）</w:t>
      </w:r>
      <w:ins w:id="531" w:author="咨询组" w:date="2026-07-21T20:45:37Z">
        <w:r>
          <w:rPr>
            <w:rFonts w:hint="eastAsia" w:ascii="仿宋_GB2312" w:hAnsi="仿宋" w:eastAsia="仿宋_GB2312" w:cs="仿宋"/>
            <w:color w:val="000000"/>
            <w:sz w:val="32"/>
            <w:szCs w:val="32"/>
            <w:lang w:val="en-US" w:eastAsia="zh-CN"/>
          </w:rPr>
          <w:t>职级</w:t>
        </w:r>
      </w:ins>
      <w:r>
        <w:rPr>
          <w:rFonts w:hint="eastAsia" w:ascii="仿宋_GB2312" w:hAnsi="仿宋" w:eastAsia="仿宋_GB2312" w:cs="仿宋"/>
          <w:color w:val="000000"/>
          <w:sz w:val="32"/>
          <w:szCs w:val="32"/>
          <w:lang w:val="en-US" w:eastAsia="zh-CN"/>
        </w:rPr>
        <w:t>评定流程</w:t>
      </w:r>
    </w:p>
    <w:tbl>
      <w:tblPr>
        <w:tblStyle w:val="15"/>
        <w:tblW w:w="0" w:type="auto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852"/>
        <w:gridCol w:w="1865"/>
        <w:gridCol w:w="3368"/>
      </w:tblGrid>
      <w:tr w14:paraId="67A6D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2" w:type="dxa"/>
          </w:tcPr>
          <w:p w14:paraId="5F995A4F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评价维度</w:t>
            </w:r>
          </w:p>
        </w:tc>
        <w:tc>
          <w:tcPr>
            <w:tcW w:w="1852" w:type="dxa"/>
          </w:tcPr>
          <w:p w14:paraId="05B83D90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评价工具</w:t>
            </w:r>
          </w:p>
        </w:tc>
        <w:tc>
          <w:tcPr>
            <w:tcW w:w="1865" w:type="dxa"/>
          </w:tcPr>
          <w:p w14:paraId="6A57F9EC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评价机构/部门</w:t>
            </w:r>
          </w:p>
        </w:tc>
        <w:tc>
          <w:tcPr>
            <w:tcW w:w="3368" w:type="dxa"/>
          </w:tcPr>
          <w:p w14:paraId="78218C23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计分方式</w:t>
            </w:r>
          </w:p>
        </w:tc>
      </w:tr>
      <w:tr w14:paraId="0536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2" w:type="dxa"/>
            <w:vAlign w:val="center"/>
          </w:tcPr>
          <w:p w14:paraId="6D7EFA52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知识</w:t>
            </w:r>
          </w:p>
        </w:tc>
        <w:tc>
          <w:tcPr>
            <w:tcW w:w="1852" w:type="dxa"/>
            <w:vAlign w:val="center"/>
          </w:tcPr>
          <w:p w14:paraId="18735B3A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考试/课程学习/模拟题库</w:t>
            </w:r>
          </w:p>
        </w:tc>
        <w:tc>
          <w:tcPr>
            <w:tcW w:w="1865" w:type="dxa"/>
            <w:vAlign w:val="center"/>
          </w:tcPr>
          <w:p w14:paraId="76636C27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专业委员会</w:t>
            </w:r>
          </w:p>
        </w:tc>
        <w:tc>
          <w:tcPr>
            <w:tcW w:w="3368" w:type="dxa"/>
            <w:vAlign w:val="center"/>
          </w:tcPr>
          <w:p w14:paraId="2251CD21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left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考试：需确定笔试录取分数线或笔试+绩效录取分数线</w:t>
            </w:r>
          </w:p>
          <w:p w14:paraId="47FF8AE1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left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课程学习/模拟题库：需确定测评通关分数线</w:t>
            </w:r>
          </w:p>
        </w:tc>
      </w:tr>
      <w:tr w14:paraId="33B5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1332" w:type="dxa"/>
            <w:vAlign w:val="center"/>
          </w:tcPr>
          <w:p w14:paraId="3E830124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职业资质/其他项</w:t>
            </w:r>
          </w:p>
          <w:p w14:paraId="0759840D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52" w:type="dxa"/>
            <w:vAlign w:val="center"/>
          </w:tcPr>
          <w:p w14:paraId="21FAA3BD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/</w:t>
            </w:r>
          </w:p>
        </w:tc>
        <w:tc>
          <w:tcPr>
            <w:tcW w:w="1865" w:type="dxa"/>
            <w:vAlign w:val="center"/>
          </w:tcPr>
          <w:p w14:paraId="77A229D1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专业委员会/人力资源部</w:t>
            </w:r>
          </w:p>
        </w:tc>
        <w:tc>
          <w:tcPr>
            <w:tcW w:w="3368" w:type="dxa"/>
            <w:vAlign w:val="center"/>
          </w:tcPr>
          <w:p w14:paraId="64230418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加分项/门槛项</w:t>
            </w:r>
          </w:p>
        </w:tc>
      </w:tr>
      <w:tr w14:paraId="286E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</w:trPr>
        <w:tc>
          <w:tcPr>
            <w:tcW w:w="1332" w:type="dxa"/>
            <w:shd w:val="clear" w:color="auto" w:fill="auto"/>
            <w:vAlign w:val="center"/>
          </w:tcPr>
          <w:p w14:paraId="33A8299E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专业技能</w:t>
            </w:r>
          </w:p>
        </w:tc>
        <w:tc>
          <w:tcPr>
            <w:tcW w:w="1852" w:type="dxa"/>
            <w:shd w:val="clear" w:color="auto" w:fill="auto"/>
            <w:vAlign w:val="center"/>
          </w:tcPr>
          <w:p w14:paraId="31CAC664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关键事件总结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63B48A7D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专业委员会</w:t>
            </w:r>
          </w:p>
        </w:tc>
        <w:tc>
          <w:tcPr>
            <w:tcW w:w="3368" w:type="dxa"/>
            <w:shd w:val="clear" w:color="auto" w:fill="auto"/>
            <w:vAlign w:val="center"/>
          </w:tcPr>
          <w:p w14:paraId="47D5FB75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ind w:left="0" w:leftChars="0" w:firstLine="0" w:firstLineChars="0"/>
              <w:jc w:val="center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需确定综合录取分数线</w:t>
            </w:r>
          </w:p>
        </w:tc>
      </w:tr>
      <w:tr w14:paraId="57F6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2" w:type="dxa"/>
            <w:vAlign w:val="center"/>
          </w:tcPr>
          <w:p w14:paraId="461208B3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能力素质</w:t>
            </w:r>
          </w:p>
        </w:tc>
        <w:tc>
          <w:tcPr>
            <w:tcW w:w="1852" w:type="dxa"/>
            <w:vAlign w:val="center"/>
          </w:tcPr>
          <w:p w14:paraId="6D5A5AFC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上级评价</w:t>
            </w:r>
          </w:p>
        </w:tc>
        <w:tc>
          <w:tcPr>
            <w:tcW w:w="1865" w:type="dxa"/>
            <w:vAlign w:val="center"/>
          </w:tcPr>
          <w:p w14:paraId="380CF615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员工所属部门</w:t>
            </w:r>
          </w:p>
        </w:tc>
        <w:tc>
          <w:tcPr>
            <w:tcW w:w="3368" w:type="dxa"/>
            <w:vAlign w:val="center"/>
          </w:tcPr>
          <w:p w14:paraId="61CDAD88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/</w:t>
            </w:r>
          </w:p>
        </w:tc>
      </w:tr>
      <w:tr w14:paraId="22123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2" w:type="dxa"/>
            <w:vAlign w:val="center"/>
          </w:tcPr>
          <w:p w14:paraId="35260EB0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仿宋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结果提报</w:t>
            </w:r>
          </w:p>
        </w:tc>
        <w:tc>
          <w:tcPr>
            <w:tcW w:w="1852" w:type="dxa"/>
            <w:vAlign w:val="center"/>
          </w:tcPr>
          <w:p w14:paraId="6B996454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default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仿宋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职级评定系统</w:t>
            </w:r>
          </w:p>
        </w:tc>
        <w:tc>
          <w:tcPr>
            <w:tcW w:w="1865" w:type="dxa"/>
            <w:vAlign w:val="center"/>
          </w:tcPr>
          <w:p w14:paraId="3DE57E08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专业委员会/人力资源部</w:t>
            </w:r>
          </w:p>
        </w:tc>
        <w:tc>
          <w:tcPr>
            <w:tcW w:w="3368" w:type="dxa"/>
            <w:vAlign w:val="center"/>
          </w:tcPr>
          <w:p w14:paraId="2FDF04B9">
            <w:pPr>
              <w:pStyle w:val="4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560" w:lineRule="exact"/>
              <w:jc w:val="center"/>
              <w:textAlignment w:val="auto"/>
              <w:outlineLvl w:val="9"/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" w:eastAsia="仿宋_GB2312" w:cs="仿宋"/>
                <w:color w:val="auto"/>
                <w:kern w:val="0"/>
                <w:sz w:val="24"/>
                <w:szCs w:val="24"/>
                <w:vertAlign w:val="baseline"/>
                <w:lang w:val="en-US" w:eastAsia="zh-CN" w:bidi="ar-SA"/>
              </w:rPr>
              <w:t>/</w:t>
            </w:r>
          </w:p>
        </w:tc>
      </w:tr>
    </w:tbl>
    <w:p w14:paraId="1227E3E3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560" w:lineRule="exact"/>
        <w:ind w:firstLine="640" w:firstLineChars="200"/>
        <w:jc w:val="both"/>
        <w:textAlignment w:val="auto"/>
        <w:outlineLvl w:val="9"/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///</w:t>
      </w:r>
    </w:p>
    <w:p w14:paraId="5D8508B0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（三）</w:t>
      </w:r>
      <w:ins w:id="532" w:author="咨询组" w:date="2026-07-21T20:45:57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职级</w:t>
        </w:r>
      </w:ins>
      <w:ins w:id="533" w:author="咨询组" w:date="2026-07-21T20:46:00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评定</w:t>
        </w:r>
      </w:ins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 xml:space="preserve">分数线划分原则： </w:t>
      </w:r>
    </w:p>
    <w:p w14:paraId="65458010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560" w:lineRule="exact"/>
        <w:ind w:leftChars="0" w:firstLine="640" w:firstLineChars="200"/>
        <w:jc w:val="both"/>
        <w:textAlignment w:val="auto"/>
        <w:outlineLvl w:val="9"/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1.笔试录取分数线</w:t>
      </w:r>
      <w:r>
        <w:rPr>
          <w:rFonts w:hint="eastAsia" w:hAnsi="仿宋" w:cs="仿宋"/>
          <w:color w:val="auto"/>
          <w:kern w:val="0"/>
          <w:sz w:val="32"/>
          <w:szCs w:val="32"/>
          <w:highlight w:val="none"/>
          <w:lang w:val="en-US" w:eastAsia="zh-CN" w:bidi="ar-SA"/>
        </w:rPr>
        <w:t>（为衡量进入面试的资格）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highlight w:val="none"/>
          <w:lang w:val="en-US" w:eastAsia="zh-CN" w:bidi="ar-SA"/>
        </w:rPr>
        <w:t>：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原则上按照P1-P3/S1-S3/O1-O4、P4-P5/S4-S5/O5-O6、P6及以上/S6分别设卷。考试后，由各级专业委员会和各单位设置各职级相应选拔规则及笔试分数线</w:t>
      </w:r>
      <w:r>
        <w:rPr>
          <w:rFonts w:hint="eastAsia" w:hAnsi="仿宋" w:cs="仿宋"/>
          <w:color w:val="auto"/>
          <w:kern w:val="0"/>
          <w:sz w:val="32"/>
          <w:szCs w:val="32"/>
          <w:highlight w:val="none"/>
          <w:lang w:val="en-US" w:eastAsia="zh-CN" w:bidi="ar-SA"/>
        </w:rPr>
        <w:t>或笔试+绩效录取分数线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，包含拟聘任职级职数和公司规划评定人数的一定比例、原则上最少不低于平均分或者60分的及格分数线，并予以公布。若专业委员会研究需要从严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管控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，亦可笔试前划定分数线。</w:t>
      </w:r>
    </w:p>
    <w:p w14:paraId="01982270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560" w:lineRule="exact"/>
        <w:ind w:leftChars="0" w:firstLine="640" w:firstLineChars="200"/>
        <w:jc w:val="both"/>
        <w:textAlignment w:val="auto"/>
        <w:outlineLvl w:val="9"/>
        <w:rPr>
          <w:rFonts w:hint="default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注：选择笔试+绩效录取分数线，绩效权重占比不低于50%。///</w:t>
      </w:r>
    </w:p>
    <w:p w14:paraId="417CC2B8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560" w:lineRule="exact"/>
        <w:ind w:leftChars="0" w:firstLine="640" w:firstLineChars="200"/>
        <w:jc w:val="both"/>
        <w:textAlignment w:val="auto"/>
        <w:outlineLvl w:val="9"/>
        <w:rPr>
          <w:rFonts w:hint="default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2.</w:t>
      </w:r>
      <w:ins w:id="534" w:author="咨询组" w:date="2026-07-21T20:46:22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职级</w:t>
        </w:r>
      </w:ins>
      <w:ins w:id="535" w:author="咨询组" w:date="2026-07-21T20:46:24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评定</w:t>
        </w:r>
      </w:ins>
      <w:ins w:id="536" w:author="咨询组" w:date="2026-07-21T20:46:25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时，</w:t>
        </w:r>
      </w:ins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课后测评通关分数线：原则上按照专业模块或岗位设置学习地图和学习课程，每门课后设置一份测评试题（各序列设置通关分数线），测评采用通关制，员工通关该职级全部必修课程测评后具备评级资格，未通关则允许在规定学习阶段内重学重测。若高职级涉及副模块，则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须学完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副模块必修课程（无需课后测验）。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///</w:t>
      </w:r>
    </w:p>
    <w:p w14:paraId="042B911D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560" w:lineRule="exact"/>
        <w:ind w:leftChars="0" w:firstLine="640" w:firstLineChars="200"/>
        <w:jc w:val="both"/>
        <w:textAlignment w:val="auto"/>
        <w:outlineLvl w:val="9"/>
        <w:rPr>
          <w:rFonts w:hint="default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3.</w:t>
      </w:r>
      <w:ins w:id="537" w:author="咨询组" w:date="2026-07-21T20:46:34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职级</w:t>
        </w:r>
      </w:ins>
      <w:ins w:id="538" w:author="咨询组" w:date="2026-07-21T20:46:37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评定时</w:t>
        </w:r>
      </w:ins>
      <w:ins w:id="539" w:author="咨询组" w:date="2026-07-21T20:46:38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，</w:t>
        </w:r>
      </w:ins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模拟题库正式测评通关分数线：原则上按照专业模块或岗位设置模拟题库。员工日常可进行模拟测评，不限次数，测评试题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由专委会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从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highlight w:val="none"/>
          <w:lang w:val="en-US" w:eastAsia="zh-CN" w:bidi="ar-SA"/>
        </w:rPr>
        <w:t>题库抽取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并审核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，模拟结果不纳入评级统计。待序列职级评定开启，会开启正式测评，正式测评时间，随评定通知一起发布，每名员工只考本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岗位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所属专业模块的试题（各序列设置通关分数线），无需考副模块试题，测评采用通关制，员工通关正式测评后具备评级资格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。///</w:t>
      </w:r>
    </w:p>
    <w:p w14:paraId="7AC9EEC1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560" w:lineRule="exact"/>
        <w:ind w:leftChars="0" w:firstLine="640" w:firstLineChars="200"/>
        <w:jc w:val="both"/>
        <w:textAlignment w:val="auto"/>
        <w:outlineLvl w:val="9"/>
        <w:rPr>
          <w:rFonts w:hint="default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4.</w:t>
      </w:r>
      <w:ins w:id="540" w:author="咨询组" w:date="2026-07-21T20:46:42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职级</w:t>
        </w:r>
      </w:ins>
      <w:ins w:id="541" w:author="咨询组" w:date="2026-07-21T20:46:47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评定</w:t>
        </w:r>
      </w:ins>
      <w:ins w:id="542" w:author="咨询组" w:date="2026-07-21T20:46:48Z">
        <w:r>
          <w:rPr>
            <w:rFonts w:hint="eastAsia" w:hAnsi="仿宋" w:cs="仿宋"/>
            <w:color w:val="auto"/>
            <w:kern w:val="0"/>
            <w:sz w:val="32"/>
            <w:szCs w:val="32"/>
            <w:lang w:val="en-US" w:eastAsia="zh-CN" w:bidi="ar-SA"/>
          </w:rPr>
          <w:t>时，</w:t>
        </w:r>
      </w:ins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综合得分录取分数线：根据公布的选拔规则划定综合得分录取分数线，原则上该分数线为Σ（绩效+知识+专业技能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得分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+能力素质得分） (不含进阶条件加分)，超过分数线的，具备定级资格，根据最终得分（含加分项）排名确定定级人选。若专业委员会研究需要从严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管控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，亦可笔试前划定分数线。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///</w:t>
      </w:r>
    </w:p>
    <w:p w14:paraId="1532BDE9">
      <w:pPr>
        <w:pStyle w:val="4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560" w:lineRule="exact"/>
        <w:ind w:leftChars="0" w:firstLine="640" w:firstLineChars="200"/>
        <w:jc w:val="both"/>
        <w:textAlignment w:val="auto"/>
        <w:outlineLvl w:val="9"/>
        <w:rPr>
          <w:rFonts w:hint="default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-SA"/>
        </w:rPr>
        <w:t>5.各序列专业委员会可根据上述原则，结合本序列实际情况进一步细化。</w:t>
      </w:r>
      <w:r>
        <w:rPr>
          <w:rFonts w:hint="eastAsia" w:hAnsi="仿宋" w:cs="仿宋"/>
          <w:color w:val="auto"/>
          <w:kern w:val="0"/>
          <w:sz w:val="32"/>
          <w:szCs w:val="32"/>
          <w:lang w:val="en-US" w:eastAsia="zh-CN" w:bidi="ar-SA"/>
        </w:rPr>
        <w:t>///</w:t>
      </w:r>
    </w:p>
    <w:p w14:paraId="76CB5A43">
      <w:pPr>
        <w:rPr>
          <w:rFonts w:hint="default" w:ascii="仿宋_GB2312" w:hAnsi="仿宋" w:eastAsia="仿宋_GB2312" w:cs="仿宋"/>
          <w:color w:val="000000"/>
          <w:sz w:val="32"/>
          <w:szCs w:val="32"/>
          <w:lang w:val="en-US" w:eastAsia="zh-CN"/>
        </w:rPr>
      </w:pPr>
    </w:p>
    <w:p w14:paraId="56F1BBA5">
      <w:pPr>
        <w:pStyle w:val="22"/>
        <w:widowControl w:val="0"/>
        <w:numPr>
          <w:ilvl w:val="0"/>
          <w:numId w:val="0"/>
        </w:numPr>
        <w:spacing w:after="0" w:line="560" w:lineRule="exact"/>
        <w:jc w:val="both"/>
        <w:rPr>
          <w:rFonts w:hint="default" w:ascii="仿宋_GB2312" w:hAnsi="仿宋" w:eastAsia="仿宋_GB2312" w:cs="仿宋"/>
          <w:color w:val="000000"/>
          <w:sz w:val="32"/>
          <w:szCs w:val="32"/>
          <w:highlight w:val="none"/>
          <w:lang w:val="en-US" w:eastAsia="zh-CN"/>
        </w:rPr>
      </w:pPr>
    </w:p>
    <w:p w14:paraId="5D4CA292">
      <w:pPr>
        <w:spacing w:after="0" w:line="560" w:lineRule="exact"/>
        <w:rPr>
          <w:rFonts w:ascii="仿宋_GB2312" w:hAnsi="仿宋" w:eastAsia="仿宋_GB2312" w:cs="仿宋"/>
          <w:sz w:val="32"/>
          <w:szCs w:val="32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992" w:footer="567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YaHei-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48286556"/>
      <w:docPartObj>
        <w:docPartGallery w:val="autotext"/>
      </w:docPartObj>
    </w:sdtPr>
    <w:sdtContent>
      <w:p w14:paraId="326B26CD">
        <w:pPr>
          <w:pStyle w:val="7"/>
          <w:jc w:val="center"/>
        </w:pPr>
        <w:r>
          <w:rPr>
            <w:rFonts w:ascii="仿宋" w:hAnsi="仿宋" w:eastAsia="仿宋"/>
          </w:rPr>
          <w:fldChar w:fldCharType="begin"/>
        </w:r>
        <w:r>
          <w:rPr>
            <w:rFonts w:ascii="仿宋" w:hAnsi="仿宋" w:eastAsia="仿宋"/>
          </w:rPr>
          <w:instrText xml:space="preserve">PAGE   \* MERGEFORMAT</w:instrText>
        </w:r>
        <w:r>
          <w:rPr>
            <w:rFonts w:ascii="仿宋" w:hAnsi="仿宋" w:eastAsia="仿宋"/>
          </w:rPr>
          <w:fldChar w:fldCharType="separate"/>
        </w:r>
        <w:r>
          <w:rPr>
            <w:rFonts w:ascii="仿宋" w:hAnsi="仿宋" w:eastAsia="仿宋"/>
            <w:lang w:val="zh-CN"/>
          </w:rPr>
          <w:t>8</w:t>
        </w:r>
        <w:r>
          <w:rPr>
            <w:rFonts w:ascii="仿宋" w:hAnsi="仿宋" w:eastAsia="仿宋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B7D61">
    <w:pPr>
      <w:pStyle w:val="8"/>
      <w:pBdr>
        <w:bottom w:val="none" w:color="auto" w:sz="0" w:space="1"/>
      </w:pBdr>
      <w:ind w:right="18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685BA"/>
    <w:multiLevelType w:val="singleLevel"/>
    <w:tmpl w:val="99E685BA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1A9F77DB"/>
    <w:multiLevelType w:val="multilevel"/>
    <w:tmpl w:val="1A9F77DB"/>
    <w:lvl w:ilvl="0" w:tentative="0">
      <w:start w:val="1"/>
      <w:numFmt w:val="japaneseCounting"/>
      <w:pStyle w:val="28"/>
      <w:lvlText w:val="第%1章"/>
      <w:lvlJc w:val="left"/>
      <w:pPr>
        <w:ind w:left="1080" w:hanging="1080"/>
      </w:pPr>
      <w:rPr>
        <w:rFonts w:hint="eastAsia" w:ascii="黑体" w:hAnsi="黑体" w:eastAsia="黑体"/>
        <w:b w:val="0"/>
        <w:sz w:val="32"/>
        <w:szCs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FC91163"/>
    <w:multiLevelType w:val="multilevel"/>
    <w:tmpl w:val="1FC91163"/>
    <w:lvl w:ilvl="0" w:tentative="0">
      <w:start w:val="1"/>
      <w:numFmt w:val="decimal"/>
      <w:pStyle w:val="36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35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37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40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41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42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>
    <w:nsid w:val="2C5917C3"/>
    <w:multiLevelType w:val="multilevel"/>
    <w:tmpl w:val="2C5917C3"/>
    <w:lvl w:ilvl="0" w:tentative="0">
      <w:start w:val="1"/>
      <w:numFmt w:val="none"/>
      <w:pStyle w:val="38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39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43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2"/>
  <w:bordersDoNotSurroundHeader w:val="1"/>
  <w:bordersDoNotSurroundFooter w:val="1"/>
  <w:trackRevisions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DDF"/>
    <w:rsid w:val="00000F41"/>
    <w:rsid w:val="000033BB"/>
    <w:rsid w:val="00005DB0"/>
    <w:rsid w:val="00007CCB"/>
    <w:rsid w:val="000105FD"/>
    <w:rsid w:val="00011072"/>
    <w:rsid w:val="0001206E"/>
    <w:rsid w:val="00020E6F"/>
    <w:rsid w:val="000211FF"/>
    <w:rsid w:val="00022600"/>
    <w:rsid w:val="00030275"/>
    <w:rsid w:val="000304F8"/>
    <w:rsid w:val="000305FE"/>
    <w:rsid w:val="00030B6D"/>
    <w:rsid w:val="00031F4C"/>
    <w:rsid w:val="000323EE"/>
    <w:rsid w:val="000358C4"/>
    <w:rsid w:val="00036A53"/>
    <w:rsid w:val="0005090C"/>
    <w:rsid w:val="00052670"/>
    <w:rsid w:val="0005316A"/>
    <w:rsid w:val="00061468"/>
    <w:rsid w:val="00061DF5"/>
    <w:rsid w:val="00064CC9"/>
    <w:rsid w:val="00066F52"/>
    <w:rsid w:val="00067113"/>
    <w:rsid w:val="000678E6"/>
    <w:rsid w:val="00070732"/>
    <w:rsid w:val="00071A58"/>
    <w:rsid w:val="00072459"/>
    <w:rsid w:val="000724E8"/>
    <w:rsid w:val="000734F3"/>
    <w:rsid w:val="00073646"/>
    <w:rsid w:val="0007529C"/>
    <w:rsid w:val="00076190"/>
    <w:rsid w:val="0007687C"/>
    <w:rsid w:val="00077798"/>
    <w:rsid w:val="00080FF2"/>
    <w:rsid w:val="00081BE8"/>
    <w:rsid w:val="00081F41"/>
    <w:rsid w:val="000837FE"/>
    <w:rsid w:val="00090336"/>
    <w:rsid w:val="00090CEC"/>
    <w:rsid w:val="00093EBA"/>
    <w:rsid w:val="000945B0"/>
    <w:rsid w:val="00096101"/>
    <w:rsid w:val="000A055B"/>
    <w:rsid w:val="000A0F1F"/>
    <w:rsid w:val="000A31C9"/>
    <w:rsid w:val="000A3A83"/>
    <w:rsid w:val="000A49C4"/>
    <w:rsid w:val="000A7DED"/>
    <w:rsid w:val="000B2863"/>
    <w:rsid w:val="000C03B5"/>
    <w:rsid w:val="000C1684"/>
    <w:rsid w:val="000C4EC6"/>
    <w:rsid w:val="000C66B0"/>
    <w:rsid w:val="000C7C18"/>
    <w:rsid w:val="000D0399"/>
    <w:rsid w:val="000D7A57"/>
    <w:rsid w:val="000E22E4"/>
    <w:rsid w:val="000E2A52"/>
    <w:rsid w:val="000E4F85"/>
    <w:rsid w:val="000E7AF4"/>
    <w:rsid w:val="000F0EFC"/>
    <w:rsid w:val="000F287D"/>
    <w:rsid w:val="000F28EC"/>
    <w:rsid w:val="000F426A"/>
    <w:rsid w:val="000F45B1"/>
    <w:rsid w:val="000F5D32"/>
    <w:rsid w:val="00104C8A"/>
    <w:rsid w:val="00105D41"/>
    <w:rsid w:val="00107707"/>
    <w:rsid w:val="0011079C"/>
    <w:rsid w:val="0011111D"/>
    <w:rsid w:val="00112828"/>
    <w:rsid w:val="00113599"/>
    <w:rsid w:val="001135CC"/>
    <w:rsid w:val="00113B0D"/>
    <w:rsid w:val="00113C3F"/>
    <w:rsid w:val="001172C0"/>
    <w:rsid w:val="001206AC"/>
    <w:rsid w:val="00125D75"/>
    <w:rsid w:val="00126CED"/>
    <w:rsid w:val="001325FE"/>
    <w:rsid w:val="00133E4C"/>
    <w:rsid w:val="00134374"/>
    <w:rsid w:val="0013790E"/>
    <w:rsid w:val="0014185A"/>
    <w:rsid w:val="00141DF4"/>
    <w:rsid w:val="00142B37"/>
    <w:rsid w:val="00142FB7"/>
    <w:rsid w:val="001433FE"/>
    <w:rsid w:val="00143D5E"/>
    <w:rsid w:val="0014602E"/>
    <w:rsid w:val="00146121"/>
    <w:rsid w:val="00146A92"/>
    <w:rsid w:val="00147555"/>
    <w:rsid w:val="00151C1C"/>
    <w:rsid w:val="0015603D"/>
    <w:rsid w:val="00160743"/>
    <w:rsid w:val="00161981"/>
    <w:rsid w:val="00161DA6"/>
    <w:rsid w:val="00162E4A"/>
    <w:rsid w:val="00163472"/>
    <w:rsid w:val="001642E8"/>
    <w:rsid w:val="00164767"/>
    <w:rsid w:val="00166D88"/>
    <w:rsid w:val="001711BC"/>
    <w:rsid w:val="001721DE"/>
    <w:rsid w:val="001748C7"/>
    <w:rsid w:val="0017697C"/>
    <w:rsid w:val="0018186A"/>
    <w:rsid w:val="00182955"/>
    <w:rsid w:val="001841C7"/>
    <w:rsid w:val="00187AB3"/>
    <w:rsid w:val="00187D3A"/>
    <w:rsid w:val="0019290E"/>
    <w:rsid w:val="0019567D"/>
    <w:rsid w:val="00196C56"/>
    <w:rsid w:val="00196CBA"/>
    <w:rsid w:val="001A3A49"/>
    <w:rsid w:val="001A3E90"/>
    <w:rsid w:val="001B0026"/>
    <w:rsid w:val="001B123B"/>
    <w:rsid w:val="001B28DB"/>
    <w:rsid w:val="001B3866"/>
    <w:rsid w:val="001B75B2"/>
    <w:rsid w:val="001B7AFC"/>
    <w:rsid w:val="001C2C1C"/>
    <w:rsid w:val="001C30B1"/>
    <w:rsid w:val="001C44D9"/>
    <w:rsid w:val="001D1F10"/>
    <w:rsid w:val="001D2DCF"/>
    <w:rsid w:val="001D3C98"/>
    <w:rsid w:val="001D49A3"/>
    <w:rsid w:val="001E2A3B"/>
    <w:rsid w:val="001E3733"/>
    <w:rsid w:val="001E3A27"/>
    <w:rsid w:val="001E5D90"/>
    <w:rsid w:val="001F1036"/>
    <w:rsid w:val="001F26D2"/>
    <w:rsid w:val="001F4236"/>
    <w:rsid w:val="001F62B0"/>
    <w:rsid w:val="001F7A14"/>
    <w:rsid w:val="00200B5F"/>
    <w:rsid w:val="00205A17"/>
    <w:rsid w:val="00205DBE"/>
    <w:rsid w:val="00210AD4"/>
    <w:rsid w:val="00210EAD"/>
    <w:rsid w:val="00214296"/>
    <w:rsid w:val="002143CD"/>
    <w:rsid w:val="00214DC6"/>
    <w:rsid w:val="002172D6"/>
    <w:rsid w:val="002206D4"/>
    <w:rsid w:val="00222B54"/>
    <w:rsid w:val="0022424E"/>
    <w:rsid w:val="002244F1"/>
    <w:rsid w:val="00227E40"/>
    <w:rsid w:val="00230078"/>
    <w:rsid w:val="00236676"/>
    <w:rsid w:val="00236BF4"/>
    <w:rsid w:val="00241A6B"/>
    <w:rsid w:val="00250E61"/>
    <w:rsid w:val="00253DEF"/>
    <w:rsid w:val="00254F91"/>
    <w:rsid w:val="00257531"/>
    <w:rsid w:val="0026139F"/>
    <w:rsid w:val="002622F9"/>
    <w:rsid w:val="00263BE7"/>
    <w:rsid w:val="00264BCB"/>
    <w:rsid w:val="002657AA"/>
    <w:rsid w:val="002668D1"/>
    <w:rsid w:val="00266A86"/>
    <w:rsid w:val="00276098"/>
    <w:rsid w:val="00280A9F"/>
    <w:rsid w:val="00283141"/>
    <w:rsid w:val="00283176"/>
    <w:rsid w:val="0028455C"/>
    <w:rsid w:val="00284A2D"/>
    <w:rsid w:val="00285B5F"/>
    <w:rsid w:val="002875A7"/>
    <w:rsid w:val="00291148"/>
    <w:rsid w:val="0029189B"/>
    <w:rsid w:val="002933C2"/>
    <w:rsid w:val="00293644"/>
    <w:rsid w:val="00294A0C"/>
    <w:rsid w:val="00295736"/>
    <w:rsid w:val="002A0BDA"/>
    <w:rsid w:val="002A5D90"/>
    <w:rsid w:val="002A6960"/>
    <w:rsid w:val="002A6F0E"/>
    <w:rsid w:val="002B125C"/>
    <w:rsid w:val="002B1A52"/>
    <w:rsid w:val="002B1C8D"/>
    <w:rsid w:val="002B72EE"/>
    <w:rsid w:val="002B7C8D"/>
    <w:rsid w:val="002C4405"/>
    <w:rsid w:val="002C6109"/>
    <w:rsid w:val="002C6A0B"/>
    <w:rsid w:val="002D7834"/>
    <w:rsid w:val="002E3327"/>
    <w:rsid w:val="002E348C"/>
    <w:rsid w:val="002E7158"/>
    <w:rsid w:val="002F4C23"/>
    <w:rsid w:val="002F600E"/>
    <w:rsid w:val="002F6458"/>
    <w:rsid w:val="002F6B59"/>
    <w:rsid w:val="002F77CB"/>
    <w:rsid w:val="00301C20"/>
    <w:rsid w:val="00303567"/>
    <w:rsid w:val="00304A72"/>
    <w:rsid w:val="00307082"/>
    <w:rsid w:val="003116B4"/>
    <w:rsid w:val="00313841"/>
    <w:rsid w:val="00320647"/>
    <w:rsid w:val="00321693"/>
    <w:rsid w:val="00323B37"/>
    <w:rsid w:val="00325558"/>
    <w:rsid w:val="00325EA2"/>
    <w:rsid w:val="00326D4B"/>
    <w:rsid w:val="0033185C"/>
    <w:rsid w:val="00331E22"/>
    <w:rsid w:val="00332233"/>
    <w:rsid w:val="00333E2B"/>
    <w:rsid w:val="00336E1F"/>
    <w:rsid w:val="00343A72"/>
    <w:rsid w:val="00346536"/>
    <w:rsid w:val="003513D3"/>
    <w:rsid w:val="003536FC"/>
    <w:rsid w:val="00360019"/>
    <w:rsid w:val="00360600"/>
    <w:rsid w:val="003608A6"/>
    <w:rsid w:val="0037205F"/>
    <w:rsid w:val="00373544"/>
    <w:rsid w:val="00377D35"/>
    <w:rsid w:val="003806BF"/>
    <w:rsid w:val="00390847"/>
    <w:rsid w:val="0039187F"/>
    <w:rsid w:val="00395CEC"/>
    <w:rsid w:val="003A511B"/>
    <w:rsid w:val="003A5AA7"/>
    <w:rsid w:val="003A7F21"/>
    <w:rsid w:val="003B0084"/>
    <w:rsid w:val="003B1A27"/>
    <w:rsid w:val="003B3980"/>
    <w:rsid w:val="003C0E6E"/>
    <w:rsid w:val="003D25EE"/>
    <w:rsid w:val="003D571E"/>
    <w:rsid w:val="003D62F1"/>
    <w:rsid w:val="003D78EB"/>
    <w:rsid w:val="003D7A76"/>
    <w:rsid w:val="003E7EC9"/>
    <w:rsid w:val="003F0BA0"/>
    <w:rsid w:val="003F4929"/>
    <w:rsid w:val="003F7E8D"/>
    <w:rsid w:val="00400043"/>
    <w:rsid w:val="004001F6"/>
    <w:rsid w:val="00400506"/>
    <w:rsid w:val="004013CA"/>
    <w:rsid w:val="00403A19"/>
    <w:rsid w:val="00410CA3"/>
    <w:rsid w:val="00412470"/>
    <w:rsid w:val="00412559"/>
    <w:rsid w:val="00415426"/>
    <w:rsid w:val="004168E5"/>
    <w:rsid w:val="00421C87"/>
    <w:rsid w:val="00423C1B"/>
    <w:rsid w:val="00423C73"/>
    <w:rsid w:val="0042567F"/>
    <w:rsid w:val="0042623A"/>
    <w:rsid w:val="00426245"/>
    <w:rsid w:val="00427117"/>
    <w:rsid w:val="00431B85"/>
    <w:rsid w:val="00434678"/>
    <w:rsid w:val="004355FA"/>
    <w:rsid w:val="00435A8E"/>
    <w:rsid w:val="00436A1E"/>
    <w:rsid w:val="00436DF1"/>
    <w:rsid w:val="004441B3"/>
    <w:rsid w:val="00444448"/>
    <w:rsid w:val="00445129"/>
    <w:rsid w:val="00446D29"/>
    <w:rsid w:val="0044701F"/>
    <w:rsid w:val="004476E9"/>
    <w:rsid w:val="00451CCC"/>
    <w:rsid w:val="0045204F"/>
    <w:rsid w:val="00453801"/>
    <w:rsid w:val="004543CB"/>
    <w:rsid w:val="00461DB5"/>
    <w:rsid w:val="004622CA"/>
    <w:rsid w:val="004624CE"/>
    <w:rsid w:val="00462532"/>
    <w:rsid w:val="00463983"/>
    <w:rsid w:val="0046533A"/>
    <w:rsid w:val="004803E5"/>
    <w:rsid w:val="00481A16"/>
    <w:rsid w:val="00482FAD"/>
    <w:rsid w:val="00485B44"/>
    <w:rsid w:val="00486F52"/>
    <w:rsid w:val="0049448C"/>
    <w:rsid w:val="004A2F00"/>
    <w:rsid w:val="004A6EA9"/>
    <w:rsid w:val="004B2F09"/>
    <w:rsid w:val="004C0015"/>
    <w:rsid w:val="004C1E40"/>
    <w:rsid w:val="004C4AF3"/>
    <w:rsid w:val="004C53FD"/>
    <w:rsid w:val="004D09FD"/>
    <w:rsid w:val="004D2C84"/>
    <w:rsid w:val="004D3AF0"/>
    <w:rsid w:val="004D4698"/>
    <w:rsid w:val="004E03BF"/>
    <w:rsid w:val="004E129A"/>
    <w:rsid w:val="004E373E"/>
    <w:rsid w:val="004E4CE4"/>
    <w:rsid w:val="004E6F6D"/>
    <w:rsid w:val="004E74AC"/>
    <w:rsid w:val="004F3F99"/>
    <w:rsid w:val="004F5978"/>
    <w:rsid w:val="004F6659"/>
    <w:rsid w:val="004F6BFB"/>
    <w:rsid w:val="004F75D1"/>
    <w:rsid w:val="00501D18"/>
    <w:rsid w:val="005031AF"/>
    <w:rsid w:val="0050339D"/>
    <w:rsid w:val="005053A4"/>
    <w:rsid w:val="0050605C"/>
    <w:rsid w:val="005062AF"/>
    <w:rsid w:val="0050715B"/>
    <w:rsid w:val="0051195F"/>
    <w:rsid w:val="005133E9"/>
    <w:rsid w:val="00513540"/>
    <w:rsid w:val="00516B4A"/>
    <w:rsid w:val="00517240"/>
    <w:rsid w:val="00517EF0"/>
    <w:rsid w:val="005209B6"/>
    <w:rsid w:val="00522CA6"/>
    <w:rsid w:val="00523712"/>
    <w:rsid w:val="00524C94"/>
    <w:rsid w:val="00530DB7"/>
    <w:rsid w:val="00533218"/>
    <w:rsid w:val="00535B19"/>
    <w:rsid w:val="00536EF8"/>
    <w:rsid w:val="0054010F"/>
    <w:rsid w:val="00540872"/>
    <w:rsid w:val="005419BD"/>
    <w:rsid w:val="005421C8"/>
    <w:rsid w:val="00544CF8"/>
    <w:rsid w:val="00547737"/>
    <w:rsid w:val="00552108"/>
    <w:rsid w:val="00553C93"/>
    <w:rsid w:val="00553D9C"/>
    <w:rsid w:val="00554277"/>
    <w:rsid w:val="00555713"/>
    <w:rsid w:val="005602E1"/>
    <w:rsid w:val="00561128"/>
    <w:rsid w:val="005639B7"/>
    <w:rsid w:val="00563B6D"/>
    <w:rsid w:val="00567B0A"/>
    <w:rsid w:val="0057165D"/>
    <w:rsid w:val="00571783"/>
    <w:rsid w:val="00571BED"/>
    <w:rsid w:val="00572684"/>
    <w:rsid w:val="005726A4"/>
    <w:rsid w:val="00581C4B"/>
    <w:rsid w:val="00581F1D"/>
    <w:rsid w:val="0058627A"/>
    <w:rsid w:val="00586ADE"/>
    <w:rsid w:val="00587709"/>
    <w:rsid w:val="005877BD"/>
    <w:rsid w:val="00587BC9"/>
    <w:rsid w:val="005915C8"/>
    <w:rsid w:val="00591938"/>
    <w:rsid w:val="00591AAA"/>
    <w:rsid w:val="005931BB"/>
    <w:rsid w:val="00593491"/>
    <w:rsid w:val="005957F2"/>
    <w:rsid w:val="005A0E9C"/>
    <w:rsid w:val="005A3D67"/>
    <w:rsid w:val="005A4682"/>
    <w:rsid w:val="005A4D15"/>
    <w:rsid w:val="005A6E11"/>
    <w:rsid w:val="005B0F20"/>
    <w:rsid w:val="005B284F"/>
    <w:rsid w:val="005B51D1"/>
    <w:rsid w:val="005B5A64"/>
    <w:rsid w:val="005C4A30"/>
    <w:rsid w:val="005C55C2"/>
    <w:rsid w:val="005C6211"/>
    <w:rsid w:val="005C7650"/>
    <w:rsid w:val="005D0330"/>
    <w:rsid w:val="005D4B94"/>
    <w:rsid w:val="005D4E66"/>
    <w:rsid w:val="005D600E"/>
    <w:rsid w:val="005D7A7E"/>
    <w:rsid w:val="005E0AA8"/>
    <w:rsid w:val="005E1144"/>
    <w:rsid w:val="005E2C0A"/>
    <w:rsid w:val="005E33EC"/>
    <w:rsid w:val="005E515C"/>
    <w:rsid w:val="005E6387"/>
    <w:rsid w:val="005F4E8A"/>
    <w:rsid w:val="005F5E6F"/>
    <w:rsid w:val="005F6CDA"/>
    <w:rsid w:val="005F7343"/>
    <w:rsid w:val="00603828"/>
    <w:rsid w:val="0060409B"/>
    <w:rsid w:val="00605437"/>
    <w:rsid w:val="0060747B"/>
    <w:rsid w:val="006115F1"/>
    <w:rsid w:val="0061452B"/>
    <w:rsid w:val="006161A3"/>
    <w:rsid w:val="006204AA"/>
    <w:rsid w:val="006211FC"/>
    <w:rsid w:val="006237E7"/>
    <w:rsid w:val="00630F90"/>
    <w:rsid w:val="00632232"/>
    <w:rsid w:val="00634DE1"/>
    <w:rsid w:val="00643282"/>
    <w:rsid w:val="00643436"/>
    <w:rsid w:val="006451B1"/>
    <w:rsid w:val="00645624"/>
    <w:rsid w:val="006514E6"/>
    <w:rsid w:val="00655034"/>
    <w:rsid w:val="00655195"/>
    <w:rsid w:val="006601CE"/>
    <w:rsid w:val="006653BD"/>
    <w:rsid w:val="0067564F"/>
    <w:rsid w:val="00676D51"/>
    <w:rsid w:val="00677D0C"/>
    <w:rsid w:val="006816D8"/>
    <w:rsid w:val="00682D20"/>
    <w:rsid w:val="00685118"/>
    <w:rsid w:val="00685F57"/>
    <w:rsid w:val="00692438"/>
    <w:rsid w:val="00692572"/>
    <w:rsid w:val="006928FE"/>
    <w:rsid w:val="00695741"/>
    <w:rsid w:val="0069713F"/>
    <w:rsid w:val="00697765"/>
    <w:rsid w:val="006A2A10"/>
    <w:rsid w:val="006A5176"/>
    <w:rsid w:val="006B08DF"/>
    <w:rsid w:val="006B1C39"/>
    <w:rsid w:val="006B20BB"/>
    <w:rsid w:val="006B650C"/>
    <w:rsid w:val="006C1114"/>
    <w:rsid w:val="006C2E3B"/>
    <w:rsid w:val="006D4622"/>
    <w:rsid w:val="006E23B1"/>
    <w:rsid w:val="006E3874"/>
    <w:rsid w:val="006F23EB"/>
    <w:rsid w:val="006F29AC"/>
    <w:rsid w:val="006F3FC6"/>
    <w:rsid w:val="00701719"/>
    <w:rsid w:val="00701D88"/>
    <w:rsid w:val="007074E1"/>
    <w:rsid w:val="00707ECB"/>
    <w:rsid w:val="0071014F"/>
    <w:rsid w:val="0071026F"/>
    <w:rsid w:val="00711A29"/>
    <w:rsid w:val="00715D9A"/>
    <w:rsid w:val="007207E3"/>
    <w:rsid w:val="007218B1"/>
    <w:rsid w:val="007237F1"/>
    <w:rsid w:val="007247A3"/>
    <w:rsid w:val="00724C72"/>
    <w:rsid w:val="007259FA"/>
    <w:rsid w:val="00727426"/>
    <w:rsid w:val="007304BE"/>
    <w:rsid w:val="00732F4F"/>
    <w:rsid w:val="0073722F"/>
    <w:rsid w:val="00740074"/>
    <w:rsid w:val="007401B1"/>
    <w:rsid w:val="00742396"/>
    <w:rsid w:val="00742CAF"/>
    <w:rsid w:val="00743744"/>
    <w:rsid w:val="007524F8"/>
    <w:rsid w:val="00756580"/>
    <w:rsid w:val="00757FB6"/>
    <w:rsid w:val="00766591"/>
    <w:rsid w:val="007673C7"/>
    <w:rsid w:val="00767C46"/>
    <w:rsid w:val="00774229"/>
    <w:rsid w:val="00777E26"/>
    <w:rsid w:val="00790C41"/>
    <w:rsid w:val="00791253"/>
    <w:rsid w:val="00791E4B"/>
    <w:rsid w:val="00791ECF"/>
    <w:rsid w:val="00794EA5"/>
    <w:rsid w:val="00796CC5"/>
    <w:rsid w:val="00797B97"/>
    <w:rsid w:val="007A14A5"/>
    <w:rsid w:val="007B05A7"/>
    <w:rsid w:val="007B09CA"/>
    <w:rsid w:val="007B1DB4"/>
    <w:rsid w:val="007B40A1"/>
    <w:rsid w:val="007B6081"/>
    <w:rsid w:val="007B71BE"/>
    <w:rsid w:val="007B749E"/>
    <w:rsid w:val="007C06AB"/>
    <w:rsid w:val="007C5B26"/>
    <w:rsid w:val="007C5F8B"/>
    <w:rsid w:val="007D19E8"/>
    <w:rsid w:val="007D25FA"/>
    <w:rsid w:val="007D4547"/>
    <w:rsid w:val="007D5664"/>
    <w:rsid w:val="007D7419"/>
    <w:rsid w:val="007D7C34"/>
    <w:rsid w:val="007E1191"/>
    <w:rsid w:val="007E1BC8"/>
    <w:rsid w:val="007E3000"/>
    <w:rsid w:val="007E506D"/>
    <w:rsid w:val="007E7D48"/>
    <w:rsid w:val="007F0D72"/>
    <w:rsid w:val="007F183F"/>
    <w:rsid w:val="007F212F"/>
    <w:rsid w:val="007F3449"/>
    <w:rsid w:val="007F4C37"/>
    <w:rsid w:val="007F77C9"/>
    <w:rsid w:val="00802D8D"/>
    <w:rsid w:val="00804D20"/>
    <w:rsid w:val="00804DC6"/>
    <w:rsid w:val="00812DEB"/>
    <w:rsid w:val="00813DA1"/>
    <w:rsid w:val="00816A3C"/>
    <w:rsid w:val="008179D5"/>
    <w:rsid w:val="00830465"/>
    <w:rsid w:val="00830788"/>
    <w:rsid w:val="00830B5F"/>
    <w:rsid w:val="0083183B"/>
    <w:rsid w:val="008337C0"/>
    <w:rsid w:val="00833B05"/>
    <w:rsid w:val="00834E47"/>
    <w:rsid w:val="00835740"/>
    <w:rsid w:val="0084490A"/>
    <w:rsid w:val="00844D6D"/>
    <w:rsid w:val="00850567"/>
    <w:rsid w:val="008522F7"/>
    <w:rsid w:val="00852D1C"/>
    <w:rsid w:val="0085579E"/>
    <w:rsid w:val="008567C0"/>
    <w:rsid w:val="0085798E"/>
    <w:rsid w:val="00864222"/>
    <w:rsid w:val="00865520"/>
    <w:rsid w:val="00866986"/>
    <w:rsid w:val="00870575"/>
    <w:rsid w:val="00870E08"/>
    <w:rsid w:val="008715DD"/>
    <w:rsid w:val="008716BD"/>
    <w:rsid w:val="00871AAD"/>
    <w:rsid w:val="00871E5F"/>
    <w:rsid w:val="00872514"/>
    <w:rsid w:val="008734B9"/>
    <w:rsid w:val="00874E19"/>
    <w:rsid w:val="00877263"/>
    <w:rsid w:val="0087791D"/>
    <w:rsid w:val="0088795C"/>
    <w:rsid w:val="00891A7B"/>
    <w:rsid w:val="00893689"/>
    <w:rsid w:val="00893948"/>
    <w:rsid w:val="00895447"/>
    <w:rsid w:val="008A2F21"/>
    <w:rsid w:val="008A3280"/>
    <w:rsid w:val="008A41BD"/>
    <w:rsid w:val="008A544A"/>
    <w:rsid w:val="008A5F8C"/>
    <w:rsid w:val="008B2970"/>
    <w:rsid w:val="008C5339"/>
    <w:rsid w:val="008C5872"/>
    <w:rsid w:val="008C5877"/>
    <w:rsid w:val="008C68E5"/>
    <w:rsid w:val="008D1785"/>
    <w:rsid w:val="008D2992"/>
    <w:rsid w:val="008D48D4"/>
    <w:rsid w:val="008E147A"/>
    <w:rsid w:val="008E2A89"/>
    <w:rsid w:val="008E4E0F"/>
    <w:rsid w:val="008E78F5"/>
    <w:rsid w:val="008F1116"/>
    <w:rsid w:val="008F2AAD"/>
    <w:rsid w:val="008F5656"/>
    <w:rsid w:val="008F56E9"/>
    <w:rsid w:val="008F7799"/>
    <w:rsid w:val="008F7B2A"/>
    <w:rsid w:val="00910079"/>
    <w:rsid w:val="00913DEB"/>
    <w:rsid w:val="00914491"/>
    <w:rsid w:val="00916A15"/>
    <w:rsid w:val="0091757F"/>
    <w:rsid w:val="009175E9"/>
    <w:rsid w:val="00917EA8"/>
    <w:rsid w:val="00921F96"/>
    <w:rsid w:val="00922C36"/>
    <w:rsid w:val="00924F24"/>
    <w:rsid w:val="00925DF1"/>
    <w:rsid w:val="0092799A"/>
    <w:rsid w:val="009341D5"/>
    <w:rsid w:val="00935476"/>
    <w:rsid w:val="00937DA4"/>
    <w:rsid w:val="00940FAA"/>
    <w:rsid w:val="00942E65"/>
    <w:rsid w:val="009436C6"/>
    <w:rsid w:val="00943703"/>
    <w:rsid w:val="00944449"/>
    <w:rsid w:val="0094571A"/>
    <w:rsid w:val="00947D69"/>
    <w:rsid w:val="00947DDF"/>
    <w:rsid w:val="00952EB1"/>
    <w:rsid w:val="00953644"/>
    <w:rsid w:val="00953AFB"/>
    <w:rsid w:val="00954264"/>
    <w:rsid w:val="00954827"/>
    <w:rsid w:val="00957CF4"/>
    <w:rsid w:val="00957F34"/>
    <w:rsid w:val="00971009"/>
    <w:rsid w:val="00973A78"/>
    <w:rsid w:val="00974C03"/>
    <w:rsid w:val="00976D7C"/>
    <w:rsid w:val="00977FE8"/>
    <w:rsid w:val="009858EF"/>
    <w:rsid w:val="009864E3"/>
    <w:rsid w:val="00992001"/>
    <w:rsid w:val="00993164"/>
    <w:rsid w:val="00993C1D"/>
    <w:rsid w:val="0099605F"/>
    <w:rsid w:val="009A1F8B"/>
    <w:rsid w:val="009B2E20"/>
    <w:rsid w:val="009B399E"/>
    <w:rsid w:val="009B7BFB"/>
    <w:rsid w:val="009C3D61"/>
    <w:rsid w:val="009C5DF0"/>
    <w:rsid w:val="009C726C"/>
    <w:rsid w:val="009D0434"/>
    <w:rsid w:val="009D3763"/>
    <w:rsid w:val="009D6F3D"/>
    <w:rsid w:val="009D720D"/>
    <w:rsid w:val="009E00FA"/>
    <w:rsid w:val="009E2DBF"/>
    <w:rsid w:val="009E45FD"/>
    <w:rsid w:val="009E4669"/>
    <w:rsid w:val="009F0B4C"/>
    <w:rsid w:val="009F51A3"/>
    <w:rsid w:val="009F5DC7"/>
    <w:rsid w:val="00A04C0F"/>
    <w:rsid w:val="00A06991"/>
    <w:rsid w:val="00A14863"/>
    <w:rsid w:val="00A15FE5"/>
    <w:rsid w:val="00A16BEC"/>
    <w:rsid w:val="00A23BC4"/>
    <w:rsid w:val="00A25BB6"/>
    <w:rsid w:val="00A33339"/>
    <w:rsid w:val="00A34747"/>
    <w:rsid w:val="00A34B7F"/>
    <w:rsid w:val="00A35372"/>
    <w:rsid w:val="00A406D5"/>
    <w:rsid w:val="00A4299B"/>
    <w:rsid w:val="00A46574"/>
    <w:rsid w:val="00A46A1A"/>
    <w:rsid w:val="00A47789"/>
    <w:rsid w:val="00A50AA0"/>
    <w:rsid w:val="00A50B76"/>
    <w:rsid w:val="00A533AB"/>
    <w:rsid w:val="00A53D1B"/>
    <w:rsid w:val="00A554A1"/>
    <w:rsid w:val="00A60368"/>
    <w:rsid w:val="00A60B9B"/>
    <w:rsid w:val="00A661B8"/>
    <w:rsid w:val="00A701CC"/>
    <w:rsid w:val="00A74C8F"/>
    <w:rsid w:val="00A77227"/>
    <w:rsid w:val="00A77409"/>
    <w:rsid w:val="00A809D0"/>
    <w:rsid w:val="00A80D11"/>
    <w:rsid w:val="00A82ED6"/>
    <w:rsid w:val="00A83043"/>
    <w:rsid w:val="00A83EDF"/>
    <w:rsid w:val="00A85CB4"/>
    <w:rsid w:val="00A86FE4"/>
    <w:rsid w:val="00A90BFC"/>
    <w:rsid w:val="00A91C46"/>
    <w:rsid w:val="00A976E2"/>
    <w:rsid w:val="00AA3B8D"/>
    <w:rsid w:val="00AA6473"/>
    <w:rsid w:val="00AB0282"/>
    <w:rsid w:val="00AB4794"/>
    <w:rsid w:val="00AB5586"/>
    <w:rsid w:val="00AB584D"/>
    <w:rsid w:val="00AB7BBB"/>
    <w:rsid w:val="00AC08C9"/>
    <w:rsid w:val="00AC4349"/>
    <w:rsid w:val="00AC62ED"/>
    <w:rsid w:val="00AC7DBF"/>
    <w:rsid w:val="00AD0D27"/>
    <w:rsid w:val="00AD211B"/>
    <w:rsid w:val="00AD3B9E"/>
    <w:rsid w:val="00AD4123"/>
    <w:rsid w:val="00AD730C"/>
    <w:rsid w:val="00AE243E"/>
    <w:rsid w:val="00AE34B1"/>
    <w:rsid w:val="00AE3AF6"/>
    <w:rsid w:val="00AE6F68"/>
    <w:rsid w:val="00AF23D0"/>
    <w:rsid w:val="00AF370D"/>
    <w:rsid w:val="00AF38B2"/>
    <w:rsid w:val="00AF3A11"/>
    <w:rsid w:val="00AF6A7B"/>
    <w:rsid w:val="00B0176A"/>
    <w:rsid w:val="00B03161"/>
    <w:rsid w:val="00B06E75"/>
    <w:rsid w:val="00B072DB"/>
    <w:rsid w:val="00B1025D"/>
    <w:rsid w:val="00B107EB"/>
    <w:rsid w:val="00B14716"/>
    <w:rsid w:val="00B14B6C"/>
    <w:rsid w:val="00B200FD"/>
    <w:rsid w:val="00B2325D"/>
    <w:rsid w:val="00B249FD"/>
    <w:rsid w:val="00B2646D"/>
    <w:rsid w:val="00B26F67"/>
    <w:rsid w:val="00B27BFF"/>
    <w:rsid w:val="00B34C22"/>
    <w:rsid w:val="00B34ED7"/>
    <w:rsid w:val="00B361D6"/>
    <w:rsid w:val="00B46AC8"/>
    <w:rsid w:val="00B46E48"/>
    <w:rsid w:val="00B47BEA"/>
    <w:rsid w:val="00B52202"/>
    <w:rsid w:val="00B5490D"/>
    <w:rsid w:val="00B55C06"/>
    <w:rsid w:val="00B57A5F"/>
    <w:rsid w:val="00B62946"/>
    <w:rsid w:val="00B643BE"/>
    <w:rsid w:val="00B6476E"/>
    <w:rsid w:val="00B6519C"/>
    <w:rsid w:val="00B66B05"/>
    <w:rsid w:val="00B71920"/>
    <w:rsid w:val="00B72F18"/>
    <w:rsid w:val="00B773D9"/>
    <w:rsid w:val="00B81567"/>
    <w:rsid w:val="00B82E65"/>
    <w:rsid w:val="00B858EB"/>
    <w:rsid w:val="00B87E39"/>
    <w:rsid w:val="00B9002A"/>
    <w:rsid w:val="00B9281A"/>
    <w:rsid w:val="00B94848"/>
    <w:rsid w:val="00BA16D3"/>
    <w:rsid w:val="00BA1BC0"/>
    <w:rsid w:val="00BA34AF"/>
    <w:rsid w:val="00BA418A"/>
    <w:rsid w:val="00BA637E"/>
    <w:rsid w:val="00BB19AD"/>
    <w:rsid w:val="00BB4420"/>
    <w:rsid w:val="00BB4474"/>
    <w:rsid w:val="00BB6797"/>
    <w:rsid w:val="00BB7EEC"/>
    <w:rsid w:val="00BC0DEA"/>
    <w:rsid w:val="00BC1070"/>
    <w:rsid w:val="00BC303F"/>
    <w:rsid w:val="00BC4FFD"/>
    <w:rsid w:val="00BD0518"/>
    <w:rsid w:val="00BD2316"/>
    <w:rsid w:val="00BD3785"/>
    <w:rsid w:val="00BD439F"/>
    <w:rsid w:val="00BD5E9F"/>
    <w:rsid w:val="00BF04FF"/>
    <w:rsid w:val="00BF1462"/>
    <w:rsid w:val="00BF2DD2"/>
    <w:rsid w:val="00C0130E"/>
    <w:rsid w:val="00C01A7A"/>
    <w:rsid w:val="00C02398"/>
    <w:rsid w:val="00C024D6"/>
    <w:rsid w:val="00C10830"/>
    <w:rsid w:val="00C12C9D"/>
    <w:rsid w:val="00C1402B"/>
    <w:rsid w:val="00C15E91"/>
    <w:rsid w:val="00C17B45"/>
    <w:rsid w:val="00C23719"/>
    <w:rsid w:val="00C24B04"/>
    <w:rsid w:val="00C256B5"/>
    <w:rsid w:val="00C26616"/>
    <w:rsid w:val="00C27078"/>
    <w:rsid w:val="00C332B3"/>
    <w:rsid w:val="00C35006"/>
    <w:rsid w:val="00C40C4B"/>
    <w:rsid w:val="00C433BD"/>
    <w:rsid w:val="00C45663"/>
    <w:rsid w:val="00C5321F"/>
    <w:rsid w:val="00C5581F"/>
    <w:rsid w:val="00C60286"/>
    <w:rsid w:val="00C6061A"/>
    <w:rsid w:val="00C61E8E"/>
    <w:rsid w:val="00C64C6B"/>
    <w:rsid w:val="00C6719F"/>
    <w:rsid w:val="00C70C5D"/>
    <w:rsid w:val="00C74454"/>
    <w:rsid w:val="00C80F9B"/>
    <w:rsid w:val="00C83CE6"/>
    <w:rsid w:val="00C85E90"/>
    <w:rsid w:val="00C92587"/>
    <w:rsid w:val="00C92D75"/>
    <w:rsid w:val="00C95D3C"/>
    <w:rsid w:val="00C95EBC"/>
    <w:rsid w:val="00CA1227"/>
    <w:rsid w:val="00CA4B7A"/>
    <w:rsid w:val="00CA5246"/>
    <w:rsid w:val="00CA71D9"/>
    <w:rsid w:val="00CB0109"/>
    <w:rsid w:val="00CB2371"/>
    <w:rsid w:val="00CB30DF"/>
    <w:rsid w:val="00CB4F71"/>
    <w:rsid w:val="00CC02BB"/>
    <w:rsid w:val="00CC3134"/>
    <w:rsid w:val="00CD4607"/>
    <w:rsid w:val="00CE0341"/>
    <w:rsid w:val="00CE12F1"/>
    <w:rsid w:val="00CE2493"/>
    <w:rsid w:val="00CE2516"/>
    <w:rsid w:val="00CE3E20"/>
    <w:rsid w:val="00CE4CB5"/>
    <w:rsid w:val="00CE65E4"/>
    <w:rsid w:val="00CE72AC"/>
    <w:rsid w:val="00CF2DA2"/>
    <w:rsid w:val="00CF6AE9"/>
    <w:rsid w:val="00CF6BFE"/>
    <w:rsid w:val="00CF72D6"/>
    <w:rsid w:val="00D0074A"/>
    <w:rsid w:val="00D01721"/>
    <w:rsid w:val="00D02663"/>
    <w:rsid w:val="00D05244"/>
    <w:rsid w:val="00D142F4"/>
    <w:rsid w:val="00D15010"/>
    <w:rsid w:val="00D15C8B"/>
    <w:rsid w:val="00D16AEF"/>
    <w:rsid w:val="00D17116"/>
    <w:rsid w:val="00D301BA"/>
    <w:rsid w:val="00D31B12"/>
    <w:rsid w:val="00D326F1"/>
    <w:rsid w:val="00D3297D"/>
    <w:rsid w:val="00D3512E"/>
    <w:rsid w:val="00D3578D"/>
    <w:rsid w:val="00D36D3E"/>
    <w:rsid w:val="00D442D5"/>
    <w:rsid w:val="00D463BB"/>
    <w:rsid w:val="00D50533"/>
    <w:rsid w:val="00D523A3"/>
    <w:rsid w:val="00D52583"/>
    <w:rsid w:val="00D5280F"/>
    <w:rsid w:val="00D57C98"/>
    <w:rsid w:val="00D617D1"/>
    <w:rsid w:val="00D63DDF"/>
    <w:rsid w:val="00D66E25"/>
    <w:rsid w:val="00D7132A"/>
    <w:rsid w:val="00D71CF7"/>
    <w:rsid w:val="00D73ED9"/>
    <w:rsid w:val="00D75506"/>
    <w:rsid w:val="00D75D7F"/>
    <w:rsid w:val="00D77B3A"/>
    <w:rsid w:val="00D82A2F"/>
    <w:rsid w:val="00D850E9"/>
    <w:rsid w:val="00D93D69"/>
    <w:rsid w:val="00D94723"/>
    <w:rsid w:val="00DA0A2B"/>
    <w:rsid w:val="00DA0FFF"/>
    <w:rsid w:val="00DA250D"/>
    <w:rsid w:val="00DA298E"/>
    <w:rsid w:val="00DA5727"/>
    <w:rsid w:val="00DA6899"/>
    <w:rsid w:val="00DB3311"/>
    <w:rsid w:val="00DB46BD"/>
    <w:rsid w:val="00DB4F70"/>
    <w:rsid w:val="00DB7C96"/>
    <w:rsid w:val="00DC2AC2"/>
    <w:rsid w:val="00DD1C98"/>
    <w:rsid w:val="00DD2535"/>
    <w:rsid w:val="00DD301D"/>
    <w:rsid w:val="00DD40CF"/>
    <w:rsid w:val="00DD55BC"/>
    <w:rsid w:val="00DE1469"/>
    <w:rsid w:val="00DE1638"/>
    <w:rsid w:val="00DF06A8"/>
    <w:rsid w:val="00DF0736"/>
    <w:rsid w:val="00DF1061"/>
    <w:rsid w:val="00DF2675"/>
    <w:rsid w:val="00DF4501"/>
    <w:rsid w:val="00DF6592"/>
    <w:rsid w:val="00DF74C1"/>
    <w:rsid w:val="00E0273F"/>
    <w:rsid w:val="00E106F1"/>
    <w:rsid w:val="00E1127F"/>
    <w:rsid w:val="00E1152C"/>
    <w:rsid w:val="00E16113"/>
    <w:rsid w:val="00E174C3"/>
    <w:rsid w:val="00E20290"/>
    <w:rsid w:val="00E234DC"/>
    <w:rsid w:val="00E242D7"/>
    <w:rsid w:val="00E246DE"/>
    <w:rsid w:val="00E25850"/>
    <w:rsid w:val="00E26B02"/>
    <w:rsid w:val="00E30456"/>
    <w:rsid w:val="00E33595"/>
    <w:rsid w:val="00E3380E"/>
    <w:rsid w:val="00E34BF3"/>
    <w:rsid w:val="00E36B6F"/>
    <w:rsid w:val="00E371D4"/>
    <w:rsid w:val="00E46970"/>
    <w:rsid w:val="00E559DF"/>
    <w:rsid w:val="00E56678"/>
    <w:rsid w:val="00E57014"/>
    <w:rsid w:val="00E60F70"/>
    <w:rsid w:val="00E61B95"/>
    <w:rsid w:val="00E624F9"/>
    <w:rsid w:val="00E62B94"/>
    <w:rsid w:val="00E63DBC"/>
    <w:rsid w:val="00E658CE"/>
    <w:rsid w:val="00E659BA"/>
    <w:rsid w:val="00E6723F"/>
    <w:rsid w:val="00E7081D"/>
    <w:rsid w:val="00E730DB"/>
    <w:rsid w:val="00E7352E"/>
    <w:rsid w:val="00E76170"/>
    <w:rsid w:val="00E8189F"/>
    <w:rsid w:val="00E81E5C"/>
    <w:rsid w:val="00E82889"/>
    <w:rsid w:val="00E82BA4"/>
    <w:rsid w:val="00E86221"/>
    <w:rsid w:val="00E902C8"/>
    <w:rsid w:val="00E92595"/>
    <w:rsid w:val="00E9269F"/>
    <w:rsid w:val="00E9280A"/>
    <w:rsid w:val="00E937AB"/>
    <w:rsid w:val="00E93B3B"/>
    <w:rsid w:val="00E97CE1"/>
    <w:rsid w:val="00EA0FAE"/>
    <w:rsid w:val="00EA1085"/>
    <w:rsid w:val="00EA3114"/>
    <w:rsid w:val="00EA4B69"/>
    <w:rsid w:val="00EA65A9"/>
    <w:rsid w:val="00EB0302"/>
    <w:rsid w:val="00EB067A"/>
    <w:rsid w:val="00EB08A6"/>
    <w:rsid w:val="00EB4305"/>
    <w:rsid w:val="00EB5833"/>
    <w:rsid w:val="00EB5F22"/>
    <w:rsid w:val="00EB6CE0"/>
    <w:rsid w:val="00EC14C3"/>
    <w:rsid w:val="00EC4017"/>
    <w:rsid w:val="00EC66F7"/>
    <w:rsid w:val="00EC725A"/>
    <w:rsid w:val="00ED09FC"/>
    <w:rsid w:val="00ED0FF6"/>
    <w:rsid w:val="00ED2421"/>
    <w:rsid w:val="00ED611A"/>
    <w:rsid w:val="00ED73A6"/>
    <w:rsid w:val="00EE0976"/>
    <w:rsid w:val="00EE1F3C"/>
    <w:rsid w:val="00EE4A80"/>
    <w:rsid w:val="00EE5FC5"/>
    <w:rsid w:val="00EE6F67"/>
    <w:rsid w:val="00EF08EA"/>
    <w:rsid w:val="00EF398C"/>
    <w:rsid w:val="00EF4063"/>
    <w:rsid w:val="00F00D63"/>
    <w:rsid w:val="00F00E37"/>
    <w:rsid w:val="00F0189F"/>
    <w:rsid w:val="00F01FFA"/>
    <w:rsid w:val="00F02E43"/>
    <w:rsid w:val="00F05A9F"/>
    <w:rsid w:val="00F07547"/>
    <w:rsid w:val="00F122CB"/>
    <w:rsid w:val="00F1700B"/>
    <w:rsid w:val="00F22AD2"/>
    <w:rsid w:val="00F24B10"/>
    <w:rsid w:val="00F31BA6"/>
    <w:rsid w:val="00F3233B"/>
    <w:rsid w:val="00F34240"/>
    <w:rsid w:val="00F368AE"/>
    <w:rsid w:val="00F42E3B"/>
    <w:rsid w:val="00F43CED"/>
    <w:rsid w:val="00F43FF0"/>
    <w:rsid w:val="00F440D2"/>
    <w:rsid w:val="00F47A7C"/>
    <w:rsid w:val="00F508B7"/>
    <w:rsid w:val="00F50F80"/>
    <w:rsid w:val="00F5208A"/>
    <w:rsid w:val="00F5351B"/>
    <w:rsid w:val="00F564FE"/>
    <w:rsid w:val="00F604C5"/>
    <w:rsid w:val="00F62207"/>
    <w:rsid w:val="00F641AB"/>
    <w:rsid w:val="00F648A0"/>
    <w:rsid w:val="00F66067"/>
    <w:rsid w:val="00F670DA"/>
    <w:rsid w:val="00F71E00"/>
    <w:rsid w:val="00F76307"/>
    <w:rsid w:val="00F76901"/>
    <w:rsid w:val="00F81760"/>
    <w:rsid w:val="00F86E5E"/>
    <w:rsid w:val="00F87034"/>
    <w:rsid w:val="00F8772A"/>
    <w:rsid w:val="00F91EE1"/>
    <w:rsid w:val="00FA02A3"/>
    <w:rsid w:val="00FA0FCE"/>
    <w:rsid w:val="00FA51B9"/>
    <w:rsid w:val="00FA6E81"/>
    <w:rsid w:val="00FA7084"/>
    <w:rsid w:val="00FA7DEF"/>
    <w:rsid w:val="00FB0D24"/>
    <w:rsid w:val="00FB5B6F"/>
    <w:rsid w:val="00FC1157"/>
    <w:rsid w:val="00FC3236"/>
    <w:rsid w:val="00FC3D05"/>
    <w:rsid w:val="00FC5B0F"/>
    <w:rsid w:val="00FD1941"/>
    <w:rsid w:val="00FD1D9B"/>
    <w:rsid w:val="00FE003D"/>
    <w:rsid w:val="00FE18AF"/>
    <w:rsid w:val="00FE27E5"/>
    <w:rsid w:val="00FE7572"/>
    <w:rsid w:val="00FF013E"/>
    <w:rsid w:val="00FF2CA9"/>
    <w:rsid w:val="024912E2"/>
    <w:rsid w:val="05EA4B8A"/>
    <w:rsid w:val="0BAA09FA"/>
    <w:rsid w:val="17411FE3"/>
    <w:rsid w:val="1C0F4EF3"/>
    <w:rsid w:val="1DEC1F94"/>
    <w:rsid w:val="26247A14"/>
    <w:rsid w:val="26C54B2C"/>
    <w:rsid w:val="313763B8"/>
    <w:rsid w:val="3DED1F5F"/>
    <w:rsid w:val="47795530"/>
    <w:rsid w:val="526F21C3"/>
    <w:rsid w:val="56CD51B3"/>
    <w:rsid w:val="5B8C0379"/>
    <w:rsid w:val="7869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Georgia" w:hAnsi="Georgia" w:eastAsia="宋体" w:cstheme="minorBidi"/>
      <w:kern w:val="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5"/>
    <w:semiHidden/>
    <w:unhideWhenUsed/>
    <w:qFormat/>
    <w:uiPriority w:val="0"/>
    <w:pPr>
      <w:keepNext/>
      <w:keepLines/>
      <w:widowControl w:val="0"/>
      <w:spacing w:before="260" w:after="260" w:line="415" w:lineRule="auto"/>
      <w:jc w:val="both"/>
      <w:outlineLvl w:val="1"/>
    </w:pPr>
    <w:rPr>
      <w:rFonts w:ascii="Arial" w:hAnsi="Arial" w:eastAsia="黑体" w:cs="Times New Roman"/>
      <w:b/>
      <w:bCs/>
      <w:kern w:val="2"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51"/>
    <w:semiHidden/>
    <w:unhideWhenUsed/>
    <w:qFormat/>
    <w:uiPriority w:val="99"/>
  </w:style>
  <w:style w:type="paragraph" w:styleId="5">
    <w:name w:val="toc 3"/>
    <w:basedOn w:val="1"/>
    <w:next w:val="1"/>
    <w:autoRedefine/>
    <w:qFormat/>
    <w:uiPriority w:val="39"/>
    <w:pPr>
      <w:widowControl w:val="0"/>
      <w:tabs>
        <w:tab w:val="right" w:leader="dot" w:pos="9241"/>
      </w:tabs>
      <w:spacing w:after="0" w:line="240" w:lineRule="auto"/>
      <w:ind w:firstLine="100" w:firstLineChars="100"/>
    </w:pPr>
    <w:rPr>
      <w:rFonts w:ascii="宋体" w:hAnsi="Times New Roman" w:cs="Times New Roman"/>
      <w:kern w:val="2"/>
      <w:sz w:val="21"/>
      <w:szCs w:val="21"/>
    </w:rPr>
  </w:style>
  <w:style w:type="paragraph" w:styleId="6">
    <w:name w:val="Balloon Text"/>
    <w:basedOn w:val="1"/>
    <w:link w:val="30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7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8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39"/>
    <w:pPr>
      <w:widowControl w:val="0"/>
      <w:tabs>
        <w:tab w:val="right" w:leader="dot" w:pos="9242"/>
      </w:tabs>
      <w:spacing w:after="0" w:line="560" w:lineRule="exact"/>
      <w:jc w:val="center"/>
    </w:pPr>
    <w:rPr>
      <w:rFonts w:ascii="宋体" w:hAnsi="Times New Roman" w:cs="Times New Roman"/>
      <w:b/>
      <w:kern w:val="2"/>
      <w:sz w:val="44"/>
      <w:szCs w:val="44"/>
    </w:rPr>
  </w:style>
  <w:style w:type="paragraph" w:styleId="10">
    <w:name w:val="Subtitle"/>
    <w:basedOn w:val="1"/>
    <w:next w:val="1"/>
    <w:link w:val="50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/>
      <w:b/>
      <w:bCs/>
      <w:kern w:val="28"/>
      <w:sz w:val="32"/>
      <w:szCs w:val="32"/>
    </w:rPr>
  </w:style>
  <w:style w:type="paragraph" w:styleId="11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cs="Times New Roman" w:asciiTheme="minorHAnsi" w:hAnsiTheme="minorHAnsi" w:eastAsiaTheme="minorEastAsia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13">
    <w:name w:val="annotation subject"/>
    <w:basedOn w:val="4"/>
    <w:next w:val="4"/>
    <w:link w:val="52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Emphasis"/>
    <w:basedOn w:val="16"/>
    <w:qFormat/>
    <w:uiPriority w:val="20"/>
    <w:rPr>
      <w:i/>
      <w:iCs/>
    </w:rPr>
  </w:style>
  <w:style w:type="character" w:styleId="20">
    <w:name w:val="Hyperlink"/>
    <w:basedOn w:val="16"/>
    <w:unhideWhenUsed/>
    <w:qFormat/>
    <w:uiPriority w:val="99"/>
    <w:rPr>
      <w:color w:val="0000FF"/>
      <w:u w:val="single"/>
    </w:rPr>
  </w:style>
  <w:style w:type="character" w:styleId="21">
    <w:name w:val="annotation reference"/>
    <w:basedOn w:val="16"/>
    <w:semiHidden/>
    <w:unhideWhenUsed/>
    <w:qFormat/>
    <w:uiPriority w:val="99"/>
    <w:rPr>
      <w:sz w:val="21"/>
      <w:szCs w:val="21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eastAsia="仿宋_GB2312" w:cs="仿宋_GB2312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24">
    <w:name w:val="页眉 字符"/>
    <w:basedOn w:val="16"/>
    <w:link w:val="8"/>
    <w:qFormat/>
    <w:uiPriority w:val="99"/>
    <w:rPr>
      <w:rFonts w:ascii="Georgia" w:hAnsi="Georgia" w:eastAsia="宋体"/>
      <w:kern w:val="0"/>
      <w:sz w:val="18"/>
      <w:szCs w:val="18"/>
    </w:rPr>
  </w:style>
  <w:style w:type="character" w:customStyle="1" w:styleId="25">
    <w:name w:val="页脚 字符"/>
    <w:basedOn w:val="16"/>
    <w:link w:val="7"/>
    <w:qFormat/>
    <w:uiPriority w:val="99"/>
    <w:rPr>
      <w:rFonts w:ascii="Georgia" w:hAnsi="Georgia" w:eastAsia="宋体"/>
      <w:kern w:val="0"/>
      <w:sz w:val="18"/>
      <w:szCs w:val="18"/>
    </w:rPr>
  </w:style>
  <w:style w:type="character" w:customStyle="1" w:styleId="26">
    <w:name w:val="fontstyle01"/>
    <w:basedOn w:val="16"/>
    <w:qFormat/>
    <w:uiPriority w:val="0"/>
    <w:rPr>
      <w:rFonts w:hint="default" w:ascii="MicrosoftYaHei-Bold" w:hAnsi="MicrosoftYaHei-Bold"/>
      <w:b/>
      <w:bCs/>
      <w:color w:val="FFFFFF"/>
      <w:sz w:val="32"/>
      <w:szCs w:val="32"/>
    </w:rPr>
  </w:style>
  <w:style w:type="character" w:customStyle="1" w:styleId="27">
    <w:name w:val="fontstyle21"/>
    <w:basedOn w:val="16"/>
    <w:qFormat/>
    <w:uiPriority w:val="0"/>
    <w:rPr>
      <w:rFonts w:hint="eastAsia" w:ascii="华文楷体" w:hAnsi="华文楷体" w:eastAsia="华文楷体"/>
      <w:color w:val="000000"/>
      <w:sz w:val="28"/>
      <w:szCs w:val="28"/>
    </w:rPr>
  </w:style>
  <w:style w:type="paragraph" w:customStyle="1" w:styleId="28">
    <w:name w:val="规章制度"/>
    <w:basedOn w:val="1"/>
    <w:link w:val="29"/>
    <w:qFormat/>
    <w:uiPriority w:val="0"/>
    <w:pPr>
      <w:widowControl w:val="0"/>
      <w:numPr>
        <w:ilvl w:val="0"/>
        <w:numId w:val="1"/>
      </w:numPr>
      <w:snapToGrid w:val="0"/>
      <w:spacing w:after="0" w:line="560" w:lineRule="exact"/>
      <w:jc w:val="both"/>
      <w:outlineLvl w:val="0"/>
    </w:pPr>
    <w:rPr>
      <w:rFonts w:ascii="仿宋_GB2312" w:hAnsi="华文楷体" w:eastAsia="仿宋_GB2312" w:cs="Times New Roman"/>
      <w:kern w:val="2"/>
      <w:sz w:val="32"/>
      <w:szCs w:val="32"/>
    </w:rPr>
  </w:style>
  <w:style w:type="character" w:customStyle="1" w:styleId="29">
    <w:name w:val="规章制度 Char"/>
    <w:basedOn w:val="16"/>
    <w:link w:val="28"/>
    <w:qFormat/>
    <w:uiPriority w:val="0"/>
    <w:rPr>
      <w:rFonts w:ascii="仿宋_GB2312" w:hAnsi="华文楷体" w:eastAsia="仿宋_GB2312" w:cs="Times New Roman"/>
      <w:sz w:val="32"/>
      <w:szCs w:val="32"/>
    </w:rPr>
  </w:style>
  <w:style w:type="character" w:customStyle="1" w:styleId="30">
    <w:name w:val="批注框文本 字符"/>
    <w:basedOn w:val="16"/>
    <w:link w:val="6"/>
    <w:semiHidden/>
    <w:qFormat/>
    <w:uiPriority w:val="99"/>
    <w:rPr>
      <w:rFonts w:ascii="Georgia" w:hAnsi="Georgia" w:eastAsia="宋体"/>
      <w:kern w:val="0"/>
      <w:sz w:val="18"/>
      <w:szCs w:val="18"/>
    </w:rPr>
  </w:style>
  <w:style w:type="paragraph" w:customStyle="1" w:styleId="31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kern w:val="0"/>
      <w:sz w:val="52"/>
      <w:szCs w:val="20"/>
      <w:lang w:val="en-US" w:eastAsia="zh-CN" w:bidi="ar-SA"/>
    </w:rPr>
  </w:style>
  <w:style w:type="paragraph" w:customStyle="1" w:styleId="32">
    <w:name w:val="段"/>
    <w:link w:val="33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33">
    <w:name w:val="段 Char"/>
    <w:basedOn w:val="16"/>
    <w:link w:val="32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34">
    <w:name w:val="目次、标准名称标题"/>
    <w:basedOn w:val="1"/>
    <w:next w:val="32"/>
    <w:qFormat/>
    <w:uiPriority w:val="0"/>
    <w:pPr>
      <w:keepNext/>
      <w:pageBreakBefore/>
      <w:shd w:val="clear" w:color="FFFFFF" w:fill="FFFFFF"/>
      <w:spacing w:before="640" w:after="560" w:line="460" w:lineRule="exact"/>
      <w:jc w:val="center"/>
      <w:outlineLvl w:val="0"/>
    </w:pPr>
    <w:rPr>
      <w:rFonts w:ascii="黑体" w:hAnsi="Times New Roman" w:eastAsia="黑体" w:cs="Times New Roman"/>
      <w:sz w:val="32"/>
      <w:szCs w:val="20"/>
    </w:rPr>
  </w:style>
  <w:style w:type="paragraph" w:customStyle="1" w:styleId="35">
    <w:name w:val="一级条标题"/>
    <w:next w:val="32"/>
    <w:qFormat/>
    <w:uiPriority w:val="0"/>
    <w:pPr>
      <w:numPr>
        <w:ilvl w:val="1"/>
        <w:numId w:val="2"/>
      </w:numPr>
      <w:spacing w:beforeLines="50" w:afterLines="50"/>
      <w:outlineLvl w:val="2"/>
    </w:pPr>
    <w:rPr>
      <w:rFonts w:ascii="黑体" w:hAnsi="Times New Roman" w:eastAsia="黑体" w:cs="Times New Roman"/>
      <w:kern w:val="0"/>
      <w:sz w:val="21"/>
      <w:szCs w:val="21"/>
      <w:lang w:val="en-US" w:eastAsia="zh-CN" w:bidi="ar-SA"/>
    </w:rPr>
  </w:style>
  <w:style w:type="paragraph" w:customStyle="1" w:styleId="36">
    <w:name w:val="章标题"/>
    <w:next w:val="32"/>
    <w:qFormat/>
    <w:uiPriority w:val="0"/>
    <w:pPr>
      <w:numPr>
        <w:ilvl w:val="0"/>
        <w:numId w:val="2"/>
      </w:numPr>
      <w:spacing w:beforeLines="100" w:afterLines="100"/>
      <w:jc w:val="both"/>
      <w:outlineLvl w:val="1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37">
    <w:name w:val="二级条标题"/>
    <w:basedOn w:val="35"/>
    <w:next w:val="32"/>
    <w:qFormat/>
    <w:uiPriority w:val="0"/>
    <w:pPr>
      <w:numPr>
        <w:ilvl w:val="2"/>
      </w:numPr>
      <w:spacing w:before="50" w:after="50"/>
      <w:outlineLvl w:val="3"/>
    </w:pPr>
  </w:style>
  <w:style w:type="paragraph" w:customStyle="1" w:styleId="38">
    <w:name w:val="列项——（一级）"/>
    <w:qFormat/>
    <w:uiPriority w:val="0"/>
    <w:pPr>
      <w:widowControl w:val="0"/>
      <w:numPr>
        <w:ilvl w:val="0"/>
        <w:numId w:val="3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39">
    <w:name w:val="列项●（二级）"/>
    <w:qFormat/>
    <w:uiPriority w:val="0"/>
    <w:pPr>
      <w:numPr>
        <w:ilvl w:val="1"/>
        <w:numId w:val="3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40">
    <w:name w:val="三级条标题"/>
    <w:basedOn w:val="37"/>
    <w:next w:val="32"/>
    <w:qFormat/>
    <w:uiPriority w:val="0"/>
    <w:pPr>
      <w:numPr>
        <w:ilvl w:val="3"/>
      </w:numPr>
      <w:outlineLvl w:val="4"/>
    </w:pPr>
  </w:style>
  <w:style w:type="paragraph" w:customStyle="1" w:styleId="41">
    <w:name w:val="四级条标题"/>
    <w:basedOn w:val="40"/>
    <w:next w:val="32"/>
    <w:qFormat/>
    <w:uiPriority w:val="0"/>
    <w:pPr>
      <w:numPr>
        <w:ilvl w:val="4"/>
      </w:numPr>
      <w:outlineLvl w:val="5"/>
    </w:pPr>
  </w:style>
  <w:style w:type="paragraph" w:customStyle="1" w:styleId="42">
    <w:name w:val="五级条标题"/>
    <w:basedOn w:val="41"/>
    <w:next w:val="32"/>
    <w:qFormat/>
    <w:uiPriority w:val="0"/>
    <w:pPr>
      <w:numPr>
        <w:ilvl w:val="5"/>
      </w:numPr>
      <w:outlineLvl w:val="6"/>
    </w:pPr>
  </w:style>
  <w:style w:type="paragraph" w:customStyle="1" w:styleId="43">
    <w:name w:val="列项◆（三级）"/>
    <w:basedOn w:val="1"/>
    <w:qFormat/>
    <w:uiPriority w:val="0"/>
    <w:pPr>
      <w:widowControl w:val="0"/>
      <w:numPr>
        <w:ilvl w:val="2"/>
        <w:numId w:val="3"/>
      </w:numPr>
      <w:spacing w:after="0" w:line="240" w:lineRule="auto"/>
      <w:jc w:val="both"/>
    </w:pPr>
    <w:rPr>
      <w:rFonts w:ascii="宋体" w:hAnsi="Times New Roman" w:cs="Times New Roman"/>
      <w:kern w:val="2"/>
      <w:sz w:val="21"/>
      <w:szCs w:val="21"/>
    </w:rPr>
  </w:style>
  <w:style w:type="paragraph" w:customStyle="1" w:styleId="44">
    <w:name w:val="一级无"/>
    <w:basedOn w:val="35"/>
    <w:qFormat/>
    <w:uiPriority w:val="0"/>
    <w:pPr>
      <w:spacing w:beforeLines="0" w:afterLines="0"/>
    </w:pPr>
    <w:rPr>
      <w:rFonts w:ascii="宋体" w:eastAsia="宋体"/>
    </w:rPr>
  </w:style>
  <w:style w:type="character" w:customStyle="1" w:styleId="45">
    <w:name w:val="标题 2 字符"/>
    <w:basedOn w:val="16"/>
    <w:link w:val="3"/>
    <w:semiHidden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46">
    <w:name w:val="条文"/>
    <w:basedOn w:val="28"/>
    <w:link w:val="47"/>
    <w:qFormat/>
    <w:uiPriority w:val="0"/>
    <w:pPr>
      <w:numPr>
        <w:numId w:val="0"/>
      </w:numPr>
      <w:ind w:firstLine="640" w:firstLineChars="200"/>
    </w:pPr>
  </w:style>
  <w:style w:type="character" w:customStyle="1" w:styleId="47">
    <w:name w:val="条文 Char"/>
    <w:basedOn w:val="29"/>
    <w:link w:val="46"/>
    <w:qFormat/>
    <w:uiPriority w:val="0"/>
    <w:rPr>
      <w:rFonts w:ascii="仿宋_GB2312" w:hAnsi="华文楷体" w:eastAsia="仿宋_GB2312" w:cs="Times New Roman"/>
      <w:sz w:val="32"/>
      <w:szCs w:val="32"/>
    </w:rPr>
  </w:style>
  <w:style w:type="character" w:customStyle="1" w:styleId="48">
    <w:name w:val="标题 1 字符"/>
    <w:basedOn w:val="16"/>
    <w:link w:val="2"/>
    <w:qFormat/>
    <w:uiPriority w:val="9"/>
    <w:rPr>
      <w:rFonts w:ascii="Georgia" w:hAnsi="Georgia" w:eastAsia="宋体"/>
      <w:b/>
      <w:bCs/>
      <w:kern w:val="44"/>
      <w:sz w:val="44"/>
      <w:szCs w:val="44"/>
    </w:rPr>
  </w:style>
  <w:style w:type="paragraph" w:customStyle="1" w:styleId="49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50">
    <w:name w:val="副标题 字符"/>
    <w:basedOn w:val="16"/>
    <w:link w:val="10"/>
    <w:qFormat/>
    <w:uiPriority w:val="11"/>
    <w:rPr>
      <w:b/>
      <w:bCs/>
      <w:kern w:val="28"/>
      <w:sz w:val="32"/>
      <w:szCs w:val="32"/>
    </w:rPr>
  </w:style>
  <w:style w:type="character" w:customStyle="1" w:styleId="51">
    <w:name w:val="批注文字 字符"/>
    <w:basedOn w:val="16"/>
    <w:link w:val="4"/>
    <w:semiHidden/>
    <w:qFormat/>
    <w:uiPriority w:val="99"/>
    <w:rPr>
      <w:rFonts w:ascii="Georgia" w:hAnsi="Georgia" w:eastAsia="宋体"/>
      <w:kern w:val="0"/>
      <w:sz w:val="22"/>
    </w:rPr>
  </w:style>
  <w:style w:type="character" w:customStyle="1" w:styleId="52">
    <w:name w:val="批注主题 字符"/>
    <w:basedOn w:val="51"/>
    <w:link w:val="13"/>
    <w:semiHidden/>
    <w:qFormat/>
    <w:uiPriority w:val="99"/>
    <w:rPr>
      <w:rFonts w:ascii="Georgia" w:hAnsi="Georgia" w:eastAsia="宋体"/>
      <w:b/>
      <w:bCs/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9E2B8-5BF5-4467-8583-52FE9832F6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2834</Words>
  <Characters>3235</Characters>
  <Lines>15</Lines>
  <Paragraphs>4</Paragraphs>
  <TotalTime>5</TotalTime>
  <ScaleCrop>false</ScaleCrop>
  <LinksUpToDate>false</LinksUpToDate>
  <CharactersWithSpaces>3247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2023-06-27T13:44:00Z</dcterms:created>
  <dc:creator>Jiao Peng 焦鹏</dc:creator>
  <cp:lastModifiedBy>咨询组</cp:lastModifiedBy>
  <cp:lastPrinted>2022-12-28T03:00:00Z</cp:lastPrinted>
  <dcterms:modified xsi:type="dcterms:W3CDTF">2026-07-21T13:14:55Z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eyJoZGlkIjoiNTczMjFkOTg2NmFkODFlN2M4Y2NiYTU4NmY3NjZkYWMiLCJ1c2VySWQiOiIzMjk4MjQ5NDkifQ==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3F3428E90C7B45828C6FFB6C54D9F280_12</vt:lpwstr>
  </property>
</Properties>
</file>
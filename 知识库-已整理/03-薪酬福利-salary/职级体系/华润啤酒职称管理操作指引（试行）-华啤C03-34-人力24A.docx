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DA0367">
      <w:pPr>
        <w:spacing w:after="0" w:line="240" w:lineRule="auto"/>
        <w:jc w:val="center"/>
        <w:rPr>
          <w:del w:id="0" w:author="咨询组" w:date="2026-01-14T14:41:12Z"/>
          <w:rFonts w:ascii="华文中宋" w:hAnsi="华文中宋" w:eastAsia="华文中宋"/>
          <w:color w:val="000000" w:themeColor="text1"/>
          <w:sz w:val="24"/>
          <w14:textFill>
            <w14:solidFill>
              <w14:schemeClr w14:val="tx1"/>
            </w14:solidFill>
          </w14:textFill>
        </w:rPr>
      </w:pPr>
    </w:p>
    <w:p w14:paraId="4C7B9EFB">
      <w:pPr>
        <w:spacing w:after="0" w:line="240" w:lineRule="auto"/>
        <w:jc w:val="center"/>
        <w:rPr>
          <w:del w:id="1" w:author="咨询组" w:date="2026-01-14T14:41:00Z"/>
          <w:rFonts w:ascii="华文中宋" w:hAnsi="华文中宋" w:eastAsia="华文中宋"/>
          <w:color w:val="000000" w:themeColor="text1"/>
          <w:sz w:val="24"/>
          <w14:textFill>
            <w14:solidFill>
              <w14:schemeClr w14:val="tx1"/>
            </w14:solidFill>
          </w14:textFill>
        </w:rPr>
      </w:pPr>
      <w:del w:id="2" w:author="咨询组" w:date="2026-01-14T14:41:00Z">
        <w:r>
          <w:rPr>
            <w:rFonts w:hint="eastAsia" w:ascii="华文中宋" w:hAnsi="华文中宋" w:eastAsia="华文中宋"/>
            <w:color w:val="000000" w:themeColor="text1"/>
            <w:sz w:val="24"/>
            <w14:textFill>
              <w14:solidFill>
                <w14:schemeClr w14:val="tx1"/>
              </w14:solidFill>
            </w14:textFill>
          </w:rPr>
          <w:delText>华润啤酒制度信息表</w:delText>
        </w:r>
      </w:del>
    </w:p>
    <w:p w14:paraId="5F3B74BF">
      <w:pPr>
        <w:spacing w:after="0" w:line="240" w:lineRule="auto"/>
        <w:rPr>
          <w:del w:id="3" w:author="咨询组" w:date="2026-01-14T14:41:00Z"/>
          <w:color w:val="000000" w:themeColor="text1"/>
          <w:sz w:val="21"/>
          <w14:textFill>
            <w14:solidFill>
              <w14:schemeClr w14:val="tx1"/>
            </w14:solidFill>
          </w14:textFill>
        </w:rPr>
      </w:pPr>
      <w:del w:id="4" w:author="咨询组" w:date="2026-01-14T14:41:00Z">
        <w:r>
          <w:rPr>
            <w:rFonts w:hint="eastAsia"/>
            <w:color w:val="000000" w:themeColor="text1"/>
            <w:sz w:val="21"/>
            <w14:textFill>
              <w14:solidFill>
                <w14:schemeClr w14:val="tx1"/>
              </w14:solidFill>
            </w14:textFill>
          </w:rPr>
          <w:delText>制度基本信息</w:delText>
        </w:r>
      </w:del>
    </w:p>
    <w:p w14:paraId="34D4E0C5">
      <w:pPr>
        <w:pStyle w:val="31"/>
        <w:framePr w:w="0" w:hRule="auto" w:wrap="auto" w:vAnchor="margin" w:hAnchor="text" w:xAlign="left" w:yAlign="inline"/>
        <w:spacing w:line="400" w:lineRule="exact"/>
        <w:rPr>
          <w:del w:id="5" w:author="咨询组" w:date="2026-01-14T14:41:00Z"/>
          <w:color w:val="000000" w:themeColor="text1"/>
          <w14:textFill>
            <w14:solidFill>
              <w14:schemeClr w14:val="tx1"/>
            </w14:solidFill>
          </w14:textFill>
        </w:rPr>
      </w:pPr>
      <w:del w:id="6" w:author="咨询组" w:date="2026-01-14T14:41:00Z">
        <w:r>
          <w:rPr>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8" name="直接连接符 8"/>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59264;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UGyV/2AAAAAgBAAAPAAAAAAAAAAEAIAAAACIAAABkcnMvZG93bnJl&#10;di54bWxQSwECFAAUAAAACACHTuJAzJKP5/0BAADeAwAADgAAAAAAAAABACAAAAAnAQAAZHJzL2Uy&#10;b0RvYy54bWxQSwUGAAAAAAYABgBZAQAAlgUAAAAA&#10;">
                  <v:fill on="f" focussize="0,0"/>
                  <v:stroke weight="4.5pt" color="#767171 [1614]" miterlimit="8" joinstyle="miter"/>
                  <v:imagedata o:title=""/>
                  <o:lock v:ext="edit" aspectratio="f"/>
                </v:line>
              </w:pict>
            </mc:Fallback>
          </mc:AlternateContent>
        </w:r>
      </w:del>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45CC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8" w:author="咨询组" w:date="2026-01-14T14:41:00Z"/>
        </w:trPr>
        <w:tc>
          <w:tcPr>
            <w:tcW w:w="1696" w:type="dxa"/>
            <w:shd w:val="clear" w:color="auto" w:fill="D0CECE" w:themeFill="background2" w:themeFillShade="E6"/>
            <w:vAlign w:val="center"/>
          </w:tcPr>
          <w:p w14:paraId="32737223">
            <w:pPr>
              <w:pStyle w:val="12"/>
              <w:spacing w:before="0" w:beforeAutospacing="0" w:after="0" w:afterAutospacing="0"/>
              <w:jc w:val="center"/>
              <w:rPr>
                <w:del w:id="9" w:author="咨询组" w:date="2026-01-14T14:41:00Z"/>
                <w:rFonts w:hAnsi="Times New Roman" w:cs="Times New Roman"/>
                <w:color w:val="000000" w:themeColor="text1"/>
                <w:sz w:val="21"/>
                <w:szCs w:val="21"/>
                <w14:textFill>
                  <w14:solidFill>
                    <w14:schemeClr w14:val="tx1"/>
                  </w14:solidFill>
                </w14:textFill>
              </w:rPr>
            </w:pPr>
            <w:del w:id="10" w:author="咨询组" w:date="2026-01-14T14:41:00Z">
              <w:r>
                <w:rPr>
                  <w:rFonts w:hint="eastAsia" w:hAnsi="Times New Roman" w:cs="Times New Roman"/>
                  <w:color w:val="000000" w:themeColor="text1"/>
                  <w:sz w:val="21"/>
                  <w:szCs w:val="21"/>
                  <w14:textFill>
                    <w14:solidFill>
                      <w14:schemeClr w14:val="tx1"/>
                    </w14:solidFill>
                  </w14:textFill>
                </w:rPr>
                <w:delText>制度名称</w:delText>
              </w:r>
            </w:del>
          </w:p>
        </w:tc>
        <w:tc>
          <w:tcPr>
            <w:tcW w:w="6600" w:type="dxa"/>
            <w:vAlign w:val="center"/>
          </w:tcPr>
          <w:p w14:paraId="22EBE8D5">
            <w:pPr>
              <w:pStyle w:val="12"/>
              <w:spacing w:before="0" w:beforeAutospacing="0" w:after="0" w:afterAutospacing="0"/>
              <w:rPr>
                <w:del w:id="11" w:author="咨询组" w:date="2026-01-14T14:41:00Z"/>
                <w:rFonts w:hAnsi="Times New Roman" w:cs="Times New Roman"/>
                <w:color w:val="000000" w:themeColor="text1"/>
                <w:sz w:val="21"/>
                <w:szCs w:val="21"/>
                <w14:textFill>
                  <w14:solidFill>
                    <w14:schemeClr w14:val="tx1"/>
                  </w14:solidFill>
                </w14:textFill>
              </w:rPr>
            </w:pPr>
            <w:del w:id="12" w:author="咨询组" w:date="2026-01-14T14:41:00Z">
              <w:r>
                <w:rPr>
                  <w:rFonts w:hint="eastAsia"/>
                  <w:color w:val="000000" w:themeColor="text1"/>
                  <w:sz w:val="21"/>
                  <w:szCs w:val="21"/>
                  <w14:textFill>
                    <w14:solidFill>
                      <w14:schemeClr w14:val="tx1"/>
                    </w14:solidFill>
                  </w14:textFill>
                </w:rPr>
                <w:delText>华润啤酒职称管理操作指引（试行）</w:delText>
              </w:r>
            </w:del>
          </w:p>
        </w:tc>
      </w:tr>
      <w:tr w14:paraId="06BF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13" w:author="咨询组" w:date="2026-01-14T14:41:00Z"/>
        </w:trPr>
        <w:tc>
          <w:tcPr>
            <w:tcW w:w="1696" w:type="dxa"/>
            <w:shd w:val="clear" w:color="auto" w:fill="D0CECE" w:themeFill="background2" w:themeFillShade="E6"/>
            <w:vAlign w:val="center"/>
          </w:tcPr>
          <w:p w14:paraId="085E27C8">
            <w:pPr>
              <w:pStyle w:val="12"/>
              <w:spacing w:before="0" w:beforeAutospacing="0" w:after="0" w:afterAutospacing="0"/>
              <w:jc w:val="center"/>
              <w:rPr>
                <w:del w:id="14" w:author="咨询组" w:date="2026-01-14T14:41:00Z"/>
                <w:rFonts w:hAnsi="Times New Roman" w:cs="Times New Roman"/>
                <w:color w:val="000000" w:themeColor="text1"/>
                <w:sz w:val="21"/>
                <w:szCs w:val="21"/>
                <w14:textFill>
                  <w14:solidFill>
                    <w14:schemeClr w14:val="tx1"/>
                  </w14:solidFill>
                </w14:textFill>
              </w:rPr>
            </w:pPr>
            <w:del w:id="15" w:author="咨询组" w:date="2026-01-14T14:41:00Z">
              <w:r>
                <w:rPr>
                  <w:rFonts w:hint="eastAsia" w:hAnsi="Times New Roman" w:cs="Times New Roman"/>
                  <w:color w:val="000000" w:themeColor="text1"/>
                  <w:sz w:val="21"/>
                  <w:szCs w:val="21"/>
                  <w14:textFill>
                    <w14:solidFill>
                      <w14:schemeClr w14:val="tx1"/>
                    </w14:solidFill>
                  </w14:textFill>
                </w:rPr>
                <w:delText>制度级别</w:delText>
              </w:r>
            </w:del>
          </w:p>
        </w:tc>
        <w:tc>
          <w:tcPr>
            <w:tcW w:w="6600" w:type="dxa"/>
            <w:vAlign w:val="center"/>
          </w:tcPr>
          <w:p w14:paraId="5897258D">
            <w:pPr>
              <w:pStyle w:val="12"/>
              <w:spacing w:before="0" w:beforeAutospacing="0" w:after="0" w:afterAutospacing="0"/>
              <w:rPr>
                <w:del w:id="16" w:author="咨询组" w:date="2026-01-14T14:41:00Z"/>
                <w:color w:val="000000" w:themeColor="text1"/>
                <w:sz w:val="21"/>
                <w:szCs w:val="21"/>
                <w14:textFill>
                  <w14:solidFill>
                    <w14:schemeClr w14:val="tx1"/>
                  </w14:solidFill>
                </w14:textFill>
              </w:rPr>
            </w:pPr>
            <w:del w:id="17" w:author="咨询组" w:date="2026-01-14T14:41:00Z">
              <w:r>
                <w:rPr>
                  <w:rFonts w:hint="eastAsia"/>
                  <w:color w:val="000000" w:themeColor="text1"/>
                  <w:sz w:val="21"/>
                  <w:szCs w:val="21"/>
                  <w14:textFill>
                    <w14:solidFill>
                      <w14:schemeClr w14:val="tx1"/>
                    </w14:solidFill>
                  </w14:textFill>
                </w:rPr>
                <w:delText>操作指引（三级制度）</w:delText>
              </w:r>
            </w:del>
          </w:p>
        </w:tc>
      </w:tr>
      <w:tr w14:paraId="377ED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18" w:author="咨询组" w:date="2026-01-14T14:41:00Z"/>
        </w:trPr>
        <w:tc>
          <w:tcPr>
            <w:tcW w:w="1696" w:type="dxa"/>
            <w:shd w:val="clear" w:color="auto" w:fill="D0CECE" w:themeFill="background2" w:themeFillShade="E6"/>
            <w:vAlign w:val="center"/>
          </w:tcPr>
          <w:p w14:paraId="16FA00E3">
            <w:pPr>
              <w:pStyle w:val="12"/>
              <w:spacing w:before="0" w:beforeAutospacing="0" w:after="0" w:afterAutospacing="0"/>
              <w:jc w:val="center"/>
              <w:rPr>
                <w:del w:id="19" w:author="咨询组" w:date="2026-01-14T14:41:00Z"/>
                <w:rFonts w:hAnsi="Times New Roman" w:cs="Times New Roman"/>
                <w:color w:val="000000" w:themeColor="text1"/>
                <w:sz w:val="21"/>
                <w:szCs w:val="21"/>
                <w14:textFill>
                  <w14:solidFill>
                    <w14:schemeClr w14:val="tx1"/>
                  </w14:solidFill>
                </w14:textFill>
              </w:rPr>
            </w:pPr>
            <w:del w:id="20" w:author="咨询组" w:date="2026-01-14T14:41:00Z">
              <w:r>
                <w:rPr>
                  <w:rFonts w:hint="eastAsia" w:hAnsi="Times New Roman" w:cs="Times New Roman"/>
                  <w:color w:val="000000" w:themeColor="text1"/>
                  <w:sz w:val="21"/>
                  <w:szCs w:val="21"/>
                  <w14:textFill>
                    <w14:solidFill>
                      <w14:schemeClr w14:val="tx1"/>
                    </w14:solidFill>
                  </w14:textFill>
                </w:rPr>
                <w:delText>制度编号</w:delText>
              </w:r>
            </w:del>
          </w:p>
        </w:tc>
        <w:tc>
          <w:tcPr>
            <w:tcW w:w="6600" w:type="dxa"/>
            <w:vAlign w:val="center"/>
          </w:tcPr>
          <w:p w14:paraId="70DE4D91">
            <w:pPr>
              <w:pStyle w:val="12"/>
              <w:spacing w:before="0" w:beforeAutospacing="0" w:after="0" w:afterAutospacing="0"/>
              <w:rPr>
                <w:del w:id="21" w:author="咨询组" w:date="2026-01-14T14:41:00Z"/>
                <w:rFonts w:hAnsi="Times New Roman" w:cs="Times New Roman"/>
                <w:color w:val="000000" w:themeColor="text1"/>
                <w:sz w:val="21"/>
                <w:szCs w:val="21"/>
                <w14:textFill>
                  <w14:solidFill>
                    <w14:schemeClr w14:val="tx1"/>
                  </w14:solidFill>
                </w14:textFill>
              </w:rPr>
            </w:pPr>
            <w:del w:id="22" w:author="咨询组" w:date="2026-01-14T14:41:00Z">
              <w:r>
                <w:rPr>
                  <w:rFonts w:hint="eastAsia" w:hAnsi="Times New Roman" w:cs="Times New Roman"/>
                  <w:color w:val="000000" w:themeColor="text1"/>
                  <w:sz w:val="21"/>
                  <w:szCs w:val="21"/>
                  <w14:textFill>
                    <w14:solidFill>
                      <w14:schemeClr w14:val="tx1"/>
                    </w14:solidFill>
                  </w14:textFill>
                </w:rPr>
                <w:delText>华啤 C03-34-人力 24A</w:delText>
              </w:r>
            </w:del>
          </w:p>
        </w:tc>
      </w:tr>
      <w:tr w14:paraId="30EC3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23" w:author="咨询组" w:date="2026-01-14T14:41:00Z"/>
        </w:trPr>
        <w:tc>
          <w:tcPr>
            <w:tcW w:w="1696" w:type="dxa"/>
            <w:shd w:val="clear" w:color="auto" w:fill="D0CECE" w:themeFill="background2" w:themeFillShade="E6"/>
            <w:vAlign w:val="center"/>
          </w:tcPr>
          <w:p w14:paraId="34ACCB17">
            <w:pPr>
              <w:pStyle w:val="12"/>
              <w:spacing w:before="0" w:beforeAutospacing="0" w:after="0" w:afterAutospacing="0"/>
              <w:jc w:val="center"/>
              <w:rPr>
                <w:del w:id="24" w:author="咨询组" w:date="2026-01-14T14:41:00Z"/>
                <w:rFonts w:hAnsi="Times New Roman" w:cs="Times New Roman"/>
                <w:color w:val="000000" w:themeColor="text1"/>
                <w:sz w:val="21"/>
                <w:szCs w:val="21"/>
                <w14:textFill>
                  <w14:solidFill>
                    <w14:schemeClr w14:val="tx1"/>
                  </w14:solidFill>
                </w14:textFill>
              </w:rPr>
            </w:pPr>
            <w:del w:id="25" w:author="咨询组" w:date="2026-01-14T14:41:00Z">
              <w:r>
                <w:rPr>
                  <w:rFonts w:hint="eastAsia" w:hAnsi="Times New Roman" w:cs="Times New Roman"/>
                  <w:color w:val="000000" w:themeColor="text1"/>
                  <w:sz w:val="21"/>
                  <w:szCs w:val="21"/>
                  <w14:textFill>
                    <w14:solidFill>
                      <w14:schemeClr w14:val="tx1"/>
                    </w14:solidFill>
                  </w14:textFill>
                </w:rPr>
                <w:delText>制度批准者</w:delText>
              </w:r>
            </w:del>
          </w:p>
        </w:tc>
        <w:tc>
          <w:tcPr>
            <w:tcW w:w="6600" w:type="dxa"/>
            <w:vAlign w:val="center"/>
          </w:tcPr>
          <w:p w14:paraId="581E2C59">
            <w:pPr>
              <w:pStyle w:val="12"/>
              <w:spacing w:before="0" w:beforeAutospacing="0" w:after="0" w:afterAutospacing="0"/>
              <w:rPr>
                <w:del w:id="26" w:author="咨询组" w:date="2026-01-14T14:41:00Z"/>
                <w:rFonts w:hAnsi="Times New Roman" w:cs="Times New Roman"/>
                <w:color w:val="000000" w:themeColor="text1"/>
                <w:sz w:val="21"/>
                <w:szCs w:val="21"/>
                <w14:textFill>
                  <w14:solidFill>
                    <w14:schemeClr w14:val="tx1"/>
                  </w14:solidFill>
                </w14:textFill>
              </w:rPr>
            </w:pPr>
            <w:del w:id="27" w:author="咨询组" w:date="2026-01-14T14:41:00Z">
              <w:r>
                <w:rPr>
                  <w:rFonts w:hint="eastAsia" w:hAnsi="Times New Roman" w:cs="Times New Roman"/>
                  <w:color w:val="000000" w:themeColor="text1"/>
                  <w:sz w:val="21"/>
                  <w:szCs w:val="21"/>
                  <w14:textFill>
                    <w14:solidFill>
                      <w14:schemeClr w14:val="tx1"/>
                    </w14:solidFill>
                  </w14:textFill>
                </w:rPr>
                <w:delText>华润啤酒</w:delText>
              </w:r>
            </w:del>
          </w:p>
        </w:tc>
      </w:tr>
      <w:tr w14:paraId="19C4A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28" w:author="咨询组" w:date="2026-01-14T14:41:00Z"/>
        </w:trPr>
        <w:tc>
          <w:tcPr>
            <w:tcW w:w="1696" w:type="dxa"/>
            <w:shd w:val="clear" w:color="auto" w:fill="D0CECE" w:themeFill="background2" w:themeFillShade="E6"/>
            <w:vAlign w:val="center"/>
          </w:tcPr>
          <w:p w14:paraId="59EFBDF2">
            <w:pPr>
              <w:pStyle w:val="12"/>
              <w:spacing w:before="0" w:beforeAutospacing="0" w:after="0" w:afterAutospacing="0"/>
              <w:jc w:val="center"/>
              <w:rPr>
                <w:del w:id="29" w:author="咨询组" w:date="2026-01-14T14:41:00Z"/>
                <w:rFonts w:hAnsi="Times New Roman" w:cs="Times New Roman"/>
                <w:color w:val="000000" w:themeColor="text1"/>
                <w:sz w:val="21"/>
                <w:szCs w:val="21"/>
                <w14:textFill>
                  <w14:solidFill>
                    <w14:schemeClr w14:val="tx1"/>
                  </w14:solidFill>
                </w14:textFill>
              </w:rPr>
            </w:pPr>
            <w:del w:id="30" w:author="咨询组" w:date="2026-01-14T14:41:00Z">
              <w:r>
                <w:rPr>
                  <w:rFonts w:hint="eastAsia" w:hAnsi="Times New Roman" w:cs="Times New Roman"/>
                  <w:color w:val="000000" w:themeColor="text1"/>
                  <w:sz w:val="21"/>
                  <w:szCs w:val="21"/>
                  <w14:textFill>
                    <w14:solidFill>
                      <w14:schemeClr w14:val="tx1"/>
                    </w14:solidFill>
                  </w14:textFill>
                </w:rPr>
                <w:delText>制度制订者</w:delText>
              </w:r>
            </w:del>
          </w:p>
        </w:tc>
        <w:tc>
          <w:tcPr>
            <w:tcW w:w="6600" w:type="dxa"/>
            <w:vAlign w:val="center"/>
          </w:tcPr>
          <w:p w14:paraId="632B14BE">
            <w:pPr>
              <w:pStyle w:val="12"/>
              <w:spacing w:before="0" w:beforeAutospacing="0" w:after="0" w:afterAutospacing="0"/>
              <w:rPr>
                <w:del w:id="31" w:author="咨询组" w:date="2026-01-14T14:41:00Z"/>
                <w:rFonts w:hAnsi="Times New Roman" w:cs="Times New Roman"/>
                <w:color w:val="000000" w:themeColor="text1"/>
                <w:sz w:val="21"/>
                <w:szCs w:val="21"/>
                <w14:textFill>
                  <w14:solidFill>
                    <w14:schemeClr w14:val="tx1"/>
                  </w14:solidFill>
                </w14:textFill>
              </w:rPr>
            </w:pPr>
            <w:del w:id="32" w:author="咨询组" w:date="2026-01-14T14:41:00Z">
              <w:r>
                <w:rPr>
                  <w:rFonts w:hint="eastAsia" w:hAnsi="Times New Roman" w:cs="Times New Roman"/>
                  <w:color w:val="000000" w:themeColor="text1"/>
                  <w:sz w:val="21"/>
                  <w:szCs w:val="21"/>
                  <w14:textFill>
                    <w14:solidFill>
                      <w14:schemeClr w14:val="tx1"/>
                    </w14:solidFill>
                  </w14:textFill>
                </w:rPr>
                <w:delText>华润啤酒人力资源部</w:delText>
              </w:r>
            </w:del>
          </w:p>
        </w:tc>
      </w:tr>
    </w:tbl>
    <w:p w14:paraId="509B92A2">
      <w:pPr>
        <w:pStyle w:val="31"/>
        <w:framePr w:w="0" w:hRule="auto" w:wrap="auto" w:vAnchor="margin" w:hAnchor="text" w:xAlign="left" w:yAlign="inline"/>
        <w:spacing w:line="360" w:lineRule="auto"/>
        <w:rPr>
          <w:del w:id="33" w:author="咨询组" w:date="2026-01-14T14:41:00Z"/>
          <w:color w:val="000000" w:themeColor="text1"/>
          <w:sz w:val="21"/>
          <w14:textFill>
            <w14:solidFill>
              <w14:schemeClr w14:val="tx1"/>
            </w14:solidFill>
          </w14:textFill>
        </w:rPr>
      </w:pPr>
    </w:p>
    <w:p w14:paraId="305B26EA">
      <w:pPr>
        <w:spacing w:after="0" w:line="240" w:lineRule="auto"/>
        <w:rPr>
          <w:del w:id="34" w:author="咨询组" w:date="2026-01-14T14:41:00Z"/>
          <w:color w:val="000000" w:themeColor="text1"/>
          <w:sz w:val="21"/>
          <w14:textFill>
            <w14:solidFill>
              <w14:schemeClr w14:val="tx1"/>
            </w14:solidFill>
          </w14:textFill>
        </w:rPr>
      </w:pPr>
      <w:del w:id="35" w:author="咨询组" w:date="2026-01-14T14:41:00Z">
        <w:r>
          <w:rPr>
            <w:rFonts w:hint="eastAsia"/>
            <w:color w:val="000000" w:themeColor="text1"/>
            <w:sz w:val="21"/>
            <w14:textFill>
              <w14:solidFill>
                <w14:schemeClr w14:val="tx1"/>
              </w14:solidFill>
            </w14:textFill>
          </w:rPr>
          <w:delText>制度版本记录</w:delText>
        </w:r>
      </w:del>
    </w:p>
    <w:p w14:paraId="18DEEED0">
      <w:pPr>
        <w:pStyle w:val="31"/>
        <w:framePr w:w="0" w:hRule="auto" w:wrap="auto" w:vAnchor="margin" w:hAnchor="text" w:xAlign="left" w:yAlign="inline"/>
        <w:spacing w:line="400" w:lineRule="exact"/>
        <w:rPr>
          <w:del w:id="36" w:author="咨询组" w:date="2026-01-14T14:41:00Z"/>
          <w:color w:val="000000" w:themeColor="text1"/>
          <w14:textFill>
            <w14:solidFill>
              <w14:schemeClr w14:val="tx1"/>
            </w14:solidFill>
          </w14:textFill>
        </w:rPr>
      </w:pPr>
      <w:del w:id="37" w:author="咨询组" w:date="2026-01-14T14:41:00Z">
        <w:r>
          <w:rPr>
            <w:color w:val="000000" w:themeColor="text1"/>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9" name="直接连接符 9"/>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0288;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AyEd/+AQAA3gMAAA4AAAAAAAAAAQAgAAAAJwEAAGRycy9l&#10;Mm9Eb2MueG1sUEsFBgAAAAAGAAYAWQEAAJcFAAAAAA==&#10;">
                  <v:fill on="f" focussize="0,0"/>
                  <v:stroke weight="4.5pt" color="#767171 [1614]" miterlimit="8" joinstyle="miter"/>
                  <v:imagedata o:title=""/>
                  <o:lock v:ext="edit" aspectratio="f"/>
                </v:line>
              </w:pict>
            </mc:Fallback>
          </mc:AlternateContent>
        </w:r>
      </w:del>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276"/>
        <w:gridCol w:w="4913"/>
      </w:tblGrid>
      <w:tr w14:paraId="5DA3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39" w:author="咨询组" w:date="2026-01-14T14:41:00Z"/>
        </w:trPr>
        <w:tc>
          <w:tcPr>
            <w:tcW w:w="1980" w:type="dxa"/>
            <w:shd w:val="clear" w:color="auto" w:fill="D0CECE" w:themeFill="background2" w:themeFillShade="E6"/>
            <w:vAlign w:val="center"/>
          </w:tcPr>
          <w:p w14:paraId="38ED3466">
            <w:pPr>
              <w:pStyle w:val="12"/>
              <w:spacing w:before="0" w:beforeAutospacing="0" w:after="0" w:afterAutospacing="0"/>
              <w:jc w:val="center"/>
              <w:rPr>
                <w:del w:id="40" w:author="咨询组" w:date="2026-01-14T14:41:00Z"/>
                <w:rFonts w:hAnsi="Times New Roman" w:cs="Times New Roman"/>
                <w:color w:val="000000" w:themeColor="text1"/>
                <w:sz w:val="21"/>
                <w:szCs w:val="20"/>
                <w14:textFill>
                  <w14:solidFill>
                    <w14:schemeClr w14:val="tx1"/>
                  </w14:solidFill>
                </w14:textFill>
              </w:rPr>
            </w:pPr>
            <w:del w:id="41" w:author="咨询组" w:date="2026-01-14T14:41:00Z">
              <w:r>
                <w:rPr>
                  <w:rFonts w:hint="eastAsia" w:hAnsi="Times New Roman" w:cs="Times New Roman"/>
                  <w:color w:val="000000" w:themeColor="text1"/>
                  <w:sz w:val="21"/>
                  <w:szCs w:val="20"/>
                  <w14:textFill>
                    <w14:solidFill>
                      <w14:schemeClr w14:val="tx1"/>
                    </w14:solidFill>
                  </w14:textFill>
                </w:rPr>
                <w:delText>生效日期</w:delText>
              </w:r>
            </w:del>
          </w:p>
        </w:tc>
        <w:tc>
          <w:tcPr>
            <w:tcW w:w="1276" w:type="dxa"/>
            <w:shd w:val="clear" w:color="auto" w:fill="D0CECE" w:themeFill="background2" w:themeFillShade="E6"/>
            <w:vAlign w:val="center"/>
          </w:tcPr>
          <w:p w14:paraId="46D4968A">
            <w:pPr>
              <w:pStyle w:val="12"/>
              <w:spacing w:before="0" w:beforeAutospacing="0" w:after="0" w:afterAutospacing="0"/>
              <w:jc w:val="center"/>
              <w:rPr>
                <w:del w:id="42" w:author="咨询组" w:date="2026-01-14T14:41:00Z"/>
                <w:rFonts w:hAnsi="Times New Roman" w:cs="Times New Roman"/>
                <w:color w:val="000000" w:themeColor="text1"/>
                <w:sz w:val="21"/>
                <w:szCs w:val="20"/>
                <w14:textFill>
                  <w14:solidFill>
                    <w14:schemeClr w14:val="tx1"/>
                  </w14:solidFill>
                </w14:textFill>
              </w:rPr>
            </w:pPr>
            <w:del w:id="43" w:author="咨询组" w:date="2026-01-14T14:41:00Z">
              <w:r>
                <w:rPr>
                  <w:rFonts w:hint="eastAsia" w:hAnsi="Times New Roman" w:cs="Times New Roman"/>
                  <w:color w:val="000000" w:themeColor="text1"/>
                  <w:sz w:val="21"/>
                  <w:szCs w:val="20"/>
                  <w14:textFill>
                    <w14:solidFill>
                      <w14:schemeClr w14:val="tx1"/>
                    </w14:solidFill>
                  </w14:textFill>
                </w:rPr>
                <w:delText>制度起草人</w:delText>
              </w:r>
            </w:del>
          </w:p>
        </w:tc>
        <w:tc>
          <w:tcPr>
            <w:tcW w:w="4913" w:type="dxa"/>
            <w:shd w:val="clear" w:color="auto" w:fill="D0CECE" w:themeFill="background2" w:themeFillShade="E6"/>
            <w:vAlign w:val="center"/>
          </w:tcPr>
          <w:p w14:paraId="5DD663B2">
            <w:pPr>
              <w:pStyle w:val="12"/>
              <w:spacing w:before="0" w:beforeAutospacing="0" w:after="0" w:afterAutospacing="0"/>
              <w:jc w:val="center"/>
              <w:rPr>
                <w:del w:id="44" w:author="咨询组" w:date="2026-01-14T14:41:00Z"/>
                <w:rFonts w:hAnsi="Times New Roman" w:cs="Times New Roman"/>
                <w:color w:val="000000" w:themeColor="text1"/>
                <w:sz w:val="21"/>
                <w:szCs w:val="20"/>
                <w14:textFill>
                  <w14:solidFill>
                    <w14:schemeClr w14:val="tx1"/>
                  </w14:solidFill>
                </w14:textFill>
              </w:rPr>
            </w:pPr>
            <w:del w:id="45" w:author="咨询组" w:date="2026-01-14T14:41:00Z">
              <w:r>
                <w:rPr>
                  <w:rFonts w:hint="eastAsia" w:hAnsi="Times New Roman" w:cs="Times New Roman"/>
                  <w:color w:val="000000" w:themeColor="text1"/>
                  <w:sz w:val="21"/>
                  <w:szCs w:val="20"/>
                  <w14:textFill>
                    <w14:solidFill>
                      <w14:schemeClr w14:val="tx1"/>
                    </w14:solidFill>
                  </w14:textFill>
                </w:rPr>
                <w:delText>变更说明</w:delText>
              </w:r>
            </w:del>
          </w:p>
        </w:tc>
      </w:tr>
      <w:tr w14:paraId="36F8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46" w:author="咨询组" w:date="2026-01-14T14:41:00Z"/>
        </w:trPr>
        <w:tc>
          <w:tcPr>
            <w:tcW w:w="1980" w:type="dxa"/>
            <w:vAlign w:val="center"/>
          </w:tcPr>
          <w:p w14:paraId="1A355377">
            <w:pPr>
              <w:pStyle w:val="12"/>
              <w:spacing w:before="0" w:beforeAutospacing="0" w:after="0" w:afterAutospacing="0"/>
              <w:jc w:val="center"/>
              <w:rPr>
                <w:del w:id="47" w:author="咨询组" w:date="2026-01-14T14:41:00Z"/>
                <w:rFonts w:hAnsi="Times New Roman" w:cs="Times New Roman"/>
                <w:color w:val="000000" w:themeColor="text1"/>
                <w:sz w:val="21"/>
                <w:szCs w:val="20"/>
                <w14:textFill>
                  <w14:solidFill>
                    <w14:schemeClr w14:val="tx1"/>
                  </w14:solidFill>
                </w14:textFill>
              </w:rPr>
            </w:pPr>
            <w:del w:id="48" w:author="咨询组" w:date="2026-01-14T14:41:00Z">
              <w:r>
                <w:rPr>
                  <w:rFonts w:hint="eastAsia" w:hAnsi="Times New Roman" w:cs="Times New Roman"/>
                  <w:color w:val="000000" w:themeColor="text1"/>
                  <w:sz w:val="21"/>
                  <w:szCs w:val="20"/>
                  <w14:textFill>
                    <w14:solidFill>
                      <w14:schemeClr w14:val="tx1"/>
                    </w14:solidFill>
                  </w14:textFill>
                </w:rPr>
                <w:delText>2024年</w:delText>
              </w:r>
            </w:del>
            <w:del w:id="49" w:author="咨询组" w:date="2026-01-14T14:41:00Z">
              <w:r>
                <w:rPr>
                  <w:rFonts w:hAnsi="Times New Roman" w:cs="Times New Roman"/>
                  <w:color w:val="000000" w:themeColor="text1"/>
                  <w:sz w:val="21"/>
                  <w:szCs w:val="20"/>
                  <w14:textFill>
                    <w14:solidFill>
                      <w14:schemeClr w14:val="tx1"/>
                    </w14:solidFill>
                  </w14:textFill>
                </w:rPr>
                <w:delText>9</w:delText>
              </w:r>
            </w:del>
            <w:del w:id="50" w:author="咨询组" w:date="2026-01-14T14:41:00Z">
              <w:r>
                <w:rPr>
                  <w:rFonts w:hint="eastAsia" w:hAnsi="Times New Roman" w:cs="Times New Roman"/>
                  <w:color w:val="000000" w:themeColor="text1"/>
                  <w:sz w:val="21"/>
                  <w:szCs w:val="20"/>
                  <w14:textFill>
                    <w14:solidFill>
                      <w14:schemeClr w14:val="tx1"/>
                    </w14:solidFill>
                  </w14:textFill>
                </w:rPr>
                <w:delText>月</w:delText>
              </w:r>
            </w:del>
            <w:del w:id="51" w:author="咨询组" w:date="2026-01-14T14:41:00Z">
              <w:r>
                <w:rPr>
                  <w:rFonts w:hint="eastAsia" w:hAnsi="Times New Roman" w:cs="Times New Roman"/>
                  <w:color w:val="000000" w:themeColor="text1"/>
                  <w:sz w:val="21"/>
                  <w:szCs w:val="20"/>
                  <w:lang w:val="en-US" w:eastAsia="zh-CN"/>
                  <w14:textFill>
                    <w14:solidFill>
                      <w14:schemeClr w14:val="tx1"/>
                    </w14:solidFill>
                  </w14:textFill>
                </w:rPr>
                <w:delText>9</w:delText>
              </w:r>
            </w:del>
            <w:del w:id="52" w:author="咨询组" w:date="2026-01-14T14:41:00Z">
              <w:r>
                <w:rPr>
                  <w:rFonts w:hint="eastAsia" w:hAnsi="Times New Roman" w:cs="Times New Roman"/>
                  <w:color w:val="000000" w:themeColor="text1"/>
                  <w:sz w:val="21"/>
                  <w:szCs w:val="20"/>
                  <w14:textFill>
                    <w14:solidFill>
                      <w14:schemeClr w14:val="tx1"/>
                    </w14:solidFill>
                  </w14:textFill>
                </w:rPr>
                <w:delText>日</w:delText>
              </w:r>
            </w:del>
          </w:p>
        </w:tc>
        <w:tc>
          <w:tcPr>
            <w:tcW w:w="1276" w:type="dxa"/>
            <w:vAlign w:val="center"/>
          </w:tcPr>
          <w:p w14:paraId="763EF296">
            <w:pPr>
              <w:pStyle w:val="12"/>
              <w:spacing w:before="0" w:beforeAutospacing="0" w:after="0" w:afterAutospacing="0"/>
              <w:jc w:val="center"/>
              <w:rPr>
                <w:del w:id="53" w:author="咨询组" w:date="2026-01-14T14:41:00Z"/>
                <w:rFonts w:hAnsi="Times New Roman" w:cs="Times New Roman"/>
                <w:color w:val="000000" w:themeColor="text1"/>
                <w:sz w:val="21"/>
                <w:szCs w:val="20"/>
                <w14:textFill>
                  <w14:solidFill>
                    <w14:schemeClr w14:val="tx1"/>
                  </w14:solidFill>
                </w14:textFill>
              </w:rPr>
            </w:pPr>
            <w:del w:id="54" w:author="咨询组" w:date="2026-01-14T14:41:00Z">
              <w:r>
                <w:rPr>
                  <w:rFonts w:hint="eastAsia"/>
                  <w:color w:val="000000" w:themeColor="text1"/>
                  <w:sz w:val="21"/>
                  <w:szCs w:val="20"/>
                  <w14:textFill>
                    <w14:solidFill>
                      <w14:schemeClr w14:val="tx1"/>
                    </w14:solidFill>
                  </w14:textFill>
                </w:rPr>
                <w:delText>王欢</w:delText>
              </w:r>
            </w:del>
          </w:p>
        </w:tc>
        <w:tc>
          <w:tcPr>
            <w:tcW w:w="4913" w:type="dxa"/>
            <w:vAlign w:val="center"/>
          </w:tcPr>
          <w:p w14:paraId="79950D75">
            <w:pPr>
              <w:pStyle w:val="12"/>
              <w:spacing w:before="0" w:beforeAutospacing="0" w:after="0" w:afterAutospacing="0"/>
              <w:rPr>
                <w:del w:id="55" w:author="咨询组" w:date="2026-01-14T14:41:00Z"/>
                <w:rFonts w:hAnsi="Times New Roman" w:cs="Times New Roman"/>
                <w:color w:val="000000" w:themeColor="text1"/>
                <w:sz w:val="21"/>
                <w:szCs w:val="20"/>
                <w14:textFill>
                  <w14:solidFill>
                    <w14:schemeClr w14:val="tx1"/>
                  </w14:solidFill>
                </w14:textFill>
              </w:rPr>
            </w:pPr>
            <w:del w:id="56" w:author="咨询组" w:date="2026-01-14T14:41:00Z">
              <w:r>
                <w:rPr>
                  <w:rFonts w:hint="eastAsia"/>
                  <w:color w:val="000000" w:themeColor="text1"/>
                  <w:sz w:val="21"/>
                  <w14:textFill>
                    <w14:solidFill>
                      <w14:schemeClr w14:val="tx1"/>
                    </w14:solidFill>
                  </w14:textFill>
                </w:rPr>
                <w:delText>首次制定</w:delText>
              </w:r>
            </w:del>
          </w:p>
        </w:tc>
      </w:tr>
    </w:tbl>
    <w:p w14:paraId="38481738">
      <w:pPr>
        <w:pStyle w:val="31"/>
        <w:framePr w:w="0" w:hRule="auto" w:wrap="auto" w:vAnchor="margin" w:hAnchor="text" w:xAlign="left" w:yAlign="inline"/>
        <w:spacing w:line="360" w:lineRule="auto"/>
        <w:rPr>
          <w:del w:id="57" w:author="咨询组" w:date="2026-01-14T14:41:00Z"/>
          <w:color w:val="000000" w:themeColor="text1"/>
          <w:sz w:val="21"/>
          <w14:textFill>
            <w14:solidFill>
              <w14:schemeClr w14:val="tx1"/>
            </w14:solidFill>
          </w14:textFill>
        </w:rPr>
      </w:pPr>
    </w:p>
    <w:p w14:paraId="08F31CF4">
      <w:pPr>
        <w:spacing w:after="0" w:line="240" w:lineRule="auto"/>
        <w:rPr>
          <w:del w:id="58" w:author="咨询组" w:date="2026-01-14T14:41:00Z"/>
          <w:color w:val="000000" w:themeColor="text1"/>
          <w:sz w:val="21"/>
          <w14:textFill>
            <w14:solidFill>
              <w14:schemeClr w14:val="tx1"/>
            </w14:solidFill>
          </w14:textFill>
        </w:rPr>
      </w:pPr>
      <w:del w:id="59" w:author="咨询组" w:date="2026-01-14T14:41:00Z">
        <w:r>
          <w:rPr>
            <w:rFonts w:hint="eastAsia"/>
            <w:color w:val="000000" w:themeColor="text1"/>
            <w:sz w:val="21"/>
            <w14:textFill>
              <w14:solidFill>
                <w14:schemeClr w14:val="tx1"/>
              </w14:solidFill>
            </w14:textFill>
          </w:rPr>
          <w:delText>制度说明</w:delText>
        </w:r>
      </w:del>
    </w:p>
    <w:p w14:paraId="19591F67">
      <w:pPr>
        <w:pStyle w:val="31"/>
        <w:framePr w:w="0" w:hRule="auto" w:wrap="auto" w:vAnchor="margin" w:hAnchor="text" w:xAlign="left" w:yAlign="inline"/>
        <w:spacing w:line="400" w:lineRule="exact"/>
        <w:rPr>
          <w:del w:id="60" w:author="咨询组" w:date="2026-01-14T14:41:00Z"/>
          <w:color w:val="000000" w:themeColor="text1"/>
          <w14:textFill>
            <w14:solidFill>
              <w14:schemeClr w14:val="tx1"/>
            </w14:solidFill>
          </w14:textFill>
        </w:rPr>
      </w:pPr>
      <w:del w:id="61" w:author="咨询组" w:date="2026-01-14T14:41:00Z">
        <w:r>
          <w:rPr>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11" name="直接连接符 11"/>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1312;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KTOtP+AQAA4AMAAA4AAAAAAAAAAQAgAAAAJwEAAGRycy9l&#10;Mm9Eb2MueG1sUEsFBgAAAAAGAAYAWQEAAJcFAAAAAA==&#10;">
                  <v:fill on="f" focussize="0,0"/>
                  <v:stroke weight="4.5pt" color="#767171 [1614]" miterlimit="8" joinstyle="miter"/>
                  <v:imagedata o:title=""/>
                  <o:lock v:ext="edit" aspectratio="f"/>
                </v:line>
              </w:pict>
            </mc:Fallback>
          </mc:AlternateContent>
        </w:r>
      </w:del>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2F73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63" w:author="咨询组" w:date="2026-01-14T14:41:00Z"/>
        </w:trPr>
        <w:tc>
          <w:tcPr>
            <w:tcW w:w="1696" w:type="dxa"/>
            <w:shd w:val="clear" w:color="auto" w:fill="D0CECE" w:themeFill="background2" w:themeFillShade="E6"/>
            <w:vAlign w:val="center"/>
          </w:tcPr>
          <w:p w14:paraId="157A3479">
            <w:pPr>
              <w:pStyle w:val="12"/>
              <w:spacing w:before="0" w:beforeAutospacing="0" w:after="0" w:afterAutospacing="0"/>
              <w:jc w:val="center"/>
              <w:rPr>
                <w:del w:id="64" w:author="咨询组" w:date="2026-01-14T14:41:00Z"/>
                <w:rFonts w:hAnsi="Times New Roman" w:cs="Times New Roman"/>
                <w:color w:val="000000" w:themeColor="text1"/>
                <w:sz w:val="21"/>
                <w:szCs w:val="20"/>
                <w14:textFill>
                  <w14:solidFill>
                    <w14:schemeClr w14:val="tx1"/>
                  </w14:solidFill>
                </w14:textFill>
              </w:rPr>
            </w:pPr>
            <w:del w:id="65" w:author="咨询组" w:date="2026-01-14T14:41:00Z">
              <w:r>
                <w:rPr>
                  <w:rFonts w:hint="eastAsia" w:hAnsi="Times New Roman" w:cs="Times New Roman"/>
                  <w:color w:val="000000" w:themeColor="text1"/>
                  <w:sz w:val="21"/>
                  <w:szCs w:val="20"/>
                  <w14:textFill>
                    <w14:solidFill>
                      <w14:schemeClr w14:val="tx1"/>
                    </w14:solidFill>
                  </w14:textFill>
                </w:rPr>
                <w:delText>目的</w:delText>
              </w:r>
            </w:del>
          </w:p>
        </w:tc>
        <w:tc>
          <w:tcPr>
            <w:tcW w:w="6600" w:type="dxa"/>
            <w:vAlign w:val="center"/>
          </w:tcPr>
          <w:p w14:paraId="2B8C2B0A">
            <w:pPr>
              <w:pStyle w:val="12"/>
              <w:spacing w:before="0" w:beforeAutospacing="0" w:after="0" w:afterAutospacing="0"/>
              <w:jc w:val="both"/>
              <w:rPr>
                <w:del w:id="66" w:author="咨询组" w:date="2026-01-14T14:41:00Z"/>
                <w:rFonts w:hAnsi="Times New Roman" w:cs="Times New Roman"/>
                <w:color w:val="000000" w:themeColor="text1"/>
                <w:sz w:val="21"/>
                <w:szCs w:val="21"/>
                <w14:textFill>
                  <w14:solidFill>
                    <w14:schemeClr w14:val="tx1"/>
                  </w14:solidFill>
                </w14:textFill>
              </w:rPr>
            </w:pPr>
            <w:del w:id="67" w:author="咨询组" w:date="2026-01-14T14:41:00Z">
              <w:r>
                <w:rPr>
                  <w:rFonts w:hint="eastAsia"/>
                  <w:color w:val="000000" w:themeColor="text1"/>
                  <w:sz w:val="21"/>
                  <w:szCs w:val="21"/>
                  <w14:textFill>
                    <w14:solidFill>
                      <w14:schemeClr w14:val="tx1"/>
                    </w14:solidFill>
                  </w14:textFill>
                </w:rPr>
                <w:delText>为规范职称管理工作，推动专业技术人才队伍建设，根据国家职称管理相关法律法规、政策规则，结合集团职称管理要求，建立以品德、能力、业绩为导向的华润啤酒职称管理机制，特制定本指引。</w:delText>
              </w:r>
            </w:del>
          </w:p>
        </w:tc>
      </w:tr>
      <w:tr w14:paraId="39A31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68" w:author="咨询组" w:date="2026-01-14T14:41:00Z"/>
        </w:trPr>
        <w:tc>
          <w:tcPr>
            <w:tcW w:w="1696" w:type="dxa"/>
            <w:shd w:val="clear" w:color="auto" w:fill="D0CECE" w:themeFill="background2" w:themeFillShade="E6"/>
            <w:vAlign w:val="center"/>
          </w:tcPr>
          <w:p w14:paraId="742AED41">
            <w:pPr>
              <w:pStyle w:val="12"/>
              <w:spacing w:before="0" w:beforeAutospacing="0" w:after="0" w:afterAutospacing="0"/>
              <w:jc w:val="center"/>
              <w:rPr>
                <w:del w:id="69" w:author="咨询组" w:date="2026-01-14T14:41:00Z"/>
                <w:rFonts w:hAnsi="Times New Roman" w:cs="Times New Roman"/>
                <w:color w:val="000000" w:themeColor="text1"/>
                <w:sz w:val="21"/>
                <w:szCs w:val="20"/>
                <w14:textFill>
                  <w14:solidFill>
                    <w14:schemeClr w14:val="tx1"/>
                  </w14:solidFill>
                </w14:textFill>
              </w:rPr>
            </w:pPr>
            <w:del w:id="70" w:author="咨询组" w:date="2026-01-14T14:41:00Z">
              <w:r>
                <w:rPr>
                  <w:rFonts w:hint="eastAsia" w:hAnsi="Times New Roman" w:cs="Times New Roman"/>
                  <w:color w:val="000000" w:themeColor="text1"/>
                  <w:sz w:val="21"/>
                  <w:szCs w:val="20"/>
                  <w14:textFill>
                    <w14:solidFill>
                      <w14:schemeClr w14:val="tx1"/>
                    </w14:solidFill>
                  </w14:textFill>
                </w:rPr>
                <w:delText>适用范围</w:delText>
              </w:r>
            </w:del>
          </w:p>
        </w:tc>
        <w:tc>
          <w:tcPr>
            <w:tcW w:w="6600" w:type="dxa"/>
            <w:vAlign w:val="center"/>
          </w:tcPr>
          <w:p w14:paraId="36D2E068">
            <w:pPr>
              <w:pStyle w:val="12"/>
              <w:spacing w:before="0" w:beforeAutospacing="0" w:after="0" w:afterAutospacing="0"/>
              <w:rPr>
                <w:del w:id="71" w:author="咨询组" w:date="2026-01-14T14:41:00Z"/>
                <w:rFonts w:hAnsi="Times New Roman" w:cs="Times New Roman"/>
                <w:color w:val="000000" w:themeColor="text1"/>
                <w:sz w:val="21"/>
                <w:szCs w:val="21"/>
                <w14:textFill>
                  <w14:solidFill>
                    <w14:schemeClr w14:val="tx1"/>
                  </w14:solidFill>
                </w14:textFill>
              </w:rPr>
            </w:pPr>
            <w:del w:id="72" w:author="咨询组" w:date="2026-01-14T14:41:00Z">
              <w:r>
                <w:rPr>
                  <w:rFonts w:hint="eastAsia" w:hAnsi="Times New Roman" w:cs="Times New Roman"/>
                  <w:color w:val="000000" w:themeColor="text1"/>
                  <w:sz w:val="21"/>
                  <w:szCs w:val="21"/>
                  <w14:textFill>
                    <w14:solidFill>
                      <w14:schemeClr w14:val="tx1"/>
                    </w14:solidFill>
                  </w14:textFill>
                </w:rPr>
                <w:delText>适用于华润啤酒及下属单位员工参加专业技术职称评定的管理。</w:delText>
              </w:r>
            </w:del>
          </w:p>
        </w:tc>
      </w:tr>
      <w:tr w14:paraId="047EE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73" w:author="咨询组" w:date="2026-01-14T14:41:00Z"/>
        </w:trPr>
        <w:tc>
          <w:tcPr>
            <w:tcW w:w="1696" w:type="dxa"/>
            <w:shd w:val="clear" w:color="auto" w:fill="D0CECE" w:themeFill="background2" w:themeFillShade="E6"/>
            <w:vAlign w:val="center"/>
          </w:tcPr>
          <w:p w14:paraId="4D6EF504">
            <w:pPr>
              <w:pStyle w:val="12"/>
              <w:spacing w:before="0" w:beforeAutospacing="0" w:after="0" w:afterAutospacing="0"/>
              <w:jc w:val="center"/>
              <w:rPr>
                <w:del w:id="74" w:author="咨询组" w:date="2026-01-14T14:41:00Z"/>
                <w:rFonts w:hAnsi="Times New Roman" w:cs="Times New Roman"/>
                <w:color w:val="000000" w:themeColor="text1"/>
                <w:sz w:val="21"/>
                <w:szCs w:val="20"/>
                <w14:textFill>
                  <w14:solidFill>
                    <w14:schemeClr w14:val="tx1"/>
                  </w14:solidFill>
                </w14:textFill>
              </w:rPr>
            </w:pPr>
            <w:del w:id="75" w:author="咨询组" w:date="2026-01-14T14:41:00Z">
              <w:r>
                <w:rPr>
                  <w:rFonts w:hint="eastAsia" w:hAnsi="Times New Roman" w:cs="Times New Roman"/>
                  <w:color w:val="000000" w:themeColor="text1"/>
                  <w:sz w:val="21"/>
                  <w:szCs w:val="20"/>
                  <w14:textFill>
                    <w14:solidFill>
                      <w14:schemeClr w14:val="tx1"/>
                    </w14:solidFill>
                  </w14:textFill>
                </w:rPr>
                <w:delText>主要关联制度</w:delText>
              </w:r>
            </w:del>
          </w:p>
          <w:p w14:paraId="00DCA269">
            <w:pPr>
              <w:pStyle w:val="12"/>
              <w:spacing w:before="0" w:beforeAutospacing="0" w:after="0" w:afterAutospacing="0"/>
              <w:jc w:val="center"/>
              <w:rPr>
                <w:del w:id="76" w:author="咨询组" w:date="2026-01-14T14:41:00Z"/>
                <w:rFonts w:hAnsi="Times New Roman" w:cs="Times New Roman"/>
                <w:color w:val="000000" w:themeColor="text1"/>
                <w:sz w:val="21"/>
                <w:szCs w:val="20"/>
                <w14:textFill>
                  <w14:solidFill>
                    <w14:schemeClr w14:val="tx1"/>
                  </w14:solidFill>
                </w14:textFill>
              </w:rPr>
            </w:pPr>
            <w:del w:id="77" w:author="咨询组" w:date="2026-01-14T14:41:00Z">
              <w:r>
                <w:rPr>
                  <w:rFonts w:hint="eastAsia" w:hAnsi="Times New Roman" w:cs="Times New Roman"/>
                  <w:color w:val="000000" w:themeColor="text1"/>
                  <w:sz w:val="21"/>
                  <w:szCs w:val="20"/>
                  <w14:textFill>
                    <w14:solidFill>
                      <w14:schemeClr w14:val="tx1"/>
                    </w14:solidFill>
                  </w14:textFill>
                </w:rPr>
                <w:delText>（指一级、二级制度）</w:delText>
              </w:r>
            </w:del>
          </w:p>
        </w:tc>
        <w:tc>
          <w:tcPr>
            <w:tcW w:w="6600" w:type="dxa"/>
            <w:vAlign w:val="center"/>
          </w:tcPr>
          <w:p w14:paraId="4B033E9F">
            <w:pPr>
              <w:pStyle w:val="12"/>
              <w:spacing w:before="0" w:beforeAutospacing="0" w:after="0" w:afterAutospacing="0"/>
              <w:rPr>
                <w:del w:id="78" w:author="咨询组" w:date="2026-01-14T14:41:00Z"/>
                <w:color w:val="000000" w:themeColor="text1"/>
                <w:sz w:val="21"/>
                <w:szCs w:val="21"/>
                <w14:textFill>
                  <w14:solidFill>
                    <w14:schemeClr w14:val="tx1"/>
                  </w14:solidFill>
                </w14:textFill>
              </w:rPr>
            </w:pPr>
            <w:del w:id="79" w:author="咨询组" w:date="2026-01-14T14:41:00Z">
              <w:r>
                <w:rPr>
                  <w:rFonts w:hint="eastAsia"/>
                  <w:color w:val="000000" w:themeColor="text1"/>
                  <w:sz w:val="21"/>
                  <w:szCs w:val="21"/>
                  <w14:textFill>
                    <w14:solidFill>
                      <w14:schemeClr w14:val="tx1"/>
                    </w14:solidFill>
                  </w14:textFill>
                </w:rPr>
                <w:delText>《华润集团职称管理办法（试行）》</w:delText>
              </w:r>
            </w:del>
          </w:p>
        </w:tc>
      </w:tr>
    </w:tbl>
    <w:p w14:paraId="54E0E729">
      <w:pPr>
        <w:rPr>
          <w:del w:id="80" w:author="咨询组" w:date="2026-01-14T14:41:00Z"/>
          <w:rFonts w:ascii="华文中宋" w:hAnsi="华文中宋" w:eastAsia="华文中宋"/>
          <w:bCs/>
          <w:color w:val="000000" w:themeColor="text1"/>
          <w:sz w:val="44"/>
          <w:szCs w:val="44"/>
          <w14:textFill>
            <w14:solidFill>
              <w14:schemeClr w14:val="tx1"/>
            </w14:solidFill>
          </w14:textFill>
        </w:rPr>
      </w:pPr>
      <w:del w:id="81" w:author="咨询组" w:date="2026-01-14T14:41:00Z">
        <w:r>
          <w:rPr>
            <w:rFonts w:ascii="华文中宋" w:hAnsi="华文中宋" w:eastAsia="华文中宋"/>
            <w:bCs/>
            <w:color w:val="000000" w:themeColor="text1"/>
            <w:sz w:val="44"/>
            <w:szCs w:val="44"/>
            <w14:textFill>
              <w14:solidFill>
                <w14:schemeClr w14:val="tx1"/>
              </w14:solidFill>
            </w14:textFill>
          </w:rPr>
          <w:br w:type="page"/>
        </w:r>
      </w:del>
    </w:p>
    <w:customXmlDelRangeStart w:id="82" w:author="咨询组" w:date="2026-01-14T14:41:04Z"/>
    <w:sdt>
      <w:sdtPr>
        <w:rPr>
          <w:rFonts w:ascii="Georgia" w:hAnsi="Georgia" w:eastAsia="宋体" w:cstheme="minorBidi"/>
          <w:color w:val="000000" w:themeColor="text1"/>
          <w:sz w:val="22"/>
          <w:szCs w:val="22"/>
          <w:lang w:val="zh-CN"/>
          <w14:textFill>
            <w14:solidFill>
              <w14:schemeClr w14:val="tx1"/>
            </w14:solidFill>
          </w14:textFill>
        </w:rPr>
        <w:id w:val="720252795"/>
        <w:docPartObj>
          <w:docPartGallery w:val="Table of Contents"/>
          <w:docPartUnique/>
        </w:docPartObj>
      </w:sdtPr>
      <w:sdtEndPr>
        <w:rPr>
          <w:rFonts w:hint="eastAsia" w:ascii="仿宋" w:hAnsi="仿宋" w:eastAsia="仿宋" w:cstheme="minorBidi"/>
          <w:bCs/>
          <w:color w:val="000000" w:themeColor="text1"/>
          <w:sz w:val="32"/>
          <w:szCs w:val="32"/>
          <w:lang w:val="zh-CN"/>
          <w14:textFill>
            <w14:solidFill>
              <w14:schemeClr w14:val="tx1"/>
            </w14:solidFill>
          </w14:textFill>
        </w:rPr>
      </w:sdtEndPr>
      <w:sdtContent>
        <w:customXmlDelRangeEnd w:id="82"/>
        <w:p w14:paraId="0DC29429">
          <w:pPr>
            <w:pStyle w:val="49"/>
            <w:jc w:val="center"/>
            <w:rPr>
              <w:del w:id="84" w:author="咨询组" w:date="2026-01-14T14:41:04Z"/>
              <w:rFonts w:ascii="仿宋_GB2312" w:eastAsia="仿宋_GB2312"/>
              <w:color w:val="000000" w:themeColor="text1"/>
              <w14:textFill>
                <w14:solidFill>
                  <w14:schemeClr w14:val="tx1"/>
                </w14:solidFill>
              </w14:textFill>
            </w:rPr>
          </w:pPr>
          <w:del w:id="86" w:author="咨询组" w:date="2026-01-14T14:41:04Z">
            <w:r>
              <w:rPr>
                <w:rFonts w:hint="eastAsia" w:ascii="仿宋_GB2312" w:eastAsia="仿宋_GB2312"/>
                <w:color w:val="000000" w:themeColor="text1"/>
                <w:lang w:val="zh-CN"/>
                <w14:textFill>
                  <w14:solidFill>
                    <w14:schemeClr w14:val="tx1"/>
                  </w14:solidFill>
                </w14:textFill>
              </w:rPr>
              <w:delText>目录</w:delText>
            </w:r>
          </w:del>
        </w:p>
        <w:p w14:paraId="1C481661">
          <w:pPr>
            <w:pStyle w:val="9"/>
            <w:tabs>
              <w:tab w:val="left" w:pos="1680"/>
            </w:tabs>
            <w:rPr>
              <w:del w:id="87" w:author="咨询组" w:date="2026-01-14T14:41:04Z"/>
              <w:rFonts w:ascii="仿宋" w:hAnsi="仿宋" w:eastAsia="仿宋" w:cstheme="minorBidi"/>
              <w:b w:val="0"/>
              <w:color w:val="000000" w:themeColor="text1"/>
              <w:sz w:val="32"/>
              <w:szCs w:val="32"/>
              <w14:textFill>
                <w14:solidFill>
                  <w14:schemeClr w14:val="tx1"/>
                </w14:solidFill>
              </w14:textFill>
            </w:rPr>
          </w:pPr>
          <w:del w:id="88" w:author="咨询组" w:date="2026-01-14T14:41:04Z">
            <w:r>
              <w:rPr>
                <w:rFonts w:hint="eastAsia" w:ascii="仿宋" w:hAnsi="仿宋" w:eastAsia="仿宋"/>
                <w:b w:val="0"/>
                <w:color w:val="000000" w:themeColor="text1"/>
                <w:sz w:val="32"/>
                <w:szCs w:val="32"/>
                <w14:textFill>
                  <w14:solidFill>
                    <w14:schemeClr w14:val="tx1"/>
                  </w14:solidFill>
                </w14:textFill>
              </w:rPr>
              <w:fldChar w:fldCharType="begin"/>
            </w:r>
          </w:del>
          <w:del w:id="89" w:author="咨询组" w:date="2026-01-14T14:41:04Z">
            <w:r>
              <w:rPr>
                <w:rFonts w:hint="eastAsia" w:ascii="仿宋" w:hAnsi="仿宋" w:eastAsia="仿宋"/>
                <w:b w:val="0"/>
                <w:color w:val="000000" w:themeColor="text1"/>
                <w:sz w:val="32"/>
                <w:szCs w:val="32"/>
                <w14:textFill>
                  <w14:solidFill>
                    <w14:schemeClr w14:val="tx1"/>
                  </w14:solidFill>
                </w14:textFill>
              </w:rPr>
              <w:delInstrText xml:space="preserve"> TOC \o "1-3" \h \z \u </w:delInstrText>
            </w:r>
          </w:del>
          <w:del w:id="90" w:author="咨询组" w:date="2026-01-14T14:41:04Z">
            <w:r>
              <w:rPr>
                <w:rFonts w:hint="eastAsia" w:ascii="仿宋" w:hAnsi="仿宋" w:eastAsia="仿宋"/>
                <w:b w:val="0"/>
                <w:color w:val="000000" w:themeColor="text1"/>
                <w:sz w:val="32"/>
                <w:szCs w:val="32"/>
                <w14:textFill>
                  <w14:solidFill>
                    <w14:schemeClr w14:val="tx1"/>
                  </w14:solidFill>
                </w14:textFill>
              </w:rPr>
              <w:fldChar w:fldCharType="separate"/>
            </w:r>
          </w:del>
          <w:del w:id="91" w:author="咨询组" w:date="2026-01-14T14:41:04Z">
            <w:r>
              <w:rPr/>
              <w:fldChar w:fldCharType="begin"/>
            </w:r>
          </w:del>
          <w:del w:id="92" w:author="咨询组" w:date="2026-01-14T14:41:04Z">
            <w:r>
              <w:rPr/>
              <w:delInstrText xml:space="preserve"> HYPERLINK \l "_Toc173152727" </w:delInstrText>
            </w:r>
          </w:del>
          <w:del w:id="93" w:author="咨询组" w:date="2026-01-14T14:41:04Z">
            <w:r>
              <w:rPr/>
              <w:fldChar w:fldCharType="separate"/>
            </w:r>
          </w:del>
          <w:del w:id="94" w:author="咨询组" w:date="2026-01-14T14:41:04Z">
            <w:r>
              <w:rPr>
                <w:rStyle w:val="20"/>
                <w:rFonts w:ascii="仿宋" w:hAnsi="仿宋" w:eastAsia="仿宋"/>
                <w:b w:val="0"/>
                <w:bCs/>
                <w:color w:val="000000" w:themeColor="text1"/>
                <w:sz w:val="32"/>
                <w:szCs w:val="32"/>
                <w14:textFill>
                  <w14:solidFill>
                    <w14:schemeClr w14:val="tx1"/>
                  </w14:solidFill>
                </w14:textFill>
              </w:rPr>
              <w:delText>第一章</w:delText>
            </w:r>
          </w:del>
          <w:del w:id="95" w:author="咨询组" w:date="2026-01-14T14:41:04Z">
            <w:r>
              <w:rPr>
                <w:rFonts w:ascii="仿宋" w:hAnsi="仿宋" w:eastAsia="仿宋" w:cstheme="minorBidi"/>
                <w:b w:val="0"/>
                <w:color w:val="000000" w:themeColor="text1"/>
                <w:sz w:val="32"/>
                <w:szCs w:val="32"/>
                <w14:textFill>
                  <w14:solidFill>
                    <w14:schemeClr w14:val="tx1"/>
                  </w14:solidFill>
                </w14:textFill>
              </w:rPr>
              <w:tab/>
            </w:r>
          </w:del>
          <w:del w:id="96" w:author="咨询组" w:date="2026-01-14T14:41:04Z">
            <w:r>
              <w:rPr>
                <w:rStyle w:val="20"/>
                <w:rFonts w:ascii="仿宋" w:hAnsi="仿宋" w:eastAsia="仿宋"/>
                <w:b w:val="0"/>
                <w:color w:val="000000" w:themeColor="text1"/>
                <w:sz w:val="32"/>
                <w:szCs w:val="32"/>
                <w14:textFill>
                  <w14:solidFill>
                    <w14:schemeClr w14:val="tx1"/>
                  </w14:solidFill>
                </w14:textFill>
              </w:rPr>
              <w:delText>总则</w:delText>
            </w:r>
          </w:del>
          <w:del w:id="97" w:author="咨询组" w:date="2026-01-14T14:41:04Z">
            <w:r>
              <w:rPr>
                <w:rFonts w:ascii="仿宋" w:hAnsi="仿宋" w:eastAsia="仿宋"/>
                <w:b w:val="0"/>
                <w:color w:val="000000" w:themeColor="text1"/>
                <w:sz w:val="32"/>
                <w:szCs w:val="32"/>
                <w14:textFill>
                  <w14:solidFill>
                    <w14:schemeClr w14:val="tx1"/>
                  </w14:solidFill>
                </w14:textFill>
              </w:rPr>
              <w:tab/>
            </w:r>
          </w:del>
          <w:del w:id="98" w:author="咨询组" w:date="2026-01-14T14:41:04Z">
            <w:r>
              <w:rPr>
                <w:rFonts w:ascii="仿宋" w:hAnsi="仿宋" w:eastAsia="仿宋"/>
                <w:b w:val="0"/>
                <w:color w:val="000000" w:themeColor="text1"/>
                <w:sz w:val="32"/>
                <w:szCs w:val="32"/>
                <w14:textFill>
                  <w14:solidFill>
                    <w14:schemeClr w14:val="tx1"/>
                  </w14:solidFill>
                </w14:textFill>
              </w:rPr>
              <w:fldChar w:fldCharType="begin"/>
            </w:r>
          </w:del>
          <w:del w:id="99" w:author="咨询组" w:date="2026-01-14T14:41:04Z">
            <w:r>
              <w:rPr>
                <w:rFonts w:ascii="仿宋" w:hAnsi="仿宋" w:eastAsia="仿宋"/>
                <w:b w:val="0"/>
                <w:color w:val="000000" w:themeColor="text1"/>
                <w:sz w:val="32"/>
                <w:szCs w:val="32"/>
                <w14:textFill>
                  <w14:solidFill>
                    <w14:schemeClr w14:val="tx1"/>
                  </w14:solidFill>
                </w14:textFill>
              </w:rPr>
              <w:delInstrText xml:space="preserve"> PAGEREF _Toc173152727 \h </w:delInstrText>
            </w:r>
          </w:del>
          <w:del w:id="100" w:author="咨询组" w:date="2026-01-14T14:41:04Z">
            <w:r>
              <w:rPr>
                <w:rFonts w:ascii="仿宋" w:hAnsi="仿宋" w:eastAsia="仿宋"/>
                <w:b w:val="0"/>
                <w:color w:val="000000" w:themeColor="text1"/>
                <w:sz w:val="32"/>
                <w:szCs w:val="32"/>
                <w14:textFill>
                  <w14:solidFill>
                    <w14:schemeClr w14:val="tx1"/>
                  </w14:solidFill>
                </w14:textFill>
              </w:rPr>
              <w:fldChar w:fldCharType="separate"/>
            </w:r>
          </w:del>
          <w:del w:id="101" w:author="咨询组" w:date="2026-01-14T14:41:04Z">
            <w:r>
              <w:rPr>
                <w:rFonts w:ascii="仿宋" w:hAnsi="仿宋" w:eastAsia="仿宋"/>
                <w:b w:val="0"/>
                <w:color w:val="000000" w:themeColor="text1"/>
                <w:sz w:val="32"/>
                <w:szCs w:val="32"/>
                <w14:textFill>
                  <w14:solidFill>
                    <w14:schemeClr w14:val="tx1"/>
                  </w14:solidFill>
                </w14:textFill>
              </w:rPr>
              <w:delText>1</w:delText>
            </w:r>
          </w:del>
          <w:del w:id="102" w:author="咨询组" w:date="2026-01-14T14:41:04Z">
            <w:r>
              <w:rPr>
                <w:rFonts w:ascii="仿宋" w:hAnsi="仿宋" w:eastAsia="仿宋"/>
                <w:b w:val="0"/>
                <w:color w:val="000000" w:themeColor="text1"/>
                <w:sz w:val="32"/>
                <w:szCs w:val="32"/>
                <w14:textFill>
                  <w14:solidFill>
                    <w14:schemeClr w14:val="tx1"/>
                  </w14:solidFill>
                </w14:textFill>
              </w:rPr>
              <w:fldChar w:fldCharType="end"/>
            </w:r>
          </w:del>
          <w:del w:id="103" w:author="咨询组" w:date="2026-01-14T14:41:04Z">
            <w:r>
              <w:rPr>
                <w:rFonts w:ascii="仿宋" w:hAnsi="仿宋" w:eastAsia="仿宋"/>
                <w:b w:val="0"/>
                <w:color w:val="000000" w:themeColor="text1"/>
                <w:sz w:val="32"/>
                <w:szCs w:val="32"/>
                <w14:textFill>
                  <w14:solidFill>
                    <w14:schemeClr w14:val="tx1"/>
                  </w14:solidFill>
                </w14:textFill>
              </w:rPr>
              <w:fldChar w:fldCharType="end"/>
            </w:r>
          </w:del>
        </w:p>
        <w:p w14:paraId="359EF652">
          <w:pPr>
            <w:pStyle w:val="9"/>
            <w:tabs>
              <w:tab w:val="left" w:pos="1680"/>
            </w:tabs>
            <w:rPr>
              <w:del w:id="104" w:author="咨询组" w:date="2026-01-14T14:41:04Z"/>
              <w:rFonts w:ascii="仿宋" w:hAnsi="仿宋" w:eastAsia="仿宋" w:cstheme="minorBidi"/>
              <w:b w:val="0"/>
              <w:color w:val="000000" w:themeColor="text1"/>
              <w:sz w:val="32"/>
              <w:szCs w:val="32"/>
              <w14:textFill>
                <w14:solidFill>
                  <w14:schemeClr w14:val="tx1"/>
                </w14:solidFill>
              </w14:textFill>
            </w:rPr>
          </w:pPr>
          <w:del w:id="105" w:author="咨询组" w:date="2026-01-14T14:41:04Z">
            <w:r>
              <w:rPr/>
              <w:fldChar w:fldCharType="begin"/>
            </w:r>
          </w:del>
          <w:del w:id="106" w:author="咨询组" w:date="2026-01-14T14:41:04Z">
            <w:r>
              <w:rPr/>
              <w:delInstrText xml:space="preserve"> HYPERLINK \l "_Toc173152728" </w:delInstrText>
            </w:r>
          </w:del>
          <w:del w:id="107" w:author="咨询组" w:date="2026-01-14T14:41:04Z">
            <w:r>
              <w:rPr/>
              <w:fldChar w:fldCharType="separate"/>
            </w:r>
          </w:del>
          <w:del w:id="108" w:author="咨询组" w:date="2026-01-14T14:41:04Z">
            <w:r>
              <w:rPr>
                <w:rStyle w:val="20"/>
                <w:rFonts w:ascii="仿宋" w:hAnsi="仿宋" w:eastAsia="仿宋"/>
                <w:b w:val="0"/>
                <w:color w:val="000000" w:themeColor="text1"/>
                <w:sz w:val="32"/>
                <w:szCs w:val="32"/>
                <w14:textFill>
                  <w14:solidFill>
                    <w14:schemeClr w14:val="tx1"/>
                  </w14:solidFill>
                </w14:textFill>
              </w:rPr>
              <w:delText>第二章</w:delText>
            </w:r>
          </w:del>
          <w:del w:id="109" w:author="咨询组" w:date="2026-01-14T14:41:04Z">
            <w:r>
              <w:rPr>
                <w:rFonts w:ascii="仿宋" w:hAnsi="仿宋" w:eastAsia="仿宋" w:cstheme="minorBidi"/>
                <w:b w:val="0"/>
                <w:color w:val="000000" w:themeColor="text1"/>
                <w:sz w:val="32"/>
                <w:szCs w:val="32"/>
                <w14:textFill>
                  <w14:solidFill>
                    <w14:schemeClr w14:val="tx1"/>
                  </w14:solidFill>
                </w14:textFill>
              </w:rPr>
              <w:tab/>
            </w:r>
          </w:del>
          <w:del w:id="110" w:author="咨询组" w:date="2026-01-14T14:41:04Z">
            <w:r>
              <w:rPr>
                <w:rStyle w:val="20"/>
                <w:rFonts w:ascii="仿宋" w:hAnsi="仿宋" w:eastAsia="仿宋"/>
                <w:b w:val="0"/>
                <w:color w:val="000000" w:themeColor="text1"/>
                <w:sz w:val="32"/>
                <w:szCs w:val="32"/>
                <w14:textFill>
                  <w14:solidFill>
                    <w14:schemeClr w14:val="tx1"/>
                  </w14:solidFill>
                </w14:textFill>
              </w:rPr>
              <w:delText>职称的术语与定义</w:delText>
            </w:r>
          </w:del>
          <w:del w:id="111" w:author="咨询组" w:date="2026-01-14T14:41:04Z">
            <w:r>
              <w:rPr>
                <w:rFonts w:ascii="仿宋" w:hAnsi="仿宋" w:eastAsia="仿宋"/>
                <w:b w:val="0"/>
                <w:color w:val="000000" w:themeColor="text1"/>
                <w:sz w:val="32"/>
                <w:szCs w:val="32"/>
                <w14:textFill>
                  <w14:solidFill>
                    <w14:schemeClr w14:val="tx1"/>
                  </w14:solidFill>
                </w14:textFill>
              </w:rPr>
              <w:tab/>
            </w:r>
          </w:del>
          <w:del w:id="112" w:author="咨询组" w:date="2026-01-14T14:41:04Z">
            <w:r>
              <w:rPr>
                <w:rFonts w:ascii="仿宋" w:hAnsi="仿宋" w:eastAsia="仿宋"/>
                <w:b w:val="0"/>
                <w:color w:val="000000" w:themeColor="text1"/>
                <w:sz w:val="32"/>
                <w:szCs w:val="32"/>
                <w14:textFill>
                  <w14:solidFill>
                    <w14:schemeClr w14:val="tx1"/>
                  </w14:solidFill>
                </w14:textFill>
              </w:rPr>
              <w:fldChar w:fldCharType="begin"/>
            </w:r>
          </w:del>
          <w:del w:id="113" w:author="咨询组" w:date="2026-01-14T14:41:04Z">
            <w:r>
              <w:rPr>
                <w:rFonts w:ascii="仿宋" w:hAnsi="仿宋" w:eastAsia="仿宋"/>
                <w:b w:val="0"/>
                <w:color w:val="000000" w:themeColor="text1"/>
                <w:sz w:val="32"/>
                <w:szCs w:val="32"/>
                <w14:textFill>
                  <w14:solidFill>
                    <w14:schemeClr w14:val="tx1"/>
                  </w14:solidFill>
                </w14:textFill>
              </w:rPr>
              <w:delInstrText xml:space="preserve"> PAGEREF _Toc173152728 \h </w:delInstrText>
            </w:r>
          </w:del>
          <w:del w:id="114" w:author="咨询组" w:date="2026-01-14T14:41:04Z">
            <w:r>
              <w:rPr>
                <w:rFonts w:ascii="仿宋" w:hAnsi="仿宋" w:eastAsia="仿宋"/>
                <w:b w:val="0"/>
                <w:color w:val="000000" w:themeColor="text1"/>
                <w:sz w:val="32"/>
                <w:szCs w:val="32"/>
                <w14:textFill>
                  <w14:solidFill>
                    <w14:schemeClr w14:val="tx1"/>
                  </w14:solidFill>
                </w14:textFill>
              </w:rPr>
              <w:fldChar w:fldCharType="separate"/>
            </w:r>
          </w:del>
          <w:del w:id="115" w:author="咨询组" w:date="2026-01-14T14:41:04Z">
            <w:r>
              <w:rPr>
                <w:rFonts w:ascii="仿宋" w:hAnsi="仿宋" w:eastAsia="仿宋"/>
                <w:b w:val="0"/>
                <w:color w:val="000000" w:themeColor="text1"/>
                <w:sz w:val="32"/>
                <w:szCs w:val="32"/>
                <w14:textFill>
                  <w14:solidFill>
                    <w14:schemeClr w14:val="tx1"/>
                  </w14:solidFill>
                </w14:textFill>
              </w:rPr>
              <w:delText>1</w:delText>
            </w:r>
          </w:del>
          <w:del w:id="116" w:author="咨询组" w:date="2026-01-14T14:41:04Z">
            <w:r>
              <w:rPr>
                <w:rFonts w:ascii="仿宋" w:hAnsi="仿宋" w:eastAsia="仿宋"/>
                <w:b w:val="0"/>
                <w:color w:val="000000" w:themeColor="text1"/>
                <w:sz w:val="32"/>
                <w:szCs w:val="32"/>
                <w14:textFill>
                  <w14:solidFill>
                    <w14:schemeClr w14:val="tx1"/>
                  </w14:solidFill>
                </w14:textFill>
              </w:rPr>
              <w:fldChar w:fldCharType="end"/>
            </w:r>
          </w:del>
          <w:del w:id="117" w:author="咨询组" w:date="2026-01-14T14:41:04Z">
            <w:r>
              <w:rPr>
                <w:rFonts w:ascii="仿宋" w:hAnsi="仿宋" w:eastAsia="仿宋"/>
                <w:b w:val="0"/>
                <w:color w:val="000000" w:themeColor="text1"/>
                <w:sz w:val="32"/>
                <w:szCs w:val="32"/>
                <w14:textFill>
                  <w14:solidFill>
                    <w14:schemeClr w14:val="tx1"/>
                  </w14:solidFill>
                </w14:textFill>
              </w:rPr>
              <w:fldChar w:fldCharType="end"/>
            </w:r>
          </w:del>
        </w:p>
        <w:p w14:paraId="27B9F4B5">
          <w:pPr>
            <w:pStyle w:val="9"/>
            <w:tabs>
              <w:tab w:val="left" w:pos="1680"/>
            </w:tabs>
            <w:rPr>
              <w:del w:id="118" w:author="咨询组" w:date="2026-01-14T14:41:04Z"/>
              <w:rFonts w:ascii="仿宋" w:hAnsi="仿宋" w:eastAsia="仿宋" w:cstheme="minorBidi"/>
              <w:b w:val="0"/>
              <w:color w:val="000000" w:themeColor="text1"/>
              <w:sz w:val="32"/>
              <w:szCs w:val="32"/>
              <w14:textFill>
                <w14:solidFill>
                  <w14:schemeClr w14:val="tx1"/>
                </w14:solidFill>
              </w14:textFill>
            </w:rPr>
          </w:pPr>
          <w:del w:id="119" w:author="咨询组" w:date="2026-01-14T14:41:04Z">
            <w:r>
              <w:rPr/>
              <w:fldChar w:fldCharType="begin"/>
            </w:r>
          </w:del>
          <w:del w:id="120" w:author="咨询组" w:date="2026-01-14T14:41:04Z">
            <w:r>
              <w:rPr/>
              <w:delInstrText xml:space="preserve"> HYPERLINK \l "_Toc173152729" </w:delInstrText>
            </w:r>
          </w:del>
          <w:del w:id="121" w:author="咨询组" w:date="2026-01-14T14:41:04Z">
            <w:r>
              <w:rPr/>
              <w:fldChar w:fldCharType="separate"/>
            </w:r>
          </w:del>
          <w:del w:id="122" w:author="咨询组" w:date="2026-01-14T14:41:04Z">
            <w:r>
              <w:rPr>
                <w:rStyle w:val="20"/>
                <w:rFonts w:ascii="仿宋" w:hAnsi="仿宋" w:eastAsia="仿宋" w:cs="仿宋"/>
                <w:b w:val="0"/>
                <w:color w:val="000000" w:themeColor="text1"/>
                <w:sz w:val="32"/>
                <w:szCs w:val="32"/>
                <w14:textFill>
                  <w14:solidFill>
                    <w14:schemeClr w14:val="tx1"/>
                  </w14:solidFill>
                </w14:textFill>
              </w:rPr>
              <w:delText>第三章</w:delText>
            </w:r>
          </w:del>
          <w:del w:id="123" w:author="咨询组" w:date="2026-01-14T14:41:04Z">
            <w:r>
              <w:rPr>
                <w:rFonts w:ascii="仿宋" w:hAnsi="仿宋" w:eastAsia="仿宋" w:cstheme="minorBidi"/>
                <w:b w:val="0"/>
                <w:color w:val="000000" w:themeColor="text1"/>
                <w:sz w:val="32"/>
                <w:szCs w:val="32"/>
                <w14:textFill>
                  <w14:solidFill>
                    <w14:schemeClr w14:val="tx1"/>
                  </w14:solidFill>
                </w14:textFill>
              </w:rPr>
              <w:tab/>
            </w:r>
          </w:del>
          <w:del w:id="124" w:author="咨询组" w:date="2026-01-14T14:41:04Z">
            <w:r>
              <w:rPr>
                <w:rStyle w:val="20"/>
                <w:rFonts w:ascii="仿宋" w:hAnsi="仿宋" w:eastAsia="仿宋" w:cs="仿宋"/>
                <w:b w:val="0"/>
                <w:color w:val="000000" w:themeColor="text1"/>
                <w:sz w:val="32"/>
                <w:szCs w:val="32"/>
                <w14:textFill>
                  <w14:solidFill>
                    <w14:schemeClr w14:val="tx1"/>
                  </w14:solidFill>
                </w14:textFill>
              </w:rPr>
              <w:delText>集团评审管理</w:delText>
            </w:r>
          </w:del>
          <w:del w:id="125" w:author="咨询组" w:date="2026-01-14T14:41:04Z">
            <w:r>
              <w:rPr>
                <w:rFonts w:ascii="仿宋" w:hAnsi="仿宋" w:eastAsia="仿宋"/>
                <w:b w:val="0"/>
                <w:color w:val="000000" w:themeColor="text1"/>
                <w:sz w:val="32"/>
                <w:szCs w:val="32"/>
                <w14:textFill>
                  <w14:solidFill>
                    <w14:schemeClr w14:val="tx1"/>
                  </w14:solidFill>
                </w14:textFill>
              </w:rPr>
              <w:tab/>
            </w:r>
          </w:del>
          <w:del w:id="126" w:author="咨询组" w:date="2026-01-14T14:41:04Z">
            <w:r>
              <w:rPr>
                <w:rFonts w:ascii="仿宋" w:hAnsi="仿宋" w:eastAsia="仿宋"/>
                <w:b w:val="0"/>
                <w:color w:val="000000" w:themeColor="text1"/>
                <w:sz w:val="32"/>
                <w:szCs w:val="32"/>
                <w14:textFill>
                  <w14:solidFill>
                    <w14:schemeClr w14:val="tx1"/>
                  </w14:solidFill>
                </w14:textFill>
              </w:rPr>
              <w:fldChar w:fldCharType="begin"/>
            </w:r>
          </w:del>
          <w:del w:id="127" w:author="咨询组" w:date="2026-01-14T14:41:04Z">
            <w:r>
              <w:rPr>
                <w:rFonts w:ascii="仿宋" w:hAnsi="仿宋" w:eastAsia="仿宋"/>
                <w:b w:val="0"/>
                <w:color w:val="000000" w:themeColor="text1"/>
                <w:sz w:val="32"/>
                <w:szCs w:val="32"/>
                <w14:textFill>
                  <w14:solidFill>
                    <w14:schemeClr w14:val="tx1"/>
                  </w14:solidFill>
                </w14:textFill>
              </w:rPr>
              <w:delInstrText xml:space="preserve"> PAGEREF _Toc173152729 \h </w:delInstrText>
            </w:r>
          </w:del>
          <w:del w:id="128" w:author="咨询组" w:date="2026-01-14T14:41:04Z">
            <w:r>
              <w:rPr>
                <w:rFonts w:ascii="仿宋" w:hAnsi="仿宋" w:eastAsia="仿宋"/>
                <w:b w:val="0"/>
                <w:color w:val="000000" w:themeColor="text1"/>
                <w:sz w:val="32"/>
                <w:szCs w:val="32"/>
                <w14:textFill>
                  <w14:solidFill>
                    <w14:schemeClr w14:val="tx1"/>
                  </w14:solidFill>
                </w14:textFill>
              </w:rPr>
              <w:fldChar w:fldCharType="separate"/>
            </w:r>
          </w:del>
          <w:del w:id="129" w:author="咨询组" w:date="2026-01-14T14:41:04Z">
            <w:r>
              <w:rPr>
                <w:rFonts w:ascii="仿宋" w:hAnsi="仿宋" w:eastAsia="仿宋"/>
                <w:b w:val="0"/>
                <w:color w:val="000000" w:themeColor="text1"/>
                <w:sz w:val="32"/>
                <w:szCs w:val="32"/>
                <w14:textFill>
                  <w14:solidFill>
                    <w14:schemeClr w14:val="tx1"/>
                  </w14:solidFill>
                </w14:textFill>
              </w:rPr>
              <w:delText>4</w:delText>
            </w:r>
          </w:del>
          <w:del w:id="130" w:author="咨询组" w:date="2026-01-14T14:41:04Z">
            <w:r>
              <w:rPr>
                <w:rFonts w:ascii="仿宋" w:hAnsi="仿宋" w:eastAsia="仿宋"/>
                <w:b w:val="0"/>
                <w:color w:val="000000" w:themeColor="text1"/>
                <w:sz w:val="32"/>
                <w:szCs w:val="32"/>
                <w14:textFill>
                  <w14:solidFill>
                    <w14:schemeClr w14:val="tx1"/>
                  </w14:solidFill>
                </w14:textFill>
              </w:rPr>
              <w:fldChar w:fldCharType="end"/>
            </w:r>
          </w:del>
          <w:del w:id="131" w:author="咨询组" w:date="2026-01-14T14:41:04Z">
            <w:r>
              <w:rPr>
                <w:rFonts w:ascii="仿宋" w:hAnsi="仿宋" w:eastAsia="仿宋"/>
                <w:b w:val="0"/>
                <w:color w:val="000000" w:themeColor="text1"/>
                <w:sz w:val="32"/>
                <w:szCs w:val="32"/>
                <w14:textFill>
                  <w14:solidFill>
                    <w14:schemeClr w14:val="tx1"/>
                  </w14:solidFill>
                </w14:textFill>
              </w:rPr>
              <w:fldChar w:fldCharType="end"/>
            </w:r>
          </w:del>
        </w:p>
        <w:p w14:paraId="7DA50CB7">
          <w:pPr>
            <w:pStyle w:val="9"/>
            <w:tabs>
              <w:tab w:val="left" w:pos="1680"/>
            </w:tabs>
            <w:rPr>
              <w:del w:id="132" w:author="咨询组" w:date="2026-01-14T14:41:04Z"/>
              <w:rFonts w:ascii="仿宋" w:hAnsi="仿宋" w:eastAsia="仿宋" w:cstheme="minorBidi"/>
              <w:b w:val="0"/>
              <w:color w:val="000000" w:themeColor="text1"/>
              <w:sz w:val="32"/>
              <w:szCs w:val="32"/>
              <w14:textFill>
                <w14:solidFill>
                  <w14:schemeClr w14:val="tx1"/>
                </w14:solidFill>
              </w14:textFill>
            </w:rPr>
          </w:pPr>
          <w:del w:id="133" w:author="咨询组" w:date="2026-01-14T14:41:04Z">
            <w:r>
              <w:rPr/>
              <w:fldChar w:fldCharType="begin"/>
            </w:r>
          </w:del>
          <w:del w:id="134" w:author="咨询组" w:date="2026-01-14T14:41:04Z">
            <w:r>
              <w:rPr/>
              <w:delInstrText xml:space="preserve"> HYPERLINK \l "_Toc173152730" </w:delInstrText>
            </w:r>
          </w:del>
          <w:del w:id="135" w:author="咨询组" w:date="2026-01-14T14:41:04Z">
            <w:r>
              <w:rPr/>
              <w:fldChar w:fldCharType="separate"/>
            </w:r>
          </w:del>
          <w:del w:id="136" w:author="咨询组" w:date="2026-01-14T14:41:04Z">
            <w:r>
              <w:rPr>
                <w:rStyle w:val="20"/>
                <w:rFonts w:ascii="仿宋" w:hAnsi="仿宋" w:eastAsia="仿宋" w:cs="仿宋"/>
                <w:b w:val="0"/>
                <w:color w:val="000000" w:themeColor="text1"/>
                <w:sz w:val="32"/>
                <w:szCs w:val="32"/>
                <w14:textFill>
                  <w14:solidFill>
                    <w14:schemeClr w14:val="tx1"/>
                  </w14:solidFill>
                </w14:textFill>
              </w:rPr>
              <w:delText>第四章</w:delText>
            </w:r>
          </w:del>
          <w:del w:id="137" w:author="咨询组" w:date="2026-01-14T14:41:04Z">
            <w:r>
              <w:rPr>
                <w:rFonts w:ascii="仿宋" w:hAnsi="仿宋" w:eastAsia="仿宋" w:cstheme="minorBidi"/>
                <w:b w:val="0"/>
                <w:color w:val="000000" w:themeColor="text1"/>
                <w:sz w:val="32"/>
                <w:szCs w:val="32"/>
                <w14:textFill>
                  <w14:solidFill>
                    <w14:schemeClr w14:val="tx1"/>
                  </w14:solidFill>
                </w14:textFill>
              </w:rPr>
              <w:tab/>
            </w:r>
          </w:del>
          <w:del w:id="138" w:author="咨询组" w:date="2026-01-14T14:41:04Z">
            <w:r>
              <w:rPr>
                <w:rStyle w:val="20"/>
                <w:rFonts w:ascii="仿宋" w:hAnsi="仿宋" w:eastAsia="仿宋" w:cs="仿宋"/>
                <w:b w:val="0"/>
                <w:color w:val="000000" w:themeColor="text1"/>
                <w:sz w:val="32"/>
                <w:szCs w:val="32"/>
                <w14:textFill>
                  <w14:solidFill>
                    <w14:schemeClr w14:val="tx1"/>
                  </w14:solidFill>
                </w14:textFill>
              </w:rPr>
              <w:delText>社会评审管理</w:delText>
            </w:r>
          </w:del>
          <w:del w:id="139" w:author="咨询组" w:date="2026-01-14T14:41:04Z">
            <w:r>
              <w:rPr>
                <w:rFonts w:ascii="仿宋" w:hAnsi="仿宋" w:eastAsia="仿宋"/>
                <w:b w:val="0"/>
                <w:color w:val="000000" w:themeColor="text1"/>
                <w:sz w:val="32"/>
                <w:szCs w:val="32"/>
                <w14:textFill>
                  <w14:solidFill>
                    <w14:schemeClr w14:val="tx1"/>
                  </w14:solidFill>
                </w14:textFill>
              </w:rPr>
              <w:tab/>
            </w:r>
          </w:del>
          <w:del w:id="140" w:author="咨询组" w:date="2026-01-14T14:41:04Z">
            <w:r>
              <w:rPr>
                <w:rFonts w:ascii="仿宋" w:hAnsi="仿宋" w:eastAsia="仿宋"/>
                <w:b w:val="0"/>
                <w:color w:val="000000" w:themeColor="text1"/>
                <w:sz w:val="32"/>
                <w:szCs w:val="32"/>
                <w14:textFill>
                  <w14:solidFill>
                    <w14:schemeClr w14:val="tx1"/>
                  </w14:solidFill>
                </w14:textFill>
              </w:rPr>
              <w:fldChar w:fldCharType="begin"/>
            </w:r>
          </w:del>
          <w:del w:id="141" w:author="咨询组" w:date="2026-01-14T14:41:04Z">
            <w:r>
              <w:rPr>
                <w:rFonts w:ascii="仿宋" w:hAnsi="仿宋" w:eastAsia="仿宋"/>
                <w:b w:val="0"/>
                <w:color w:val="000000" w:themeColor="text1"/>
                <w:sz w:val="32"/>
                <w:szCs w:val="32"/>
                <w14:textFill>
                  <w14:solidFill>
                    <w14:schemeClr w14:val="tx1"/>
                  </w14:solidFill>
                </w14:textFill>
              </w:rPr>
              <w:delInstrText xml:space="preserve"> PAGEREF _Toc173152730 \h </w:delInstrText>
            </w:r>
          </w:del>
          <w:del w:id="142" w:author="咨询组" w:date="2026-01-14T14:41:04Z">
            <w:r>
              <w:rPr>
                <w:rFonts w:ascii="仿宋" w:hAnsi="仿宋" w:eastAsia="仿宋"/>
                <w:b w:val="0"/>
                <w:color w:val="000000" w:themeColor="text1"/>
                <w:sz w:val="32"/>
                <w:szCs w:val="32"/>
                <w14:textFill>
                  <w14:solidFill>
                    <w14:schemeClr w14:val="tx1"/>
                  </w14:solidFill>
                </w14:textFill>
              </w:rPr>
              <w:fldChar w:fldCharType="separate"/>
            </w:r>
          </w:del>
          <w:del w:id="143" w:author="咨询组" w:date="2026-01-14T14:41:04Z">
            <w:r>
              <w:rPr>
                <w:rFonts w:ascii="仿宋" w:hAnsi="仿宋" w:eastAsia="仿宋"/>
                <w:b w:val="0"/>
                <w:color w:val="000000" w:themeColor="text1"/>
                <w:sz w:val="32"/>
                <w:szCs w:val="32"/>
                <w14:textFill>
                  <w14:solidFill>
                    <w14:schemeClr w14:val="tx1"/>
                  </w14:solidFill>
                </w14:textFill>
              </w:rPr>
              <w:delText>4</w:delText>
            </w:r>
          </w:del>
          <w:del w:id="144" w:author="咨询组" w:date="2026-01-14T14:41:04Z">
            <w:r>
              <w:rPr>
                <w:rFonts w:ascii="仿宋" w:hAnsi="仿宋" w:eastAsia="仿宋"/>
                <w:b w:val="0"/>
                <w:color w:val="000000" w:themeColor="text1"/>
                <w:sz w:val="32"/>
                <w:szCs w:val="32"/>
                <w14:textFill>
                  <w14:solidFill>
                    <w14:schemeClr w14:val="tx1"/>
                  </w14:solidFill>
                </w14:textFill>
              </w:rPr>
              <w:fldChar w:fldCharType="end"/>
            </w:r>
          </w:del>
          <w:del w:id="145" w:author="咨询组" w:date="2026-01-14T14:41:04Z">
            <w:r>
              <w:rPr>
                <w:rFonts w:ascii="仿宋" w:hAnsi="仿宋" w:eastAsia="仿宋"/>
                <w:b w:val="0"/>
                <w:color w:val="000000" w:themeColor="text1"/>
                <w:sz w:val="32"/>
                <w:szCs w:val="32"/>
                <w14:textFill>
                  <w14:solidFill>
                    <w14:schemeClr w14:val="tx1"/>
                  </w14:solidFill>
                </w14:textFill>
              </w:rPr>
              <w:fldChar w:fldCharType="end"/>
            </w:r>
          </w:del>
        </w:p>
        <w:p w14:paraId="154D3235">
          <w:pPr>
            <w:pStyle w:val="9"/>
            <w:tabs>
              <w:tab w:val="left" w:pos="1680"/>
            </w:tabs>
            <w:rPr>
              <w:del w:id="146" w:author="咨询组" w:date="2026-01-14T14:41:04Z"/>
              <w:rFonts w:ascii="仿宋" w:hAnsi="仿宋" w:eastAsia="仿宋" w:cstheme="minorBidi"/>
              <w:b w:val="0"/>
              <w:color w:val="000000" w:themeColor="text1"/>
              <w:sz w:val="32"/>
              <w:szCs w:val="32"/>
              <w14:textFill>
                <w14:solidFill>
                  <w14:schemeClr w14:val="tx1"/>
                </w14:solidFill>
              </w14:textFill>
            </w:rPr>
          </w:pPr>
          <w:del w:id="147" w:author="咨询组" w:date="2026-01-14T14:41:04Z">
            <w:r>
              <w:rPr/>
              <w:fldChar w:fldCharType="begin"/>
            </w:r>
          </w:del>
          <w:del w:id="148" w:author="咨询组" w:date="2026-01-14T14:41:04Z">
            <w:r>
              <w:rPr/>
              <w:delInstrText xml:space="preserve"> HYPERLINK \l "_Toc173152731" </w:delInstrText>
            </w:r>
          </w:del>
          <w:del w:id="149" w:author="咨询组" w:date="2026-01-14T14:41:04Z">
            <w:r>
              <w:rPr/>
              <w:fldChar w:fldCharType="separate"/>
            </w:r>
          </w:del>
          <w:del w:id="150" w:author="咨询组" w:date="2026-01-14T14:41:04Z">
            <w:r>
              <w:rPr>
                <w:rStyle w:val="20"/>
                <w:rFonts w:ascii="仿宋" w:hAnsi="仿宋" w:eastAsia="仿宋" w:cs="仿宋"/>
                <w:b w:val="0"/>
                <w:color w:val="000000" w:themeColor="text1"/>
                <w:sz w:val="32"/>
                <w:szCs w:val="32"/>
                <w14:textFill>
                  <w14:solidFill>
                    <w14:schemeClr w14:val="tx1"/>
                  </w14:solidFill>
                </w14:textFill>
              </w:rPr>
              <w:delText>第五章</w:delText>
            </w:r>
          </w:del>
          <w:del w:id="151" w:author="咨询组" w:date="2026-01-14T14:41:04Z">
            <w:r>
              <w:rPr>
                <w:rFonts w:ascii="仿宋" w:hAnsi="仿宋" w:eastAsia="仿宋" w:cstheme="minorBidi"/>
                <w:b w:val="0"/>
                <w:color w:val="000000" w:themeColor="text1"/>
                <w:sz w:val="32"/>
                <w:szCs w:val="32"/>
                <w14:textFill>
                  <w14:solidFill>
                    <w14:schemeClr w14:val="tx1"/>
                  </w14:solidFill>
                </w14:textFill>
              </w:rPr>
              <w:tab/>
            </w:r>
          </w:del>
          <w:del w:id="152" w:author="咨询组" w:date="2026-01-14T14:41:04Z">
            <w:r>
              <w:rPr>
                <w:rStyle w:val="20"/>
                <w:rFonts w:ascii="仿宋" w:hAnsi="仿宋" w:eastAsia="仿宋" w:cs="仿宋"/>
                <w:b w:val="0"/>
                <w:color w:val="000000" w:themeColor="text1"/>
                <w:sz w:val="32"/>
                <w:szCs w:val="32"/>
                <w14:textFill>
                  <w14:solidFill>
                    <w14:schemeClr w14:val="tx1"/>
                  </w14:solidFill>
                </w14:textFill>
              </w:rPr>
              <w:delText>附则</w:delText>
            </w:r>
          </w:del>
          <w:del w:id="153" w:author="咨询组" w:date="2026-01-14T14:41:04Z">
            <w:r>
              <w:rPr>
                <w:rFonts w:ascii="仿宋" w:hAnsi="仿宋" w:eastAsia="仿宋"/>
                <w:b w:val="0"/>
                <w:color w:val="000000" w:themeColor="text1"/>
                <w:sz w:val="32"/>
                <w:szCs w:val="32"/>
                <w14:textFill>
                  <w14:solidFill>
                    <w14:schemeClr w14:val="tx1"/>
                  </w14:solidFill>
                </w14:textFill>
              </w:rPr>
              <w:tab/>
            </w:r>
          </w:del>
          <w:del w:id="154" w:author="咨询组" w:date="2026-01-14T14:41:04Z">
            <w:r>
              <w:rPr>
                <w:rFonts w:ascii="仿宋" w:hAnsi="仿宋" w:eastAsia="仿宋"/>
                <w:b w:val="0"/>
                <w:color w:val="000000" w:themeColor="text1"/>
                <w:sz w:val="32"/>
                <w:szCs w:val="32"/>
                <w14:textFill>
                  <w14:solidFill>
                    <w14:schemeClr w14:val="tx1"/>
                  </w14:solidFill>
                </w14:textFill>
              </w:rPr>
              <w:fldChar w:fldCharType="begin"/>
            </w:r>
          </w:del>
          <w:del w:id="155" w:author="咨询组" w:date="2026-01-14T14:41:04Z">
            <w:r>
              <w:rPr>
                <w:rFonts w:ascii="仿宋" w:hAnsi="仿宋" w:eastAsia="仿宋"/>
                <w:b w:val="0"/>
                <w:color w:val="000000" w:themeColor="text1"/>
                <w:sz w:val="32"/>
                <w:szCs w:val="32"/>
                <w14:textFill>
                  <w14:solidFill>
                    <w14:schemeClr w14:val="tx1"/>
                  </w14:solidFill>
                </w14:textFill>
              </w:rPr>
              <w:delInstrText xml:space="preserve"> PAGEREF _Toc173152731 \h </w:delInstrText>
            </w:r>
          </w:del>
          <w:del w:id="156" w:author="咨询组" w:date="2026-01-14T14:41:04Z">
            <w:r>
              <w:rPr>
                <w:rFonts w:ascii="仿宋" w:hAnsi="仿宋" w:eastAsia="仿宋"/>
                <w:b w:val="0"/>
                <w:color w:val="000000" w:themeColor="text1"/>
                <w:sz w:val="32"/>
                <w:szCs w:val="32"/>
                <w14:textFill>
                  <w14:solidFill>
                    <w14:schemeClr w14:val="tx1"/>
                  </w14:solidFill>
                </w14:textFill>
              </w:rPr>
              <w:fldChar w:fldCharType="separate"/>
            </w:r>
          </w:del>
          <w:del w:id="157" w:author="咨询组" w:date="2026-01-14T14:41:04Z">
            <w:r>
              <w:rPr>
                <w:rFonts w:ascii="仿宋" w:hAnsi="仿宋" w:eastAsia="仿宋"/>
                <w:b w:val="0"/>
                <w:color w:val="000000" w:themeColor="text1"/>
                <w:sz w:val="32"/>
                <w:szCs w:val="32"/>
                <w14:textFill>
                  <w14:solidFill>
                    <w14:schemeClr w14:val="tx1"/>
                  </w14:solidFill>
                </w14:textFill>
              </w:rPr>
              <w:delText>4</w:delText>
            </w:r>
          </w:del>
          <w:del w:id="158" w:author="咨询组" w:date="2026-01-14T14:41:04Z">
            <w:r>
              <w:rPr>
                <w:rFonts w:ascii="仿宋" w:hAnsi="仿宋" w:eastAsia="仿宋"/>
                <w:b w:val="0"/>
                <w:color w:val="000000" w:themeColor="text1"/>
                <w:sz w:val="32"/>
                <w:szCs w:val="32"/>
                <w14:textFill>
                  <w14:solidFill>
                    <w14:schemeClr w14:val="tx1"/>
                  </w14:solidFill>
                </w14:textFill>
              </w:rPr>
              <w:fldChar w:fldCharType="end"/>
            </w:r>
          </w:del>
          <w:del w:id="159" w:author="咨询组" w:date="2026-01-14T14:41:04Z">
            <w:r>
              <w:rPr>
                <w:rFonts w:ascii="仿宋" w:hAnsi="仿宋" w:eastAsia="仿宋"/>
                <w:b w:val="0"/>
                <w:color w:val="000000" w:themeColor="text1"/>
                <w:sz w:val="32"/>
                <w:szCs w:val="32"/>
                <w14:textFill>
                  <w14:solidFill>
                    <w14:schemeClr w14:val="tx1"/>
                  </w14:solidFill>
                </w14:textFill>
              </w:rPr>
              <w:fldChar w:fldCharType="end"/>
            </w:r>
          </w:del>
        </w:p>
        <w:p w14:paraId="6D478F61">
          <w:pPr>
            <w:pStyle w:val="9"/>
            <w:rPr>
              <w:del w:id="160" w:author="咨询组" w:date="2026-01-14T14:41:04Z"/>
              <w:rFonts w:ascii="仿宋" w:hAnsi="仿宋" w:eastAsia="仿宋" w:cstheme="minorBidi"/>
              <w:b w:val="0"/>
              <w:color w:val="000000" w:themeColor="text1"/>
              <w:sz w:val="32"/>
              <w:szCs w:val="32"/>
              <w14:textFill>
                <w14:solidFill>
                  <w14:schemeClr w14:val="tx1"/>
                </w14:solidFill>
              </w14:textFill>
            </w:rPr>
          </w:pPr>
          <w:del w:id="161" w:author="咨询组" w:date="2026-01-14T14:41:04Z">
            <w:r>
              <w:rPr/>
              <w:fldChar w:fldCharType="begin"/>
            </w:r>
          </w:del>
          <w:del w:id="162" w:author="咨询组" w:date="2026-01-14T14:41:04Z">
            <w:r>
              <w:rPr/>
              <w:delInstrText xml:space="preserve"> HYPERLINK \l "_Toc173152732" </w:delInstrText>
            </w:r>
          </w:del>
          <w:del w:id="163" w:author="咨询组" w:date="2026-01-14T14:41:04Z">
            <w:r>
              <w:rPr/>
              <w:fldChar w:fldCharType="separate"/>
            </w:r>
          </w:del>
          <w:del w:id="164" w:author="咨询组" w:date="2026-01-14T14:41:04Z">
            <w:r>
              <w:rPr>
                <w:rStyle w:val="20"/>
                <w:rFonts w:ascii="仿宋" w:hAnsi="仿宋" w:eastAsia="仿宋" w:cs="仿宋"/>
                <w:b w:val="0"/>
                <w:color w:val="000000" w:themeColor="text1"/>
                <w:sz w:val="32"/>
                <w:szCs w:val="32"/>
                <w14:textFill>
                  <w14:solidFill>
                    <w14:schemeClr w14:val="tx1"/>
                  </w14:solidFill>
                </w14:textFill>
              </w:rPr>
              <w:delText>附件</w:delText>
            </w:r>
          </w:del>
          <w:del w:id="165" w:author="咨询组" w:date="2026-01-14T14:41:04Z">
            <w:r>
              <w:rPr>
                <w:rFonts w:ascii="仿宋" w:hAnsi="仿宋" w:eastAsia="仿宋"/>
                <w:b w:val="0"/>
                <w:color w:val="000000" w:themeColor="text1"/>
                <w:sz w:val="32"/>
                <w:szCs w:val="32"/>
                <w14:textFill>
                  <w14:solidFill>
                    <w14:schemeClr w14:val="tx1"/>
                  </w14:solidFill>
                </w14:textFill>
              </w:rPr>
              <w:tab/>
            </w:r>
          </w:del>
          <w:del w:id="166" w:author="咨询组" w:date="2026-01-14T14:41:04Z">
            <w:r>
              <w:rPr>
                <w:rFonts w:ascii="仿宋" w:hAnsi="仿宋" w:eastAsia="仿宋"/>
                <w:b w:val="0"/>
                <w:color w:val="000000" w:themeColor="text1"/>
                <w:sz w:val="32"/>
                <w:szCs w:val="32"/>
                <w14:textFill>
                  <w14:solidFill>
                    <w14:schemeClr w14:val="tx1"/>
                  </w14:solidFill>
                </w14:textFill>
              </w:rPr>
              <w:fldChar w:fldCharType="begin"/>
            </w:r>
          </w:del>
          <w:del w:id="167" w:author="咨询组" w:date="2026-01-14T14:41:04Z">
            <w:r>
              <w:rPr>
                <w:rFonts w:ascii="仿宋" w:hAnsi="仿宋" w:eastAsia="仿宋"/>
                <w:b w:val="0"/>
                <w:color w:val="000000" w:themeColor="text1"/>
                <w:sz w:val="32"/>
                <w:szCs w:val="32"/>
                <w14:textFill>
                  <w14:solidFill>
                    <w14:schemeClr w14:val="tx1"/>
                  </w14:solidFill>
                </w14:textFill>
              </w:rPr>
              <w:delInstrText xml:space="preserve"> PAGEREF _Toc173152732 \h </w:delInstrText>
            </w:r>
          </w:del>
          <w:del w:id="168" w:author="咨询组" w:date="2026-01-14T14:41:04Z">
            <w:r>
              <w:rPr>
                <w:rFonts w:ascii="仿宋" w:hAnsi="仿宋" w:eastAsia="仿宋"/>
                <w:b w:val="0"/>
                <w:color w:val="000000" w:themeColor="text1"/>
                <w:sz w:val="32"/>
                <w:szCs w:val="32"/>
                <w14:textFill>
                  <w14:solidFill>
                    <w14:schemeClr w14:val="tx1"/>
                  </w14:solidFill>
                </w14:textFill>
              </w:rPr>
              <w:fldChar w:fldCharType="separate"/>
            </w:r>
          </w:del>
          <w:del w:id="169" w:author="咨询组" w:date="2026-01-14T14:41:04Z">
            <w:r>
              <w:rPr>
                <w:rFonts w:ascii="仿宋" w:hAnsi="仿宋" w:eastAsia="仿宋"/>
                <w:b w:val="0"/>
                <w:color w:val="000000" w:themeColor="text1"/>
                <w:sz w:val="32"/>
                <w:szCs w:val="32"/>
                <w14:textFill>
                  <w14:solidFill>
                    <w14:schemeClr w14:val="tx1"/>
                  </w14:solidFill>
                </w14:textFill>
              </w:rPr>
              <w:delText>5</w:delText>
            </w:r>
          </w:del>
          <w:del w:id="170" w:author="咨询组" w:date="2026-01-14T14:41:04Z">
            <w:r>
              <w:rPr>
                <w:rFonts w:ascii="仿宋" w:hAnsi="仿宋" w:eastAsia="仿宋"/>
                <w:b w:val="0"/>
                <w:color w:val="000000" w:themeColor="text1"/>
                <w:sz w:val="32"/>
                <w:szCs w:val="32"/>
                <w14:textFill>
                  <w14:solidFill>
                    <w14:schemeClr w14:val="tx1"/>
                  </w14:solidFill>
                </w14:textFill>
              </w:rPr>
              <w:fldChar w:fldCharType="end"/>
            </w:r>
          </w:del>
          <w:del w:id="171" w:author="咨询组" w:date="2026-01-14T14:41:04Z">
            <w:r>
              <w:rPr>
                <w:rFonts w:ascii="仿宋" w:hAnsi="仿宋" w:eastAsia="仿宋"/>
                <w:b w:val="0"/>
                <w:color w:val="000000" w:themeColor="text1"/>
                <w:sz w:val="32"/>
                <w:szCs w:val="32"/>
                <w14:textFill>
                  <w14:solidFill>
                    <w14:schemeClr w14:val="tx1"/>
                  </w14:solidFill>
                </w14:textFill>
              </w:rPr>
              <w:fldChar w:fldCharType="end"/>
            </w:r>
          </w:del>
        </w:p>
        <w:p w14:paraId="7FDE0685">
          <w:pPr>
            <w:pStyle w:val="9"/>
            <w:rPr>
              <w:del w:id="172" w:author="咨询组" w:date="2026-01-14T14:41:04Z"/>
              <w:rFonts w:ascii="仿宋" w:hAnsi="仿宋" w:eastAsia="仿宋" w:cstheme="minorBidi"/>
              <w:b w:val="0"/>
              <w:color w:val="000000" w:themeColor="text1"/>
              <w:sz w:val="32"/>
              <w:szCs w:val="32"/>
              <w14:textFill>
                <w14:solidFill>
                  <w14:schemeClr w14:val="tx1"/>
                </w14:solidFill>
              </w14:textFill>
            </w:rPr>
          </w:pPr>
          <w:del w:id="173" w:author="咨询组" w:date="2026-01-14T14:41:04Z">
            <w:r>
              <w:rPr/>
              <w:fldChar w:fldCharType="begin"/>
            </w:r>
          </w:del>
          <w:del w:id="174" w:author="咨询组" w:date="2026-01-14T14:41:04Z">
            <w:r>
              <w:rPr/>
              <w:delInstrText xml:space="preserve"> HYPERLINK \l "_Toc173152733" </w:delInstrText>
            </w:r>
          </w:del>
          <w:del w:id="175" w:author="咨询组" w:date="2026-01-14T14:41:04Z">
            <w:r>
              <w:rPr/>
              <w:fldChar w:fldCharType="separate"/>
            </w:r>
          </w:del>
          <w:del w:id="176" w:author="咨询组" w:date="2026-01-14T14:41:04Z">
            <w:r>
              <w:rPr>
                <w:rStyle w:val="20"/>
                <w:rFonts w:ascii="仿宋" w:hAnsi="仿宋" w:eastAsia="仿宋" w:cs="仿宋"/>
                <w:b w:val="0"/>
                <w:color w:val="000000" w:themeColor="text1"/>
                <w:sz w:val="32"/>
                <w:szCs w:val="32"/>
                <w14:textFill>
                  <w14:solidFill>
                    <w14:schemeClr w14:val="tx1"/>
                  </w14:solidFill>
                </w14:textFill>
              </w:rPr>
              <w:delText>附录</w:delText>
            </w:r>
          </w:del>
          <w:del w:id="177" w:author="咨询组" w:date="2026-01-14T14:41:04Z">
            <w:r>
              <w:rPr>
                <w:rFonts w:ascii="仿宋" w:hAnsi="仿宋" w:eastAsia="仿宋"/>
                <w:b w:val="0"/>
                <w:color w:val="000000" w:themeColor="text1"/>
                <w:sz w:val="32"/>
                <w:szCs w:val="32"/>
                <w14:textFill>
                  <w14:solidFill>
                    <w14:schemeClr w14:val="tx1"/>
                  </w14:solidFill>
                </w14:textFill>
              </w:rPr>
              <w:tab/>
            </w:r>
          </w:del>
          <w:del w:id="178" w:author="咨询组" w:date="2026-01-14T14:41:04Z">
            <w:r>
              <w:rPr>
                <w:rFonts w:ascii="仿宋" w:hAnsi="仿宋" w:eastAsia="仿宋"/>
                <w:b w:val="0"/>
                <w:color w:val="000000" w:themeColor="text1"/>
                <w:sz w:val="32"/>
                <w:szCs w:val="32"/>
                <w14:textFill>
                  <w14:solidFill>
                    <w14:schemeClr w14:val="tx1"/>
                  </w14:solidFill>
                </w14:textFill>
              </w:rPr>
              <w:fldChar w:fldCharType="begin"/>
            </w:r>
          </w:del>
          <w:del w:id="179" w:author="咨询组" w:date="2026-01-14T14:41:04Z">
            <w:r>
              <w:rPr>
                <w:rFonts w:ascii="仿宋" w:hAnsi="仿宋" w:eastAsia="仿宋"/>
                <w:b w:val="0"/>
                <w:color w:val="000000" w:themeColor="text1"/>
                <w:sz w:val="32"/>
                <w:szCs w:val="32"/>
                <w14:textFill>
                  <w14:solidFill>
                    <w14:schemeClr w14:val="tx1"/>
                  </w14:solidFill>
                </w14:textFill>
              </w:rPr>
              <w:delInstrText xml:space="preserve"> PAGEREF _Toc173152733 \h </w:delInstrText>
            </w:r>
          </w:del>
          <w:del w:id="180" w:author="咨询组" w:date="2026-01-14T14:41:04Z">
            <w:r>
              <w:rPr>
                <w:rFonts w:ascii="仿宋" w:hAnsi="仿宋" w:eastAsia="仿宋"/>
                <w:b w:val="0"/>
                <w:color w:val="000000" w:themeColor="text1"/>
                <w:sz w:val="32"/>
                <w:szCs w:val="32"/>
                <w14:textFill>
                  <w14:solidFill>
                    <w14:schemeClr w14:val="tx1"/>
                  </w14:solidFill>
                </w14:textFill>
              </w:rPr>
              <w:fldChar w:fldCharType="separate"/>
            </w:r>
          </w:del>
          <w:del w:id="181" w:author="咨询组" w:date="2026-01-14T14:41:04Z">
            <w:r>
              <w:rPr>
                <w:rFonts w:ascii="仿宋" w:hAnsi="仿宋" w:eastAsia="仿宋"/>
                <w:b w:val="0"/>
                <w:color w:val="000000" w:themeColor="text1"/>
                <w:sz w:val="32"/>
                <w:szCs w:val="32"/>
                <w14:textFill>
                  <w14:solidFill>
                    <w14:schemeClr w14:val="tx1"/>
                  </w14:solidFill>
                </w14:textFill>
              </w:rPr>
              <w:delText>5</w:delText>
            </w:r>
          </w:del>
          <w:del w:id="182" w:author="咨询组" w:date="2026-01-14T14:41:04Z">
            <w:r>
              <w:rPr>
                <w:rFonts w:ascii="仿宋" w:hAnsi="仿宋" w:eastAsia="仿宋"/>
                <w:b w:val="0"/>
                <w:color w:val="000000" w:themeColor="text1"/>
                <w:sz w:val="32"/>
                <w:szCs w:val="32"/>
                <w14:textFill>
                  <w14:solidFill>
                    <w14:schemeClr w14:val="tx1"/>
                  </w14:solidFill>
                </w14:textFill>
              </w:rPr>
              <w:fldChar w:fldCharType="end"/>
            </w:r>
          </w:del>
          <w:del w:id="183" w:author="咨询组" w:date="2026-01-14T14:41:04Z">
            <w:r>
              <w:rPr>
                <w:rFonts w:ascii="仿宋" w:hAnsi="仿宋" w:eastAsia="仿宋"/>
                <w:b w:val="0"/>
                <w:color w:val="000000" w:themeColor="text1"/>
                <w:sz w:val="32"/>
                <w:szCs w:val="32"/>
                <w14:textFill>
                  <w14:solidFill>
                    <w14:schemeClr w14:val="tx1"/>
                  </w14:solidFill>
                </w14:textFill>
              </w:rPr>
              <w:fldChar w:fldCharType="end"/>
            </w:r>
          </w:del>
        </w:p>
        <w:p w14:paraId="304175CB">
          <w:pPr>
            <w:rPr>
              <w:del w:id="184" w:author="咨询组" w:date="2026-01-14T14:41:04Z"/>
              <w:rFonts w:ascii="仿宋" w:hAnsi="仿宋" w:eastAsia="仿宋"/>
              <w:color w:val="000000" w:themeColor="text1"/>
              <w:sz w:val="32"/>
              <w:szCs w:val="32"/>
              <w14:textFill>
                <w14:solidFill>
                  <w14:schemeClr w14:val="tx1"/>
                </w14:solidFill>
              </w14:textFill>
            </w:rPr>
          </w:pPr>
          <w:del w:id="185" w:author="咨询组" w:date="2026-01-14T14:41:04Z">
            <w:r>
              <w:rPr>
                <w:rFonts w:hint="eastAsia" w:ascii="仿宋" w:hAnsi="仿宋" w:eastAsia="仿宋"/>
                <w:bCs/>
                <w:color w:val="000000" w:themeColor="text1"/>
                <w:sz w:val="32"/>
                <w:szCs w:val="32"/>
                <w:lang w:val="zh-CN"/>
                <w14:textFill>
                  <w14:solidFill>
                    <w14:schemeClr w14:val="tx1"/>
                  </w14:solidFill>
                </w14:textFill>
              </w:rPr>
              <w:fldChar w:fldCharType="end"/>
            </w:r>
          </w:del>
        </w:p>
        <w:customXmlDelRangeStart w:id="187" w:author="咨询组" w:date="2026-01-14T14:41:04Z"/>
      </w:sdtContent>
    </w:sdt>
    <w:customXmlDelRangeEnd w:id="187"/>
    <w:p w14:paraId="10A23B1E">
      <w:pPr>
        <w:spacing w:after="0" w:line="240" w:lineRule="auto"/>
        <w:rPr>
          <w:del w:id="188" w:author="咨询组" w:date="2026-01-14T14:41:04Z"/>
          <w:rFonts w:ascii="仿宋" w:hAnsi="仿宋" w:eastAsia="仿宋"/>
          <w:bCs/>
          <w:color w:val="000000" w:themeColor="text1"/>
          <w:sz w:val="32"/>
          <w:szCs w:val="32"/>
          <w14:textFill>
            <w14:solidFill>
              <w14:schemeClr w14:val="tx1"/>
            </w14:solidFill>
          </w14:textFill>
        </w:rPr>
      </w:pPr>
      <w:del w:id="189" w:author="咨询组" w:date="2026-01-14T14:41:04Z">
        <w:r>
          <w:rPr>
            <w:rFonts w:ascii="仿宋" w:hAnsi="仿宋" w:eastAsia="仿宋"/>
            <w:bCs/>
            <w:color w:val="000000" w:themeColor="text1"/>
            <w:sz w:val="32"/>
            <w:szCs w:val="32"/>
            <w14:textFill>
              <w14:solidFill>
                <w14:schemeClr w14:val="tx1"/>
              </w14:solidFill>
            </w14:textFill>
          </w:rPr>
          <w:br w:type="page"/>
        </w:r>
      </w:del>
    </w:p>
    <w:p w14:paraId="4F74C733">
      <w:pPr>
        <w:spacing w:after="0" w:line="560" w:lineRule="exact"/>
        <w:jc w:val="center"/>
        <w:rPr>
          <w:del w:id="190" w:author="咨询组" w:date="2026-01-14T14:41:04Z"/>
          <w:rFonts w:ascii="华文中宋" w:hAnsi="华文中宋" w:eastAsia="华文中宋"/>
          <w:bCs/>
          <w:color w:val="000000" w:themeColor="text1"/>
          <w:sz w:val="36"/>
          <w:szCs w:val="36"/>
          <w14:textFill>
            <w14:solidFill>
              <w14:schemeClr w14:val="tx1"/>
            </w14:solidFill>
          </w14:textFill>
        </w:rPr>
        <w:sectPr>
          <w:headerReference r:id="rId5" w:type="first"/>
          <w:footerReference r:id="rId6" w:type="default"/>
          <w:pgSz w:w="11906" w:h="16838"/>
          <w:pgMar w:top="1440" w:right="1800" w:bottom="1440" w:left="1800" w:header="992" w:footer="992" w:gutter="0"/>
          <w:cols w:space="425" w:num="1"/>
          <w:docGrid w:type="lines" w:linePitch="312" w:charSpace="0"/>
        </w:sectPr>
      </w:pPr>
    </w:p>
    <w:p w14:paraId="5F3DA503">
      <w:pPr>
        <w:spacing w:after="0" w:line="560" w:lineRule="exact"/>
        <w:jc w:val="center"/>
        <w:rPr>
          <w:rFonts w:hint="eastAsia" w:ascii="华文中宋" w:hAnsi="华文中宋" w:eastAsia="华文中宋" w:cs="仿宋"/>
          <w:color w:val="000000" w:themeColor="text1"/>
          <w:sz w:val="24"/>
          <w:szCs w:val="24"/>
          <w14:textFill>
            <w14:solidFill>
              <w14:schemeClr w14:val="tx1"/>
            </w14:solidFill>
          </w14:textFill>
        </w:rPr>
      </w:pPr>
      <w:r>
        <w:rPr>
          <w:rFonts w:hint="eastAsia" w:ascii="华文中宋" w:hAnsi="华文中宋" w:eastAsia="华文中宋"/>
          <w:bCs/>
          <w:color w:val="000000" w:themeColor="text1"/>
          <w:sz w:val="36"/>
          <w:szCs w:val="36"/>
          <w14:textFill>
            <w14:solidFill>
              <w14:schemeClr w14:val="tx1"/>
            </w14:solidFill>
          </w14:textFill>
        </w:rPr>
        <w:t>华润啤酒职称</w:t>
      </w:r>
      <w:r>
        <w:rPr>
          <w:rFonts w:hint="eastAsia" w:ascii="华文中宋" w:hAnsi="华文中宋" w:eastAsia="华文中宋" w:cs="仿宋"/>
          <w:color w:val="000000" w:themeColor="text1"/>
          <w:sz w:val="36"/>
          <w:szCs w:val="36"/>
          <w14:textFill>
            <w14:solidFill>
              <w14:schemeClr w14:val="tx1"/>
            </w14:solidFill>
          </w14:textFill>
        </w:rPr>
        <w:t>管理操作指引（试行）</w:t>
      </w:r>
      <w:r>
        <w:rPr>
          <w:rFonts w:hint="eastAsia" w:ascii="华文中宋" w:hAnsi="华文中宋" w:eastAsia="华文中宋" w:cs="仿宋"/>
          <w:color w:val="000000" w:themeColor="text1"/>
          <w:sz w:val="24"/>
          <w:szCs w:val="24"/>
          <w14:textFill>
            <w14:solidFill>
              <w14:schemeClr w14:val="tx1"/>
            </w14:solidFill>
          </w14:textFill>
        </w:rPr>
        <w:t>华啤C03-34-人力24A</w:t>
      </w:r>
    </w:p>
    <w:p w14:paraId="1CDB670F">
      <w:pPr>
        <w:spacing w:after="0" w:line="240" w:lineRule="auto"/>
        <w:jc w:val="left"/>
        <w:rPr>
          <w:rFonts w:hint="default" w:ascii="华文中宋" w:hAnsi="华文中宋" w:eastAsia="华文中宋" w:cs="仿宋"/>
          <w:color w:val="000000" w:themeColor="text1"/>
          <w:sz w:val="24"/>
          <w:szCs w:val="24"/>
          <w:lang w:val="en-US" w:eastAsia="zh-CN"/>
          <w14:textFill>
            <w14:solidFill>
              <w14:schemeClr w14:val="tx1"/>
            </w14:solidFill>
          </w14:textFill>
        </w:rPr>
      </w:pPr>
      <w:r>
        <w:rPr>
          <w:rFonts w:hint="eastAsia" w:ascii="华文中宋" w:hAnsi="华文中宋" w:eastAsia="华文中宋" w:cs="仿宋"/>
          <w:color w:val="000000" w:themeColor="text1"/>
          <w:sz w:val="24"/>
          <w:szCs w:val="24"/>
          <w:lang w:val="en-US" w:eastAsia="zh-CN"/>
          <w14:textFill>
            <w14:solidFill>
              <w14:schemeClr w14:val="tx1"/>
            </w14:solidFill>
          </w14:textFill>
        </w:rPr>
        <w:t>///</w:t>
      </w:r>
    </w:p>
    <w:p w14:paraId="7ADC4766">
      <w:pPr>
        <w:pStyle w:val="28"/>
        <w:numPr>
          <w:ilvl w:val="0"/>
          <w:numId w:val="0"/>
        </w:numPr>
        <w:ind w:left="0" w:leftChars="0" w:firstLine="0" w:firstLineChars="0"/>
        <w:jc w:val="center"/>
        <w:rPr>
          <w:rFonts w:hint="eastAsia" w:ascii="黑体" w:hAnsi="黑体" w:eastAsia="黑体"/>
          <w:color w:val="000000" w:themeColor="text1"/>
          <w14:textFill>
            <w14:solidFill>
              <w14:schemeClr w14:val="tx1"/>
            </w14:solidFill>
          </w14:textFill>
        </w:rPr>
      </w:pPr>
      <w:bookmarkStart w:id="0" w:name="_Toc121055810"/>
      <w:bookmarkStart w:id="1" w:name="_Toc121147701"/>
      <w:bookmarkStart w:id="2" w:name="_Toc173152727"/>
      <w:r>
        <w:rPr>
          <w:rFonts w:hint="eastAsia" w:ascii="黑体" w:hAnsi="黑体" w:eastAsia="黑体" w:cs="Times New Roman"/>
          <w:b w:val="0"/>
          <w:bCs/>
          <w:color w:val="000000" w:themeColor="text1"/>
          <w:kern w:val="2"/>
          <w:sz w:val="32"/>
          <w:szCs w:val="32"/>
          <w:lang w:val="en-US" w:eastAsia="zh-CN" w:bidi="ar-SA"/>
          <w14:textFill>
            <w14:solidFill>
              <w14:schemeClr w14:val="tx1"/>
            </w14:solidFill>
          </w14:textFill>
        </w:rPr>
        <w:t>第一章</w:t>
      </w:r>
      <w:r>
        <w:rPr>
          <w:rFonts w:hint="eastAsia" w:ascii="黑体" w:hAnsi="黑体" w:eastAsia="黑体"/>
          <w:color w:val="000000" w:themeColor="text1"/>
          <w14:textFill>
            <w14:solidFill>
              <w14:schemeClr w14:val="tx1"/>
            </w14:solidFill>
          </w14:textFill>
        </w:rPr>
        <w:t>总则</w:t>
      </w:r>
      <w:bookmarkEnd w:id="0"/>
      <w:bookmarkEnd w:id="1"/>
      <w:bookmarkEnd w:id="2"/>
    </w:p>
    <w:p w14:paraId="5286E79C">
      <w:pPr>
        <w:pStyle w:val="28"/>
        <w:numPr>
          <w:ilvl w:val="0"/>
          <w:numId w:val="0"/>
        </w:numPr>
        <w:spacing w:line="240" w:lineRule="auto"/>
        <w:ind w:left="0" w:leftChars="0" w:firstLine="0" w:firstLineChars="0"/>
        <w:jc w:val="left"/>
        <w:rPr>
          <w:rFonts w:hint="default" w:ascii="黑体" w:hAnsi="黑体" w:eastAsia="黑体"/>
          <w:color w:val="000000" w:themeColor="text1"/>
          <w:lang w:val="en-US" w:eastAsia="zh-CN"/>
          <w14:textFill>
            <w14:solidFill>
              <w14:schemeClr w14:val="tx1"/>
            </w14:solidFill>
          </w14:textFill>
        </w:rPr>
      </w:pPr>
      <w:r>
        <w:rPr>
          <w:rFonts w:hint="eastAsia" w:ascii="黑体" w:hAnsi="黑体" w:eastAsia="黑体"/>
          <w:color w:val="000000" w:themeColor="text1"/>
          <w:lang w:val="en-US" w:eastAsia="zh-CN"/>
          <w14:textFill>
            <w14:solidFill>
              <w14:schemeClr w14:val="tx1"/>
            </w14:solidFill>
          </w14:textFill>
        </w:rPr>
        <w:t>///</w:t>
      </w:r>
    </w:p>
    <w:p w14:paraId="151C732A">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第一条</w:t>
      </w:r>
      <w:r>
        <w:rPr>
          <w:rFonts w:hint="eastAsia" w:ascii="仿宋_GB2312" w:hAnsi="仿宋" w:eastAsia="仿宋_GB2312" w:cs="仿宋"/>
          <w:color w:val="000000" w:themeColor="text1"/>
          <w:sz w:val="32"/>
          <w:szCs w:val="32"/>
          <w14:textFill>
            <w14:solidFill>
              <w14:schemeClr w14:val="tx1"/>
            </w14:solidFill>
          </w14:textFill>
        </w:rPr>
        <w:t>为规范职称管理工作，完善人才评价机制，推动专业技术人才队伍建设，根据国家职称管理相关法律法规、政策规则，结合集团职称管理要求，建立以品德、能力、业绩为导向的华润啤酒职称管理机制，特制定本指引。</w:t>
      </w:r>
    </w:p>
    <w:p w14:paraId="3BD641DC">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3A5D93F8">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bookmarkStart w:id="3" w:name="_Toc297970561"/>
      <w:bookmarkStart w:id="4" w:name="_Toc261680071"/>
      <w:r>
        <w:rPr>
          <w:rFonts w:hint="default" w:ascii="黑体" w:hAnsi="黑体" w:eastAsia="黑体" w:cs="仿宋"/>
          <w:b w:val="0"/>
          <w:color w:val="000000" w:themeColor="text1"/>
          <w:sz w:val="32"/>
          <w:szCs w:val="32"/>
          <w:lang w:val="en-US" w:eastAsia="zh-CN" w:bidi="ar-SA"/>
          <w14:textFill>
            <w14:solidFill>
              <w14:schemeClr w14:val="tx1"/>
            </w14:solidFill>
          </w14:textFill>
        </w:rPr>
        <w:t>第二条</w:t>
      </w:r>
      <w:r>
        <w:rPr>
          <w:rFonts w:hint="eastAsia" w:ascii="仿宋_GB2312" w:hAnsi="仿宋" w:eastAsia="仿宋_GB2312" w:cs="仿宋"/>
          <w:color w:val="000000" w:themeColor="text1"/>
          <w:sz w:val="32"/>
          <w:szCs w:val="32"/>
          <w14:textFill>
            <w14:solidFill>
              <w14:schemeClr w14:val="tx1"/>
            </w14:solidFill>
          </w14:textFill>
        </w:rPr>
        <w:t>本指引适用于华润啤酒（控股）有限公司及其下属各级子公司、分公司员工参加华润集团或外部组织/机构开展的专业技术职称评定的管理。</w:t>
      </w:r>
    </w:p>
    <w:p w14:paraId="0D07D36D">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470D6CA5">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第三条</w:t>
      </w:r>
      <w:r>
        <w:rPr>
          <w:rFonts w:hint="eastAsia" w:ascii="仿宋_GB2312" w:hAnsi="仿宋" w:eastAsia="仿宋_GB2312" w:cs="仿宋"/>
          <w:color w:val="000000" w:themeColor="text1"/>
          <w:sz w:val="32"/>
          <w:szCs w:val="32"/>
          <w14:textFill>
            <w14:solidFill>
              <w14:schemeClr w14:val="tx1"/>
            </w14:solidFill>
          </w14:textFill>
        </w:rPr>
        <w:t>职称管理工作坚持“公平公正、实事求是、能力为本、业绩优先”的原则，遵循人才成长规律，建立以品德、能力、业绩为导向的职称管理体系，保证职称评审工作的公开、公平、公正和科学有效。</w:t>
      </w:r>
    </w:p>
    <w:p w14:paraId="483600A0">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7CFB9895">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第四条</w:t>
      </w:r>
      <w:r>
        <w:rPr>
          <w:rFonts w:hint="eastAsia" w:ascii="仿宋_GB2312" w:hAnsi="仿宋" w:eastAsia="仿宋_GB2312" w:cs="仿宋"/>
          <w:color w:val="000000" w:themeColor="text1"/>
          <w:sz w:val="32"/>
          <w:szCs w:val="32"/>
          <w14:textFill>
            <w14:solidFill>
              <w14:schemeClr w14:val="tx1"/>
            </w14:solidFill>
          </w14:textFill>
        </w:rPr>
        <w:t>华润啤酒职称管理机构及职责</w:t>
      </w:r>
    </w:p>
    <w:p w14:paraId="7E30481D">
      <w:pPr>
        <w:pStyle w:val="22"/>
        <w:widowControl w:val="0"/>
        <w:numPr>
          <w:ilvl w:val="0"/>
          <w:numId w:val="0"/>
        </w:numPr>
        <w:spacing w:after="0" w:line="560" w:lineRule="exact"/>
        <w:ind w:left="0" w:leftChars="0" w:firstLine="567"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(一)</w:t>
      </w:r>
      <w:r>
        <w:rPr>
          <w:rFonts w:hint="eastAsia" w:ascii="仿宋_GB2312" w:hAnsi="仿宋" w:eastAsia="仿宋_GB2312" w:cs="仿宋"/>
          <w:color w:val="000000" w:themeColor="text1"/>
          <w:sz w:val="32"/>
          <w:szCs w:val="32"/>
          <w14:textFill>
            <w14:solidFill>
              <w14:schemeClr w14:val="tx1"/>
            </w14:solidFill>
          </w14:textFill>
        </w:rPr>
        <w:t>人力资源部是职称管理工作的归口部门。</w:t>
      </w:r>
    </w:p>
    <w:p w14:paraId="55816B1E">
      <w:pPr>
        <w:pStyle w:val="22"/>
        <w:widowControl w:val="0"/>
        <w:numPr>
          <w:ilvl w:val="0"/>
          <w:numId w:val="0"/>
        </w:numPr>
        <w:tabs>
          <w:tab w:val="left" w:pos="1134"/>
        </w:tabs>
        <w:spacing w:after="0" w:line="560" w:lineRule="exact"/>
        <w:ind w:left="0" w:leftChars="0" w:firstLine="709"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1.</w:t>
      </w:r>
      <w:r>
        <w:rPr>
          <w:rFonts w:hint="eastAsia" w:ascii="仿宋_GB2312" w:hAnsi="仿宋" w:eastAsia="仿宋_GB2312" w:cs="仿宋"/>
          <w:color w:val="000000" w:themeColor="text1"/>
          <w:sz w:val="32"/>
          <w:szCs w:val="32"/>
          <w14:textFill>
            <w14:solidFill>
              <w14:schemeClr w14:val="tx1"/>
            </w14:solidFill>
          </w14:textFill>
        </w:rPr>
        <w:t>华润啤酒人力资源部负责贯彻落实国家及集团职称政策等规范性文件，建立健全职称管理相关制度，统筹集团组织的职称评审工作。对员工参加社会评审提出的需公司提供协助的特殊事项进行分析研判，提供解决方案。</w:t>
      </w:r>
    </w:p>
    <w:p w14:paraId="164EB6C4">
      <w:pPr>
        <w:pStyle w:val="22"/>
        <w:widowControl w:val="0"/>
        <w:numPr>
          <w:ilvl w:val="0"/>
          <w:numId w:val="0"/>
        </w:numPr>
        <w:tabs>
          <w:tab w:val="left" w:pos="1134"/>
        </w:tabs>
        <w:spacing w:after="0" w:line="560" w:lineRule="exact"/>
        <w:ind w:left="0" w:leftChars="0" w:firstLine="709"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2.</w:t>
      </w:r>
      <w:r>
        <w:rPr>
          <w:rFonts w:hint="eastAsia" w:ascii="仿宋_GB2312" w:hAnsi="仿宋" w:eastAsia="仿宋_GB2312" w:cs="仿宋"/>
          <w:color w:val="000000" w:themeColor="text1"/>
          <w:sz w:val="32"/>
          <w:szCs w:val="32"/>
          <w14:textFill>
            <w14:solidFill>
              <w14:schemeClr w14:val="tx1"/>
            </w14:solidFill>
          </w14:textFill>
        </w:rPr>
        <w:t>各级人力资源部根据华润啤酒职称评审通知，负责组织员工报名，审核员工报名条件、考核结果，并按统一要求汇总报名信息等。员工参加社会评审申报过程中需公司协助的事项，根据本指引中具体要求协助员工进行评审申报工作。</w:t>
      </w:r>
    </w:p>
    <w:p w14:paraId="79240462">
      <w:pPr>
        <w:pStyle w:val="22"/>
        <w:widowControl w:val="0"/>
        <w:numPr>
          <w:ilvl w:val="0"/>
          <w:numId w:val="0"/>
        </w:numPr>
        <w:tabs>
          <w:tab w:val="left" w:pos="1134"/>
        </w:tabs>
        <w:spacing w:after="0" w:line="560" w:lineRule="exact"/>
        <w:ind w:left="0" w:leftChars="0" w:firstLine="709"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3.</w:t>
      </w:r>
      <w:r>
        <w:rPr>
          <w:rFonts w:hint="eastAsia" w:ascii="仿宋_GB2312" w:hAnsi="仿宋" w:eastAsia="仿宋_GB2312" w:cs="仿宋"/>
          <w:color w:val="000000" w:themeColor="text1"/>
          <w:sz w:val="32"/>
          <w:szCs w:val="32"/>
          <w14:textFill>
            <w14:solidFill>
              <w14:schemeClr w14:val="tx1"/>
            </w14:solidFill>
          </w14:textFill>
        </w:rPr>
        <w:t>人力资源共享中心负责统筹收集汇总年度职称申报材料，按集团有关要求审核材料完整性、规范性，并统一公示报名信息报送集团；根据员工申请，协助提供工作证明材料；定期审核、维护人力资源信息系统职称数据。</w:t>
      </w:r>
    </w:p>
    <w:p w14:paraId="283BCFE2">
      <w:pPr>
        <w:pStyle w:val="22"/>
        <w:widowControl w:val="0"/>
        <w:numPr>
          <w:ilvl w:val="0"/>
          <w:numId w:val="0"/>
        </w:numPr>
        <w:spacing w:after="0" w:line="560" w:lineRule="exact"/>
        <w:ind w:left="0" w:leftChars="0" w:firstLine="567" w:firstLineChars="0"/>
        <w:jc w:val="both"/>
        <w:rPr>
          <w:rFonts w:hint="eastAsia"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(二)</w:t>
      </w:r>
      <w:r>
        <w:rPr>
          <w:rFonts w:hint="eastAsia" w:ascii="仿宋_GB2312" w:hAnsi="仿宋" w:eastAsia="仿宋_GB2312" w:cs="仿宋"/>
          <w:color w:val="000000" w:themeColor="text1"/>
          <w:sz w:val="32"/>
          <w:szCs w:val="32"/>
          <w14:textFill>
            <w14:solidFill>
              <w14:schemeClr w14:val="tx1"/>
            </w14:solidFill>
          </w14:textFill>
        </w:rPr>
        <w:t>各业务部门负责对员工提交的业绩材料、学术成果等材料进行审核，推荐符合条件员工参与职称评审。</w:t>
      </w:r>
    </w:p>
    <w:p w14:paraId="42843BD0">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bookmarkEnd w:id="3"/>
    <w:bookmarkEnd w:id="4"/>
    <w:p w14:paraId="773692C2">
      <w:pPr>
        <w:pStyle w:val="28"/>
        <w:numPr>
          <w:ilvl w:val="0"/>
          <w:numId w:val="0"/>
        </w:numPr>
        <w:ind w:left="0" w:leftChars="0" w:firstLine="0" w:firstLineChars="0"/>
        <w:jc w:val="center"/>
        <w:rPr>
          <w:rFonts w:hint="eastAsia" w:ascii="黑体" w:hAnsi="黑体" w:eastAsia="黑体"/>
          <w:color w:val="000000" w:themeColor="text1"/>
          <w14:textFill>
            <w14:solidFill>
              <w14:schemeClr w14:val="tx1"/>
            </w14:solidFill>
          </w14:textFill>
        </w:rPr>
      </w:pPr>
      <w:bookmarkStart w:id="5" w:name="_Toc173152728"/>
      <w:r>
        <w:rPr>
          <w:rFonts w:hint="eastAsia" w:ascii="黑体" w:hAnsi="黑体" w:eastAsia="黑体" w:cs="Times New Roman"/>
          <w:b w:val="0"/>
          <w:color w:val="000000" w:themeColor="text1"/>
          <w:kern w:val="2"/>
          <w:sz w:val="32"/>
          <w:szCs w:val="32"/>
          <w:lang w:val="en-US" w:eastAsia="zh-CN" w:bidi="ar-SA"/>
          <w14:textFill>
            <w14:solidFill>
              <w14:schemeClr w14:val="tx1"/>
            </w14:solidFill>
          </w14:textFill>
        </w:rPr>
        <w:t>第二章</w:t>
      </w:r>
      <w:r>
        <w:rPr>
          <w:rFonts w:hint="eastAsia" w:ascii="黑体" w:hAnsi="黑体" w:eastAsia="黑体"/>
          <w:color w:val="000000" w:themeColor="text1"/>
          <w14:textFill>
            <w14:solidFill>
              <w14:schemeClr w14:val="tx1"/>
            </w14:solidFill>
          </w14:textFill>
        </w:rPr>
        <w:t>职称的术语与定义</w:t>
      </w:r>
      <w:bookmarkEnd w:id="5"/>
    </w:p>
    <w:p w14:paraId="4C04ED9E">
      <w:pPr>
        <w:pStyle w:val="28"/>
        <w:numPr>
          <w:ilvl w:val="0"/>
          <w:numId w:val="0"/>
        </w:numPr>
        <w:spacing w:line="240" w:lineRule="auto"/>
        <w:ind w:left="0" w:leftChars="0" w:firstLine="0" w:firstLineChars="0"/>
        <w:jc w:val="left"/>
        <w:rPr>
          <w:rFonts w:hint="default" w:ascii="黑体" w:hAnsi="黑体" w:eastAsia="黑体"/>
          <w:color w:val="000000" w:themeColor="text1"/>
          <w:lang w:val="en-US" w:eastAsia="zh-CN"/>
          <w14:textFill>
            <w14:solidFill>
              <w14:schemeClr w14:val="tx1"/>
            </w14:solidFill>
          </w14:textFill>
        </w:rPr>
      </w:pPr>
      <w:r>
        <w:rPr>
          <w:rFonts w:hint="eastAsia" w:ascii="黑体" w:hAnsi="黑体" w:eastAsia="黑体"/>
          <w:color w:val="000000" w:themeColor="text1"/>
          <w:lang w:val="en-US" w:eastAsia="zh-CN"/>
          <w14:textFill>
            <w14:solidFill>
              <w14:schemeClr w14:val="tx1"/>
            </w14:solidFill>
          </w14:textFill>
        </w:rPr>
        <w:t>///</w:t>
      </w:r>
    </w:p>
    <w:p w14:paraId="6B856230">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第五条</w:t>
      </w:r>
      <w:r>
        <w:rPr>
          <w:rFonts w:hint="eastAsia" w:ascii="仿宋_GB2312" w:hAnsi="仿宋" w:eastAsia="仿宋_GB2312" w:cs="仿宋"/>
          <w:color w:val="000000" w:themeColor="text1"/>
          <w:sz w:val="32"/>
          <w:szCs w:val="32"/>
          <w14:textFill>
            <w14:solidFill>
              <w14:schemeClr w14:val="tx1"/>
            </w14:solidFill>
          </w14:textFill>
        </w:rPr>
        <w:t>职称即专业技术职务任职资格，是专业技术人员的专业技术水平、能力以及成就的等级称号，是反映专业技术人才学术技术水平和专业能力的主要标志，是人才引进、内部招聘、职级评定、晋升等方面的重要参考依据。</w:t>
      </w:r>
    </w:p>
    <w:p w14:paraId="480E70AA">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3A1012AF">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第六条</w:t>
      </w:r>
      <w:r>
        <w:rPr>
          <w:rFonts w:hint="eastAsia" w:ascii="仿宋_GB2312" w:hAnsi="仿宋" w:eastAsia="仿宋_GB2312" w:cs="仿宋"/>
          <w:color w:val="000000" w:themeColor="text1"/>
          <w:sz w:val="32"/>
          <w:szCs w:val="32"/>
          <w14:textFill>
            <w14:solidFill>
              <w14:schemeClr w14:val="tx1"/>
            </w14:solidFill>
          </w14:textFill>
        </w:rPr>
        <w:t>职称系列一般按专业属性进行划分，根据中华人民共和国人力资源和社会保障部（以下简称人社部）发布的《职称系列（专业）各层级名称》（2</w:t>
      </w:r>
      <w:r>
        <w:rPr>
          <w:rFonts w:ascii="仿宋_GB2312" w:hAnsi="仿宋" w:eastAsia="仿宋_GB2312" w:cs="仿宋"/>
          <w:color w:val="000000" w:themeColor="text1"/>
          <w:sz w:val="32"/>
          <w:szCs w:val="32"/>
          <w14:textFill>
            <w14:solidFill>
              <w14:schemeClr w14:val="tx1"/>
            </w14:solidFill>
          </w14:textFill>
        </w:rPr>
        <w:t>021</w:t>
      </w:r>
      <w:r>
        <w:rPr>
          <w:rFonts w:hint="eastAsia" w:ascii="仿宋_GB2312" w:hAnsi="仿宋" w:eastAsia="仿宋_GB2312" w:cs="仿宋"/>
          <w:color w:val="000000" w:themeColor="text1"/>
          <w:sz w:val="32"/>
          <w:szCs w:val="32"/>
          <w14:textFill>
            <w14:solidFill>
              <w14:schemeClr w14:val="tx1"/>
            </w14:solidFill>
          </w14:textFill>
        </w:rPr>
        <w:t>年）</w:t>
      </w:r>
      <w:del w:id="191" w:author="咨询组" w:date="2026-01-14T14:41:32Z">
        <w:r>
          <w:rPr>
            <w:rFonts w:hint="eastAsia" w:ascii="仿宋_GB2312" w:hAnsi="仿宋" w:eastAsia="仿宋_GB2312" w:cs="仿宋"/>
            <w:color w:val="000000" w:themeColor="text1"/>
            <w:sz w:val="32"/>
            <w:szCs w:val="32"/>
            <w14:textFill>
              <w14:solidFill>
                <w14:schemeClr w14:val="tx1"/>
              </w14:solidFill>
            </w14:textFill>
          </w:rPr>
          <w:delText>（附件</w:delText>
        </w:r>
      </w:del>
      <w:del w:id="192" w:author="咨询组" w:date="2026-01-14T14:41:32Z">
        <w:r>
          <w:rPr>
            <w:rFonts w:ascii="仿宋_GB2312" w:hAnsi="仿宋" w:eastAsia="仿宋_GB2312" w:cs="仿宋"/>
            <w:color w:val="000000" w:themeColor="text1"/>
            <w:sz w:val="32"/>
            <w:szCs w:val="32"/>
            <w14:textFill>
              <w14:solidFill>
                <w14:schemeClr w14:val="tx1"/>
              </w14:solidFill>
            </w14:textFill>
          </w:rPr>
          <w:delText>2</w:delText>
        </w:r>
      </w:del>
      <w:del w:id="193" w:author="咨询组" w:date="2026-01-14T14:41:32Z">
        <w:r>
          <w:rPr>
            <w:rFonts w:hint="eastAsia" w:ascii="仿宋_GB2312" w:hAnsi="仿宋" w:eastAsia="仿宋_GB2312" w:cs="仿宋"/>
            <w:color w:val="000000" w:themeColor="text1"/>
            <w:sz w:val="32"/>
            <w:szCs w:val="32"/>
            <w14:textFill>
              <w14:solidFill>
                <w14:schemeClr w14:val="tx1"/>
              </w14:solidFill>
            </w14:textFill>
          </w:rPr>
          <w:delText>）</w:delText>
        </w:r>
      </w:del>
      <w:r>
        <w:rPr>
          <w:rFonts w:hint="eastAsia" w:ascii="仿宋_GB2312" w:hAnsi="仿宋" w:eastAsia="仿宋_GB2312" w:cs="仿宋"/>
          <w:color w:val="000000" w:themeColor="text1"/>
          <w:sz w:val="32"/>
          <w:szCs w:val="32"/>
          <w14:textFill>
            <w14:solidFill>
              <w14:schemeClr w14:val="tx1"/>
            </w14:solidFill>
          </w14:textFill>
        </w:rPr>
        <w:t>，我国现行专业技术职称共计2</w:t>
      </w:r>
      <w:r>
        <w:rPr>
          <w:rFonts w:ascii="仿宋_GB2312" w:hAnsi="仿宋" w:eastAsia="仿宋_GB2312" w:cs="仿宋"/>
          <w:color w:val="000000" w:themeColor="text1"/>
          <w:sz w:val="32"/>
          <w:szCs w:val="32"/>
          <w14:textFill>
            <w14:solidFill>
              <w14:schemeClr w14:val="tx1"/>
            </w14:solidFill>
          </w14:textFill>
        </w:rPr>
        <w:t>7</w:t>
      </w:r>
      <w:r>
        <w:rPr>
          <w:rFonts w:hint="eastAsia" w:ascii="仿宋_GB2312" w:hAnsi="仿宋" w:eastAsia="仿宋_GB2312" w:cs="仿宋"/>
          <w:color w:val="000000" w:themeColor="text1"/>
          <w:sz w:val="32"/>
          <w:szCs w:val="32"/>
          <w14:textFill>
            <w14:solidFill>
              <w14:schemeClr w14:val="tx1"/>
            </w14:solidFill>
          </w14:textFill>
        </w:rPr>
        <w:t>个系列。职称系列的变更调整以人社部最新下发的文件为准。</w:t>
      </w:r>
    </w:p>
    <w:p w14:paraId="14EA4406">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67677812">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第七条</w:t>
      </w:r>
      <w:r>
        <w:rPr>
          <w:rFonts w:hint="eastAsia" w:ascii="仿宋_GB2312" w:hAnsi="仿宋" w:eastAsia="仿宋_GB2312" w:cs="仿宋"/>
          <w:color w:val="000000" w:themeColor="text1"/>
          <w:sz w:val="32"/>
          <w:szCs w:val="32"/>
          <w14:textFill>
            <w14:solidFill>
              <w14:schemeClr w14:val="tx1"/>
            </w14:solidFill>
          </w14:textFill>
        </w:rPr>
        <w:t>职称的级别由高至低，分为三个等级，分别为高级（正高级、副高级）、中级、初级（助理级、员级）。</w:t>
      </w:r>
    </w:p>
    <w:p w14:paraId="14B520DC">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1CF5956D">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lang w:eastAsia="zh-CN"/>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第八条</w:t>
      </w:r>
      <w:r>
        <w:rPr>
          <w:rFonts w:hint="eastAsia" w:ascii="仿宋_GB2312" w:hAnsi="仿宋" w:eastAsia="仿宋_GB2312" w:cs="仿宋"/>
          <w:color w:val="000000" w:themeColor="text1"/>
          <w:sz w:val="32"/>
          <w:szCs w:val="32"/>
          <w14:textFill>
            <w14:solidFill>
              <w14:schemeClr w14:val="tx1"/>
            </w14:solidFill>
          </w14:textFill>
        </w:rPr>
        <w:t>职称的取得方式主要有职称评审</w:t>
      </w:r>
      <w:r>
        <w:rPr>
          <w:rFonts w:hint="eastAsia" w:ascii="仿宋_GB2312" w:hAnsi="仿宋" w:eastAsia="仿宋_GB2312" w:cs="仿宋"/>
          <w:color w:val="000000" w:themeColor="text1"/>
          <w:sz w:val="32"/>
          <w:szCs w:val="32"/>
          <w:lang w:val="en-US" w:eastAsia="zh-CN"/>
          <w14:textFill>
            <w14:solidFill>
              <w14:schemeClr w14:val="tx1"/>
            </w14:solidFill>
          </w14:textFill>
        </w:rPr>
        <w:t>、</w:t>
      </w:r>
      <w:r>
        <w:rPr>
          <w:rFonts w:hint="eastAsia" w:ascii="仿宋_GB2312" w:hAnsi="仿宋" w:eastAsia="仿宋_GB2312" w:cs="仿宋"/>
          <w:color w:val="000000" w:themeColor="text1"/>
          <w:sz w:val="32"/>
          <w:szCs w:val="32"/>
          <w14:textFill>
            <w14:solidFill>
              <w14:schemeClr w14:val="tx1"/>
            </w14:solidFill>
          </w14:textFill>
        </w:rPr>
        <w:t>职称认定</w:t>
      </w:r>
      <w:r>
        <w:rPr>
          <w:rFonts w:hint="eastAsia" w:ascii="仿宋_GB2312" w:hAnsi="仿宋" w:eastAsia="仿宋_GB2312" w:cs="仿宋"/>
          <w:color w:val="000000" w:themeColor="text1"/>
          <w:sz w:val="32"/>
          <w:szCs w:val="32"/>
          <w:lang w:eastAsia="zh-CN"/>
          <w14:textFill>
            <w14:solidFill>
              <w14:schemeClr w14:val="tx1"/>
            </w14:solidFill>
          </w14:textFill>
        </w:rPr>
        <w:t>、</w:t>
      </w:r>
      <w:r>
        <w:rPr>
          <w:rFonts w:hint="eastAsia" w:ascii="仿宋_GB2312" w:hAnsi="仿宋" w:eastAsia="仿宋_GB2312" w:cs="仿宋"/>
          <w:color w:val="000000" w:themeColor="text1"/>
          <w:sz w:val="32"/>
          <w:szCs w:val="32"/>
          <w14:textFill>
            <w14:solidFill>
              <w14:schemeClr w14:val="tx1"/>
            </w14:solidFill>
          </w14:textFill>
        </w:rPr>
        <w:t>以考代评</w:t>
      </w:r>
      <w:r>
        <w:rPr>
          <w:rFonts w:hint="eastAsia" w:ascii="仿宋_GB2312" w:hAnsi="仿宋" w:eastAsia="仿宋_GB2312" w:cs="仿宋"/>
          <w:color w:val="000000" w:themeColor="text1"/>
          <w:sz w:val="32"/>
          <w:szCs w:val="32"/>
          <w:lang w:eastAsia="zh-CN"/>
          <w14:textFill>
            <w14:solidFill>
              <w14:schemeClr w14:val="tx1"/>
            </w14:solidFill>
          </w14:textFill>
        </w:rPr>
        <w:t>、</w:t>
      </w:r>
      <w:r>
        <w:rPr>
          <w:rFonts w:hint="eastAsia" w:ascii="仿宋_GB2312" w:hAnsi="仿宋" w:eastAsia="仿宋_GB2312" w:cs="仿宋"/>
          <w:color w:val="000000" w:themeColor="text1"/>
          <w:sz w:val="32"/>
          <w:szCs w:val="32"/>
          <w14:textFill>
            <w14:solidFill>
              <w14:schemeClr w14:val="tx1"/>
            </w14:solidFill>
          </w14:textFill>
        </w:rPr>
        <w:t>考评结合</w:t>
      </w:r>
      <w:r>
        <w:rPr>
          <w:rFonts w:hint="eastAsia" w:ascii="仿宋_GB2312" w:hAnsi="仿宋" w:eastAsia="仿宋_GB2312" w:cs="仿宋"/>
          <w:color w:val="000000" w:themeColor="text1"/>
          <w:sz w:val="32"/>
          <w:szCs w:val="32"/>
          <w:lang w:eastAsia="zh-CN"/>
          <w14:textFill>
            <w14:solidFill>
              <w14:schemeClr w14:val="tx1"/>
            </w14:solidFill>
          </w14:textFill>
        </w:rPr>
        <w:t>、</w:t>
      </w:r>
      <w:r>
        <w:rPr>
          <w:rFonts w:hint="eastAsia" w:ascii="仿宋_GB2312" w:hAnsi="仿宋" w:eastAsia="仿宋_GB2312" w:cs="仿宋"/>
          <w:color w:val="000000" w:themeColor="text1"/>
          <w:sz w:val="32"/>
          <w:szCs w:val="32"/>
          <w14:textFill>
            <w14:solidFill>
              <w14:schemeClr w14:val="tx1"/>
            </w14:solidFill>
          </w14:textFill>
        </w:rPr>
        <w:t>职业资格对应职称五种，具体方式取决于所在行业、专业以及相关政策规定</w:t>
      </w:r>
      <w:r>
        <w:rPr>
          <w:rFonts w:hint="eastAsia" w:ascii="仿宋_GB2312" w:hAnsi="仿宋" w:eastAsia="仿宋_GB2312" w:cs="仿宋"/>
          <w:color w:val="000000" w:themeColor="text1"/>
          <w:sz w:val="32"/>
          <w:szCs w:val="32"/>
          <w:lang w:eastAsia="zh-CN"/>
          <w14:textFill>
            <w14:solidFill>
              <w14:schemeClr w14:val="tx1"/>
            </w14:solidFill>
          </w14:textFill>
        </w:rPr>
        <w:t>。</w:t>
      </w:r>
    </w:p>
    <w:p w14:paraId="11CD3327">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2F8B5A92">
      <w:pPr>
        <w:pStyle w:val="22"/>
        <w:widowControl w:val="0"/>
        <w:numPr>
          <w:ilvl w:val="0"/>
          <w:numId w:val="0"/>
        </w:numPr>
        <w:spacing w:after="0" w:line="560" w:lineRule="exact"/>
        <w:ind w:left="0" w:leftChars="0" w:firstLine="567" w:firstLineChars="0"/>
        <w:jc w:val="both"/>
        <w:rPr>
          <w:rFonts w:hint="eastAsia" w:ascii="仿宋_GB2312" w:hAnsi="仿宋" w:eastAsia="仿宋_GB2312" w:cs="仿宋"/>
          <w:color w:val="000000" w:themeColor="text1"/>
          <w:sz w:val="32"/>
          <w:szCs w:val="32"/>
          <w14:textFill>
            <w14:solidFill>
              <w14:schemeClr w14:val="tx1"/>
            </w14:solidFill>
          </w14:textFill>
        </w:rPr>
      </w:pPr>
      <w:r>
        <w:rPr>
          <w:rFonts w:hint="eastAsia" w:ascii="仿宋_GB2312" w:hAnsi="仿宋" w:eastAsia="仿宋_GB2312" w:cs="仿宋"/>
          <w:color w:val="000000" w:themeColor="text1"/>
          <w:sz w:val="32"/>
          <w:szCs w:val="32"/>
          <w:lang w:val="en-US" w:eastAsia="zh-CN" w:bidi="ar-SA"/>
          <w14:textFill>
            <w14:solidFill>
              <w14:schemeClr w14:val="tx1"/>
            </w14:solidFill>
          </w14:textFill>
        </w:rPr>
        <w:t>(一)</w:t>
      </w:r>
      <w:r>
        <w:rPr>
          <w:rFonts w:hint="eastAsia" w:ascii="仿宋_GB2312" w:hAnsi="仿宋" w:eastAsia="仿宋_GB2312" w:cs="仿宋"/>
          <w:color w:val="000000" w:themeColor="text1"/>
          <w:sz w:val="32"/>
          <w:szCs w:val="32"/>
          <w14:textFill>
            <w14:solidFill>
              <w14:schemeClr w14:val="tx1"/>
            </w14:solidFill>
          </w14:textFill>
        </w:rPr>
        <w:t>职称评审：是最常见且适用性广泛的一种方式。专业技术人员在达到一定的工作年限和业绩要求后，提交相关材料至评审委员会进行评审。评审内容通常包括专业技术水平、工作业绩、学术成果等方面。通过评审后，即可获得相应级别的职称。</w:t>
      </w:r>
    </w:p>
    <w:p w14:paraId="637AEBF4">
      <w:pPr>
        <w:pStyle w:val="22"/>
        <w:widowControl w:val="0"/>
        <w:numPr>
          <w:ilvl w:val="0"/>
          <w:numId w:val="0"/>
        </w:numPr>
        <w:spacing w:after="0" w:line="240" w:lineRule="auto"/>
        <w:ind w:left="0" w:leftChars="0" w:firstLine="0" w:firstLineChars="0"/>
        <w:jc w:val="both"/>
        <w:rPr>
          <w:rFonts w:hint="eastAsia" w:ascii="仿宋_GB2312" w:hAnsi="仿宋" w:eastAsia="仿宋_GB2312" w:cs="仿宋"/>
          <w:color w:val="000000" w:themeColor="text1"/>
          <w:sz w:val="32"/>
          <w:szCs w:val="32"/>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06B9A9CA">
      <w:pPr>
        <w:pStyle w:val="22"/>
        <w:widowControl w:val="0"/>
        <w:numPr>
          <w:ilvl w:val="0"/>
          <w:numId w:val="0"/>
        </w:numPr>
        <w:spacing w:after="0" w:line="560" w:lineRule="exact"/>
        <w:ind w:left="0" w:leftChars="0" w:firstLine="567" w:firstLineChars="0"/>
        <w:jc w:val="both"/>
        <w:rPr>
          <w:rFonts w:hint="eastAsia" w:ascii="仿宋_GB2312" w:hAnsi="仿宋" w:eastAsia="仿宋_GB2312" w:cs="仿宋"/>
          <w:color w:val="000000" w:themeColor="text1"/>
          <w:sz w:val="32"/>
          <w:szCs w:val="32"/>
          <w14:textFill>
            <w14:solidFill>
              <w14:schemeClr w14:val="tx1"/>
            </w14:solidFill>
          </w14:textFill>
        </w:rPr>
      </w:pPr>
      <w:r>
        <w:rPr>
          <w:rFonts w:hint="eastAsia" w:ascii="仿宋_GB2312" w:hAnsi="仿宋" w:eastAsia="仿宋_GB2312" w:cs="仿宋"/>
          <w:color w:val="000000" w:themeColor="text1"/>
          <w:sz w:val="32"/>
          <w:szCs w:val="32"/>
          <w:lang w:val="en-US" w:eastAsia="zh-CN" w:bidi="ar-SA"/>
          <w14:textFill>
            <w14:solidFill>
              <w14:schemeClr w14:val="tx1"/>
            </w14:solidFill>
          </w14:textFill>
        </w:rPr>
        <w:t>(二)</w:t>
      </w:r>
      <w:r>
        <w:rPr>
          <w:rFonts w:hint="eastAsia" w:ascii="仿宋_GB2312" w:hAnsi="仿宋" w:eastAsia="仿宋_GB2312" w:cs="仿宋"/>
          <w:color w:val="000000" w:themeColor="text1"/>
          <w:sz w:val="32"/>
          <w:szCs w:val="32"/>
          <w14:textFill>
            <w14:solidFill>
              <w14:schemeClr w14:val="tx1"/>
            </w14:solidFill>
          </w14:textFill>
        </w:rPr>
        <w:t>职称认定：指从事专业技术工作的人才在达到一定的学历和工作年限后，经考察合格，不需要组织人员评审或考试即可直接确定专业技术任职资格。主要适用于首次申报专业技术职务资格，在所学（或相近）专业技术岗位上工作，且申报职称专业即为从事工作专业（或相近专业）的人员。</w:t>
      </w:r>
    </w:p>
    <w:p w14:paraId="5BD91A9C">
      <w:pPr>
        <w:pStyle w:val="22"/>
        <w:widowControl w:val="0"/>
        <w:numPr>
          <w:numId w:val="0"/>
        </w:numPr>
        <w:spacing w:after="0" w:line="240" w:lineRule="auto"/>
        <w:ind w:left="0" w:left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6CB01595">
      <w:pPr>
        <w:pStyle w:val="22"/>
        <w:widowControl w:val="0"/>
        <w:numPr>
          <w:ilvl w:val="0"/>
          <w:numId w:val="0"/>
        </w:numPr>
        <w:spacing w:after="0" w:line="560" w:lineRule="exact"/>
        <w:ind w:left="0" w:leftChars="0" w:firstLine="567" w:firstLineChars="0"/>
        <w:jc w:val="both"/>
        <w:rPr>
          <w:rFonts w:hint="eastAsia" w:ascii="仿宋_GB2312" w:hAnsi="仿宋" w:eastAsia="仿宋_GB2312" w:cs="仿宋"/>
          <w:color w:val="000000" w:themeColor="text1"/>
          <w:sz w:val="32"/>
          <w:szCs w:val="32"/>
          <w14:textFill>
            <w14:solidFill>
              <w14:schemeClr w14:val="tx1"/>
            </w14:solidFill>
          </w14:textFill>
        </w:rPr>
      </w:pPr>
      <w:r>
        <w:rPr>
          <w:rFonts w:hint="eastAsia" w:ascii="仿宋_GB2312" w:hAnsi="仿宋" w:eastAsia="仿宋_GB2312" w:cs="仿宋"/>
          <w:color w:val="000000" w:themeColor="text1"/>
          <w:sz w:val="32"/>
          <w:szCs w:val="32"/>
          <w:lang w:val="en-US" w:eastAsia="zh-CN" w:bidi="ar-SA"/>
          <w14:textFill>
            <w14:solidFill>
              <w14:schemeClr w14:val="tx1"/>
            </w14:solidFill>
          </w14:textFill>
        </w:rPr>
        <w:t>(三)</w:t>
      </w:r>
      <w:r>
        <w:rPr>
          <w:rFonts w:hint="eastAsia" w:ascii="仿宋_GB2312" w:hAnsi="仿宋" w:eastAsia="仿宋_GB2312" w:cs="仿宋"/>
          <w:color w:val="000000" w:themeColor="text1"/>
          <w:sz w:val="32"/>
          <w:szCs w:val="32"/>
          <w14:textFill>
            <w14:solidFill>
              <w14:schemeClr w14:val="tx1"/>
            </w14:solidFill>
          </w14:textFill>
        </w:rPr>
        <w:t>以考代评：指部分职称可以通过考试的方式获得。专业技术人员参加国家组织的规定科目考试，成绩合格即可取得相应级别的职称。该方式在会计、审计、统计、经济、计算机软件等领域较为常见。</w:t>
      </w:r>
    </w:p>
    <w:p w14:paraId="546C0156">
      <w:pPr>
        <w:pStyle w:val="22"/>
        <w:widowControl w:val="0"/>
        <w:numPr>
          <w:numId w:val="0"/>
        </w:numPr>
        <w:spacing w:after="0" w:line="240" w:lineRule="auto"/>
        <w:ind w:left="0" w:left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3656F331">
      <w:pPr>
        <w:pStyle w:val="22"/>
        <w:widowControl w:val="0"/>
        <w:numPr>
          <w:ilvl w:val="0"/>
          <w:numId w:val="0"/>
        </w:numPr>
        <w:spacing w:after="0" w:line="560" w:lineRule="exact"/>
        <w:ind w:left="0" w:leftChars="0" w:firstLine="567" w:firstLineChars="0"/>
        <w:jc w:val="both"/>
        <w:rPr>
          <w:rFonts w:hint="eastAsia" w:ascii="仿宋_GB2312" w:hAnsi="仿宋" w:eastAsia="仿宋_GB2312" w:cs="仿宋"/>
          <w:color w:val="000000" w:themeColor="text1"/>
          <w:sz w:val="32"/>
          <w:szCs w:val="32"/>
          <w14:textFill>
            <w14:solidFill>
              <w14:schemeClr w14:val="tx1"/>
            </w14:solidFill>
          </w14:textFill>
        </w:rPr>
      </w:pPr>
      <w:r>
        <w:rPr>
          <w:rFonts w:hint="eastAsia" w:ascii="仿宋_GB2312" w:hAnsi="仿宋" w:eastAsia="仿宋_GB2312" w:cs="仿宋"/>
          <w:color w:val="000000" w:themeColor="text1"/>
          <w:sz w:val="32"/>
          <w:szCs w:val="32"/>
          <w:lang w:val="en-US" w:eastAsia="zh-CN" w:bidi="ar-SA"/>
          <w14:textFill>
            <w14:solidFill>
              <w14:schemeClr w14:val="tx1"/>
            </w14:solidFill>
          </w14:textFill>
        </w:rPr>
        <w:t>(四)</w:t>
      </w:r>
      <w:r>
        <w:rPr>
          <w:rFonts w:hint="eastAsia" w:ascii="仿宋_GB2312" w:hAnsi="仿宋" w:eastAsia="仿宋_GB2312" w:cs="仿宋"/>
          <w:color w:val="000000" w:themeColor="text1"/>
          <w:sz w:val="32"/>
          <w:szCs w:val="32"/>
          <w14:textFill>
            <w14:solidFill>
              <w14:schemeClr w14:val="tx1"/>
            </w14:solidFill>
          </w14:textFill>
        </w:rPr>
        <w:t>考评结合：指专业技术人员在申报职称时，既需要参加考试，又需要进行评审，通过考试和评审的双重考核后获得相应职称。</w:t>
      </w:r>
    </w:p>
    <w:p w14:paraId="0A9FA768">
      <w:pPr>
        <w:pStyle w:val="22"/>
        <w:widowControl w:val="0"/>
        <w:numPr>
          <w:ilvl w:val="0"/>
          <w:numId w:val="0"/>
        </w:numPr>
        <w:spacing w:after="0" w:line="240" w:lineRule="auto"/>
        <w:ind w:left="0" w:leftChars="0" w:firstLine="0" w:firstLineChars="0"/>
        <w:jc w:val="both"/>
        <w:rPr>
          <w:rFonts w:hint="eastAsia" w:ascii="仿宋_GB2312" w:hAnsi="仿宋" w:eastAsia="仿宋_GB2312" w:cs="仿宋"/>
          <w:color w:val="000000" w:themeColor="text1"/>
          <w:sz w:val="32"/>
          <w:szCs w:val="32"/>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73FA68D9">
      <w:pPr>
        <w:pStyle w:val="22"/>
        <w:widowControl w:val="0"/>
        <w:numPr>
          <w:ilvl w:val="0"/>
          <w:numId w:val="0"/>
        </w:numPr>
        <w:spacing w:after="0" w:line="560" w:lineRule="exact"/>
        <w:ind w:left="0" w:leftChars="0" w:firstLine="567" w:firstLineChars="0"/>
        <w:jc w:val="both"/>
        <w:rPr>
          <w:rFonts w:hint="eastAsia" w:ascii="仿宋_GB2312" w:hAnsi="仿宋" w:eastAsia="仿宋_GB2312" w:cs="仿宋"/>
          <w:color w:val="000000" w:themeColor="text1"/>
          <w:sz w:val="32"/>
          <w:szCs w:val="32"/>
          <w14:textFill>
            <w14:solidFill>
              <w14:schemeClr w14:val="tx1"/>
            </w14:solidFill>
          </w14:textFill>
        </w:rPr>
      </w:pPr>
      <w:r>
        <w:rPr>
          <w:rFonts w:hint="eastAsia" w:ascii="仿宋_GB2312" w:hAnsi="仿宋" w:eastAsia="仿宋_GB2312" w:cs="仿宋"/>
          <w:color w:val="000000" w:themeColor="text1"/>
          <w:sz w:val="32"/>
          <w:szCs w:val="32"/>
          <w:lang w:val="en-US" w:eastAsia="zh-CN" w:bidi="ar-SA"/>
          <w14:textFill>
            <w14:solidFill>
              <w14:schemeClr w14:val="tx1"/>
            </w14:solidFill>
          </w14:textFill>
        </w:rPr>
        <w:t>(五)</w:t>
      </w:r>
      <w:r>
        <w:rPr>
          <w:rFonts w:hint="eastAsia" w:ascii="仿宋_GB2312" w:hAnsi="仿宋" w:eastAsia="仿宋_GB2312" w:cs="仿宋"/>
          <w:color w:val="000000" w:themeColor="text1"/>
          <w:sz w:val="32"/>
          <w:szCs w:val="32"/>
          <w14:textFill>
            <w14:solidFill>
              <w14:schemeClr w14:val="tx1"/>
            </w14:solidFill>
          </w14:textFill>
        </w:rPr>
        <w:t>职业资格对应职称：在部分领域，职业资格与职称实现了有效衔接，专业技术人员若已取得相应的职业资格，可视同其具备对应系列和级别的职称，无需到人社部门办理认定手续。符合申报条件的，可持职业资格证书申报相应系列高一级专业技术资格，或申请同级别转评至其他系列相应专业技术资格。各省（市）已建立各自专业技术人员职业资格与职称对应目录</w:t>
      </w:r>
      <w:del w:id="194" w:author="咨询组" w:date="2026-01-14T14:41:57Z">
        <w:r>
          <w:rPr>
            <w:rFonts w:hint="eastAsia" w:ascii="仿宋_GB2312" w:hAnsi="仿宋" w:eastAsia="仿宋_GB2312" w:cs="仿宋"/>
            <w:color w:val="000000" w:themeColor="text1"/>
            <w:sz w:val="32"/>
            <w:szCs w:val="32"/>
            <w14:textFill>
              <w14:solidFill>
                <w14:schemeClr w14:val="tx1"/>
              </w14:solidFill>
            </w14:textFill>
          </w:rPr>
          <w:delText>，以北京市为例目录见附录1</w:delText>
        </w:r>
      </w:del>
      <w:r>
        <w:rPr>
          <w:rFonts w:hint="eastAsia" w:ascii="仿宋_GB2312" w:hAnsi="仿宋" w:eastAsia="仿宋_GB2312" w:cs="仿宋"/>
          <w:color w:val="000000" w:themeColor="text1"/>
          <w:sz w:val="32"/>
          <w:szCs w:val="32"/>
          <w14:textFill>
            <w14:solidFill>
              <w14:schemeClr w14:val="tx1"/>
            </w14:solidFill>
          </w14:textFill>
        </w:rPr>
        <w:t>。</w:t>
      </w:r>
    </w:p>
    <w:p w14:paraId="2A7FB7BC">
      <w:pPr>
        <w:pStyle w:val="22"/>
        <w:widowControl w:val="0"/>
        <w:numPr>
          <w:numId w:val="0"/>
        </w:numPr>
        <w:spacing w:after="0" w:line="240" w:lineRule="auto"/>
        <w:ind w:left="0" w:left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00FA28C7">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第九条</w:t>
      </w:r>
      <w:r>
        <w:rPr>
          <w:rFonts w:hint="eastAsia" w:ascii="仿宋_GB2312" w:hAnsi="仿宋" w:eastAsia="仿宋_GB2312" w:cs="仿宋"/>
          <w:color w:val="000000" w:themeColor="text1"/>
          <w:sz w:val="32"/>
          <w:szCs w:val="32"/>
          <w14:textFill>
            <w14:solidFill>
              <w14:schemeClr w14:val="tx1"/>
            </w14:solidFill>
          </w14:textFill>
        </w:rPr>
        <w:t>职称的认定及评审途径主要分为两种：</w:t>
      </w:r>
    </w:p>
    <w:p w14:paraId="3F7C1B17">
      <w:pPr>
        <w:pStyle w:val="22"/>
        <w:widowControl w:val="0"/>
        <w:numPr>
          <w:ilvl w:val="0"/>
          <w:numId w:val="0"/>
        </w:numPr>
        <w:spacing w:after="0" w:line="560" w:lineRule="exact"/>
        <w:ind w:left="0" w:leftChars="0" w:firstLine="567"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(一)</w:t>
      </w:r>
      <w:r>
        <w:rPr>
          <w:rFonts w:hint="eastAsia" w:ascii="仿宋_GB2312" w:hAnsi="仿宋" w:eastAsia="仿宋_GB2312" w:cs="仿宋"/>
          <w:color w:val="000000" w:themeColor="text1"/>
          <w:sz w:val="32"/>
          <w:szCs w:val="32"/>
          <w14:textFill>
            <w14:solidFill>
              <w14:schemeClr w14:val="tx1"/>
            </w14:solidFill>
          </w14:textFill>
        </w:rPr>
        <w:t>用人单位自主评审：发挥用人主体在职称评审中的主导作用，国家将职称评审权逐步下放到符合条件的大型企业和人才密集的企事业单位，按照管理权限组建职称评审委员会，开展职称自主评审。</w:t>
      </w:r>
    </w:p>
    <w:p w14:paraId="1DA610CD">
      <w:pPr>
        <w:pStyle w:val="22"/>
        <w:widowControl w:val="0"/>
        <w:numPr>
          <w:ilvl w:val="0"/>
          <w:numId w:val="0"/>
        </w:numPr>
        <w:spacing w:after="0" w:line="560" w:lineRule="exact"/>
        <w:ind w:left="0" w:leftChars="0" w:firstLine="567" w:firstLineChars="0"/>
        <w:jc w:val="both"/>
        <w:rPr>
          <w:rFonts w:hint="eastAsia"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(二)</w:t>
      </w:r>
      <w:r>
        <w:rPr>
          <w:rFonts w:hint="eastAsia" w:ascii="仿宋_GB2312" w:hAnsi="仿宋" w:eastAsia="仿宋_GB2312" w:cs="仿宋"/>
          <w:color w:val="000000" w:themeColor="text1"/>
          <w:sz w:val="32"/>
          <w:szCs w:val="32"/>
          <w14:textFill>
            <w14:solidFill>
              <w14:schemeClr w14:val="tx1"/>
            </w14:solidFill>
          </w14:textFill>
        </w:rPr>
        <w:t>社会评审：主要为专业性强、社会通用范围广、标准化程度高的职称系列，由政府部门（如人社部、审计署、统计局等）、中央企业或依托全国性行业协会学会、人才交流服务机构等社会组织，组建评审机构进行的职称评审。</w:t>
      </w:r>
    </w:p>
    <w:p w14:paraId="4CC35BEF">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6545F02C">
      <w:pPr>
        <w:pStyle w:val="28"/>
        <w:numPr>
          <w:ilvl w:val="0"/>
          <w:numId w:val="0"/>
        </w:numPr>
        <w:ind w:left="0" w:leftChars="0" w:firstLine="0" w:firstLineChars="0"/>
        <w:jc w:val="center"/>
        <w:rPr>
          <w:rFonts w:hint="eastAsia" w:ascii="黑体" w:hAnsi="黑体" w:eastAsia="黑体" w:cs="仿宋"/>
          <w:color w:val="000000" w:themeColor="text1"/>
          <w14:textFill>
            <w14:solidFill>
              <w14:schemeClr w14:val="tx1"/>
            </w14:solidFill>
          </w14:textFill>
        </w:rPr>
      </w:pPr>
      <w:bookmarkStart w:id="6" w:name="_Toc173152729"/>
      <w:bookmarkStart w:id="7" w:name="_Toc121055816"/>
      <w:bookmarkStart w:id="8" w:name="_Toc121147707"/>
      <w:r>
        <w:rPr>
          <w:rFonts w:hint="eastAsia" w:ascii="黑体" w:hAnsi="黑体" w:eastAsia="黑体" w:cs="仿宋"/>
          <w:b w:val="0"/>
          <w:color w:val="000000" w:themeColor="text1"/>
          <w:kern w:val="2"/>
          <w:sz w:val="32"/>
          <w:szCs w:val="32"/>
          <w:lang w:val="en-US" w:eastAsia="zh-CN" w:bidi="ar-SA"/>
          <w14:textFill>
            <w14:solidFill>
              <w14:schemeClr w14:val="tx1"/>
            </w14:solidFill>
          </w14:textFill>
        </w:rPr>
        <w:t>第三章</w:t>
      </w:r>
      <w:r>
        <w:rPr>
          <w:rFonts w:hint="eastAsia" w:ascii="黑体" w:hAnsi="黑体" w:eastAsia="黑体" w:cs="仿宋"/>
          <w:color w:val="000000" w:themeColor="text1"/>
          <w14:textFill>
            <w14:solidFill>
              <w14:schemeClr w14:val="tx1"/>
            </w14:solidFill>
          </w14:textFill>
        </w:rPr>
        <w:t>华润集团职称评审管理</w:t>
      </w:r>
      <w:bookmarkEnd w:id="6"/>
    </w:p>
    <w:p w14:paraId="1DE6DEFD">
      <w:pPr>
        <w:pStyle w:val="28"/>
        <w:numPr>
          <w:ilvl w:val="0"/>
          <w:numId w:val="0"/>
        </w:numPr>
        <w:spacing w:line="240" w:lineRule="auto"/>
        <w:ind w:left="0" w:leftChars="0" w:firstLine="0" w:firstLineChars="0"/>
        <w:jc w:val="left"/>
        <w:rPr>
          <w:rFonts w:hint="default" w:ascii="黑体" w:hAnsi="黑体" w:eastAsia="黑体" w:cs="仿宋"/>
          <w:color w:val="000000" w:themeColor="text1"/>
          <w:lang w:val="en-US" w:eastAsia="zh-CN"/>
          <w14:textFill>
            <w14:solidFill>
              <w14:schemeClr w14:val="tx1"/>
            </w14:solidFill>
          </w14:textFill>
        </w:rPr>
      </w:pPr>
      <w:r>
        <w:rPr>
          <w:rFonts w:hint="eastAsia" w:ascii="黑体" w:hAnsi="黑体" w:eastAsia="黑体" w:cs="仿宋"/>
          <w:color w:val="000000" w:themeColor="text1"/>
          <w:lang w:val="en-US" w:eastAsia="zh-CN"/>
          <w14:textFill>
            <w14:solidFill>
              <w14:schemeClr w14:val="tx1"/>
            </w14:solidFill>
          </w14:textFill>
        </w:rPr>
        <w:t>///</w:t>
      </w:r>
    </w:p>
    <w:p w14:paraId="509B680E">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第十条</w:t>
      </w:r>
      <w:r>
        <w:rPr>
          <w:rFonts w:hint="eastAsia" w:ascii="仿宋_GB2312" w:hAnsi="仿宋" w:eastAsia="仿宋_GB2312" w:cs="仿宋"/>
          <w:color w:val="000000" w:themeColor="text1"/>
          <w:sz w:val="32"/>
          <w:szCs w:val="32"/>
          <w14:textFill>
            <w14:solidFill>
              <w14:schemeClr w14:val="tx1"/>
            </w14:solidFill>
          </w14:textFill>
        </w:rPr>
        <w:t>集团在人社部授权范围内组织开展职称评审工作，原则上每年组织一次。集团组织的职称评审范围包括工程、经济、会计系列，其中工程系列初级/中级/副高级、经济/会计系列副高级职称由华润集团自主评审，正高级职称由集团委托具备资质的外部组织或机构进行评审。如评审范围发生调整，以集团最新发布文件为准。</w:t>
      </w:r>
    </w:p>
    <w:p w14:paraId="11CDB88E">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29D49FD6">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themeColor="text1"/>
          <w:sz w:val="32"/>
          <w:szCs w:val="32"/>
          <w14:textFill>
            <w14:solidFill>
              <w14:schemeClr w14:val="tx1"/>
            </w14:solidFill>
          </w14:textFill>
        </w:rPr>
      </w:pPr>
      <w:r>
        <w:rPr>
          <w:rFonts w:hint="eastAsia" w:ascii="仿宋_GB2312" w:hAnsi="仿宋" w:eastAsia="仿宋_GB2312" w:cs="仿宋"/>
          <w:color w:val="000000" w:themeColor="text1"/>
          <w:sz w:val="32"/>
          <w:szCs w:val="32"/>
          <w14:textFill>
            <w14:solidFill>
              <w14:schemeClr w14:val="tx1"/>
            </w14:solidFill>
          </w14:textFill>
        </w:rPr>
        <w:t>职称取得方式如下：</w:t>
      </w:r>
    </w:p>
    <w:tbl>
      <w:tblPr>
        <w:tblStyle w:val="14"/>
        <w:tblW w:w="8977" w:type="dxa"/>
        <w:tblInd w:w="-572" w:type="dxa"/>
        <w:tblLayout w:type="autofit"/>
        <w:tblCellMar>
          <w:top w:w="0" w:type="dxa"/>
          <w:left w:w="108" w:type="dxa"/>
          <w:bottom w:w="0" w:type="dxa"/>
          <w:right w:w="108" w:type="dxa"/>
        </w:tblCellMar>
      </w:tblPr>
      <w:tblGrid>
        <w:gridCol w:w="773"/>
        <w:gridCol w:w="2062"/>
        <w:gridCol w:w="1977"/>
        <w:gridCol w:w="2319"/>
        <w:gridCol w:w="1846"/>
      </w:tblGrid>
      <w:tr w14:paraId="76E4F8F8">
        <w:tblPrEx>
          <w:tblCellMar>
            <w:top w:w="0" w:type="dxa"/>
            <w:left w:w="108" w:type="dxa"/>
            <w:bottom w:w="0" w:type="dxa"/>
            <w:right w:w="108" w:type="dxa"/>
          </w:tblCellMar>
        </w:tblPrEx>
        <w:trPr>
          <w:trHeight w:val="1159" w:hRule="atLeast"/>
          <w:ins w:id="195" w:author="咨询组" w:date="2026-01-14T14:59:25Z"/>
        </w:trPr>
        <w:tc>
          <w:tcPr>
            <w:tcW w:w="773" w:type="dxa"/>
            <w:tcBorders>
              <w:top w:val="single" w:color="auto" w:sz="4" w:space="0"/>
              <w:left w:val="single" w:color="auto" w:sz="4" w:space="0"/>
              <w:bottom w:val="single" w:color="auto" w:sz="4" w:space="0"/>
              <w:right w:val="single" w:color="auto" w:sz="4" w:space="0"/>
            </w:tcBorders>
            <w:vAlign w:val="center"/>
          </w:tcPr>
          <w:p w14:paraId="02A14F21">
            <w:pPr>
              <w:spacing w:after="0" w:line="240" w:lineRule="auto"/>
              <w:rPr>
                <w:ins w:id="196" w:author="咨询组" w:date="2026-01-14T14:59:25Z"/>
                <w:rFonts w:hint="default" w:ascii="仿宋" w:hAnsi="仿宋" w:eastAsia="仿宋" w:cs="宋体"/>
                <w:b/>
                <w:bCs/>
                <w:color w:val="000000" w:themeColor="text1"/>
                <w:sz w:val="24"/>
                <w:szCs w:val="24"/>
                <w:lang w:val="en-US" w:eastAsia="zh-CN"/>
                <w14:textFill>
                  <w14:solidFill>
                    <w14:schemeClr w14:val="tx1"/>
                  </w14:solidFill>
                </w14:textFill>
              </w:rPr>
            </w:pPr>
            <w:ins w:id="197" w:author="咨询组" w:date="2026-01-14T14:59:25Z">
              <w:r>
                <w:rPr>
                  <w:rFonts w:hint="eastAsia" w:ascii="仿宋" w:hAnsi="仿宋" w:eastAsia="仿宋" w:cs="宋体"/>
                  <w:b/>
                  <w:bCs/>
                  <w:color w:val="000000" w:themeColor="text1"/>
                  <w:sz w:val="24"/>
                  <w:szCs w:val="24"/>
                  <w:lang w:val="en-US" w:eastAsia="zh-CN"/>
                  <w14:textFill>
                    <w14:solidFill>
                      <w14:schemeClr w14:val="tx1"/>
                    </w14:solidFill>
                  </w14:textFill>
                </w:rPr>
                <w:t>职称系列</w:t>
              </w:r>
            </w:ins>
          </w:p>
        </w:tc>
        <w:tc>
          <w:tcPr>
            <w:tcW w:w="2062" w:type="dxa"/>
            <w:tcBorders>
              <w:top w:val="single" w:color="auto" w:sz="4" w:space="0"/>
              <w:left w:val="single" w:color="auto" w:sz="4" w:space="0"/>
              <w:bottom w:val="single" w:color="auto" w:sz="4" w:space="0"/>
              <w:right w:val="single" w:color="auto" w:sz="4" w:space="0"/>
            </w:tcBorders>
            <w:shd w:val="clear" w:color="auto" w:fill="auto"/>
            <w:vAlign w:val="center"/>
          </w:tcPr>
          <w:p w14:paraId="39D6BC77">
            <w:pPr>
              <w:spacing w:after="0" w:line="240" w:lineRule="auto"/>
              <w:jc w:val="center"/>
              <w:rPr>
                <w:ins w:id="198" w:author="咨询组" w:date="2026-01-14T14:59:25Z"/>
                <w:rFonts w:ascii="仿宋" w:hAnsi="仿宋" w:eastAsia="仿宋" w:cs="宋体"/>
                <w:b/>
                <w:bCs/>
                <w:color w:val="000000" w:themeColor="text1"/>
                <w:sz w:val="24"/>
                <w:szCs w:val="24"/>
                <w14:textFill>
                  <w14:solidFill>
                    <w14:schemeClr w14:val="tx1"/>
                  </w14:solidFill>
                </w14:textFill>
              </w:rPr>
            </w:pPr>
            <w:ins w:id="199" w:author="咨询组" w:date="2026-01-14T14:59:25Z">
              <w:r>
                <w:rPr>
                  <w:rFonts w:hint="eastAsia" w:ascii="仿宋" w:hAnsi="仿宋" w:eastAsia="仿宋" w:cs="宋体"/>
                  <w:b/>
                  <w:bCs/>
                  <w:color w:val="000000" w:themeColor="text1"/>
                  <w:sz w:val="24"/>
                  <w:szCs w:val="24"/>
                  <w14:textFill>
                    <w14:solidFill>
                      <w14:schemeClr w14:val="tx1"/>
                    </w14:solidFill>
                  </w14:textFill>
                </w:rPr>
                <w:t>初级</w:t>
              </w:r>
            </w:ins>
            <w:ins w:id="200" w:author="咨询组" w:date="2026-01-14T14:59:25Z">
              <w:r>
                <w:rPr>
                  <w:rFonts w:hint="eastAsia" w:ascii="仿宋" w:hAnsi="仿宋" w:eastAsia="仿宋" w:cs="宋体"/>
                  <w:b/>
                  <w:bCs/>
                  <w:color w:val="000000" w:themeColor="text1"/>
                  <w:sz w:val="24"/>
                  <w:szCs w:val="24"/>
                  <w14:textFill>
                    <w14:solidFill>
                      <w14:schemeClr w14:val="tx1"/>
                    </w14:solidFill>
                  </w14:textFill>
                </w:rPr>
                <w:br w:type="textWrapping"/>
              </w:r>
            </w:ins>
            <w:ins w:id="201" w:author="咨询组" w:date="2026-01-14T14:59:25Z">
              <w:r>
                <w:rPr>
                  <w:rFonts w:hint="eastAsia" w:ascii="仿宋" w:hAnsi="仿宋" w:eastAsia="仿宋" w:cs="宋体"/>
                  <w:b/>
                  <w:bCs/>
                  <w:color w:val="000000" w:themeColor="text1"/>
                  <w:sz w:val="24"/>
                  <w:szCs w:val="24"/>
                  <w14:textFill>
                    <w14:solidFill>
                      <w14:schemeClr w14:val="tx1"/>
                    </w14:solidFill>
                  </w14:textFill>
                </w:rPr>
                <w:t>（技术员、助理工程师/助理经济师/助理会计师）</w:t>
              </w:r>
            </w:ins>
          </w:p>
        </w:tc>
        <w:tc>
          <w:tcPr>
            <w:tcW w:w="1977" w:type="dxa"/>
            <w:tcBorders>
              <w:top w:val="single" w:color="auto" w:sz="4" w:space="0"/>
              <w:left w:val="single" w:color="auto" w:sz="4" w:space="0"/>
              <w:bottom w:val="single" w:color="auto" w:sz="4" w:space="0"/>
              <w:right w:val="single" w:color="auto" w:sz="4" w:space="0"/>
            </w:tcBorders>
            <w:shd w:val="clear" w:color="auto" w:fill="auto"/>
            <w:vAlign w:val="center"/>
          </w:tcPr>
          <w:p w14:paraId="2D6349E7">
            <w:pPr>
              <w:spacing w:after="0" w:line="240" w:lineRule="auto"/>
              <w:jc w:val="center"/>
              <w:rPr>
                <w:ins w:id="202" w:author="咨询组" w:date="2026-01-14T14:59:25Z"/>
                <w:rFonts w:ascii="仿宋" w:hAnsi="仿宋" w:eastAsia="仿宋" w:cs="宋体"/>
                <w:b/>
                <w:bCs/>
                <w:color w:val="000000" w:themeColor="text1"/>
                <w:sz w:val="24"/>
                <w:szCs w:val="24"/>
                <w14:textFill>
                  <w14:solidFill>
                    <w14:schemeClr w14:val="tx1"/>
                  </w14:solidFill>
                </w14:textFill>
              </w:rPr>
            </w:pPr>
            <w:ins w:id="203" w:author="咨询组" w:date="2026-01-14T14:59:25Z">
              <w:r>
                <w:rPr>
                  <w:rFonts w:hint="eastAsia" w:ascii="仿宋" w:hAnsi="仿宋" w:eastAsia="仿宋" w:cs="宋体"/>
                  <w:b/>
                  <w:bCs/>
                  <w:color w:val="000000" w:themeColor="text1"/>
                  <w:sz w:val="24"/>
                  <w:szCs w:val="24"/>
                  <w14:textFill>
                    <w14:solidFill>
                      <w14:schemeClr w14:val="tx1"/>
                    </w14:solidFill>
                  </w14:textFill>
                </w:rPr>
                <w:t>中级</w:t>
              </w:r>
            </w:ins>
            <w:ins w:id="204" w:author="咨询组" w:date="2026-01-14T14:59:25Z">
              <w:r>
                <w:rPr>
                  <w:rFonts w:hint="eastAsia" w:ascii="仿宋" w:hAnsi="仿宋" w:eastAsia="仿宋" w:cs="宋体"/>
                  <w:b/>
                  <w:bCs/>
                  <w:color w:val="000000" w:themeColor="text1"/>
                  <w:sz w:val="24"/>
                  <w:szCs w:val="24"/>
                  <w14:textFill>
                    <w14:solidFill>
                      <w14:schemeClr w14:val="tx1"/>
                    </w14:solidFill>
                  </w14:textFill>
                </w:rPr>
                <w:br w:type="textWrapping"/>
              </w:r>
            </w:ins>
            <w:ins w:id="205" w:author="咨询组" w:date="2026-01-14T14:59:25Z">
              <w:r>
                <w:rPr>
                  <w:rFonts w:hint="eastAsia" w:ascii="仿宋" w:hAnsi="仿宋" w:eastAsia="仿宋" w:cs="宋体"/>
                  <w:b/>
                  <w:bCs/>
                  <w:color w:val="000000" w:themeColor="text1"/>
                  <w:sz w:val="24"/>
                  <w:szCs w:val="24"/>
                  <w14:textFill>
                    <w14:solidFill>
                      <w14:schemeClr w14:val="tx1"/>
                    </w14:solidFill>
                  </w14:textFill>
                </w:rPr>
                <w:t>（工程师/经济师/会计师）</w:t>
              </w:r>
            </w:ins>
          </w:p>
        </w:tc>
        <w:tc>
          <w:tcPr>
            <w:tcW w:w="2319" w:type="dxa"/>
            <w:tcBorders>
              <w:top w:val="single" w:color="auto" w:sz="4" w:space="0"/>
              <w:left w:val="single" w:color="auto" w:sz="4" w:space="0"/>
              <w:bottom w:val="single" w:color="auto" w:sz="4" w:space="0"/>
              <w:right w:val="single" w:color="auto" w:sz="4" w:space="0"/>
            </w:tcBorders>
            <w:shd w:val="clear" w:color="auto" w:fill="auto"/>
            <w:vAlign w:val="center"/>
          </w:tcPr>
          <w:p w14:paraId="3EF75100">
            <w:pPr>
              <w:spacing w:after="0" w:line="240" w:lineRule="auto"/>
              <w:jc w:val="center"/>
              <w:rPr>
                <w:ins w:id="206" w:author="咨询组" w:date="2026-01-14T14:59:25Z"/>
                <w:rFonts w:ascii="仿宋" w:hAnsi="仿宋" w:eastAsia="仿宋" w:cs="宋体"/>
                <w:b/>
                <w:bCs/>
                <w:color w:val="000000" w:themeColor="text1"/>
                <w:sz w:val="24"/>
                <w:szCs w:val="24"/>
                <w14:textFill>
                  <w14:solidFill>
                    <w14:schemeClr w14:val="tx1"/>
                  </w14:solidFill>
                </w14:textFill>
              </w:rPr>
            </w:pPr>
            <w:ins w:id="207" w:author="咨询组" w:date="2026-01-14T14:59:25Z">
              <w:r>
                <w:rPr>
                  <w:rFonts w:hint="eastAsia" w:ascii="仿宋" w:hAnsi="仿宋" w:eastAsia="仿宋" w:cs="宋体"/>
                  <w:b/>
                  <w:bCs/>
                  <w:color w:val="000000" w:themeColor="text1"/>
                  <w:sz w:val="24"/>
                  <w:szCs w:val="24"/>
                  <w14:textFill>
                    <w14:solidFill>
                      <w14:schemeClr w14:val="tx1"/>
                    </w14:solidFill>
                  </w14:textFill>
                </w:rPr>
                <w:t>副高级</w:t>
              </w:r>
            </w:ins>
            <w:ins w:id="208" w:author="咨询组" w:date="2026-01-14T14:59:25Z">
              <w:r>
                <w:rPr>
                  <w:rFonts w:hint="eastAsia" w:ascii="仿宋" w:hAnsi="仿宋" w:eastAsia="仿宋" w:cs="宋体"/>
                  <w:b/>
                  <w:bCs/>
                  <w:color w:val="000000" w:themeColor="text1"/>
                  <w:sz w:val="24"/>
                  <w:szCs w:val="24"/>
                  <w14:textFill>
                    <w14:solidFill>
                      <w14:schemeClr w14:val="tx1"/>
                    </w14:solidFill>
                  </w14:textFill>
                </w:rPr>
                <w:br w:type="textWrapping"/>
              </w:r>
            </w:ins>
            <w:ins w:id="209" w:author="咨询组" w:date="2026-01-14T14:59:25Z">
              <w:r>
                <w:rPr>
                  <w:rFonts w:hint="eastAsia" w:ascii="仿宋" w:hAnsi="仿宋" w:eastAsia="仿宋" w:cs="宋体"/>
                  <w:b/>
                  <w:bCs/>
                  <w:color w:val="000000" w:themeColor="text1"/>
                  <w:sz w:val="24"/>
                  <w:szCs w:val="24"/>
                  <w14:textFill>
                    <w14:solidFill>
                      <w14:schemeClr w14:val="tx1"/>
                    </w14:solidFill>
                  </w14:textFill>
                </w:rPr>
                <w:t>（高级工程师/高级经济师/高级会计师）</w:t>
              </w:r>
            </w:ins>
          </w:p>
        </w:tc>
        <w:tc>
          <w:tcPr>
            <w:tcW w:w="1846" w:type="dxa"/>
            <w:tcBorders>
              <w:top w:val="single" w:color="auto" w:sz="4" w:space="0"/>
              <w:left w:val="single" w:color="auto" w:sz="4" w:space="0"/>
              <w:bottom w:val="single" w:color="auto" w:sz="4" w:space="0"/>
              <w:right w:val="single" w:color="auto" w:sz="4" w:space="0"/>
            </w:tcBorders>
            <w:shd w:val="clear" w:color="auto" w:fill="auto"/>
            <w:vAlign w:val="center"/>
          </w:tcPr>
          <w:p w14:paraId="4CB1A85D">
            <w:pPr>
              <w:spacing w:after="0" w:line="240" w:lineRule="auto"/>
              <w:jc w:val="center"/>
              <w:rPr>
                <w:ins w:id="210" w:author="咨询组" w:date="2026-01-14T14:59:25Z"/>
                <w:rFonts w:ascii="仿宋" w:hAnsi="仿宋" w:eastAsia="仿宋" w:cs="宋体"/>
                <w:b/>
                <w:bCs/>
                <w:color w:val="000000" w:themeColor="text1"/>
                <w:sz w:val="24"/>
                <w:szCs w:val="24"/>
                <w14:textFill>
                  <w14:solidFill>
                    <w14:schemeClr w14:val="tx1"/>
                  </w14:solidFill>
                </w14:textFill>
              </w:rPr>
            </w:pPr>
            <w:ins w:id="211" w:author="咨询组" w:date="2026-01-14T14:59:25Z">
              <w:r>
                <w:rPr>
                  <w:rFonts w:hint="eastAsia" w:ascii="仿宋" w:hAnsi="仿宋" w:eastAsia="仿宋" w:cs="宋体"/>
                  <w:b/>
                  <w:bCs/>
                  <w:color w:val="000000" w:themeColor="text1"/>
                  <w:sz w:val="24"/>
                  <w:szCs w:val="24"/>
                  <w14:textFill>
                    <w14:solidFill>
                      <w14:schemeClr w14:val="tx1"/>
                    </w14:solidFill>
                  </w14:textFill>
                </w:rPr>
                <w:t>正高级</w:t>
              </w:r>
            </w:ins>
            <w:ins w:id="212" w:author="咨询组" w:date="2026-01-14T14:59:25Z">
              <w:r>
                <w:rPr>
                  <w:rFonts w:hint="eastAsia" w:ascii="仿宋" w:hAnsi="仿宋" w:eastAsia="仿宋" w:cs="宋体"/>
                  <w:b/>
                  <w:bCs/>
                  <w:color w:val="000000" w:themeColor="text1"/>
                  <w:sz w:val="24"/>
                  <w:szCs w:val="24"/>
                  <w14:textFill>
                    <w14:solidFill>
                      <w14:schemeClr w14:val="tx1"/>
                    </w14:solidFill>
                  </w14:textFill>
                </w:rPr>
                <w:br w:type="textWrapping"/>
              </w:r>
            </w:ins>
            <w:ins w:id="213" w:author="咨询组" w:date="2026-01-14T14:59:25Z">
              <w:r>
                <w:rPr>
                  <w:rFonts w:hint="eastAsia" w:ascii="仿宋" w:hAnsi="仿宋" w:eastAsia="仿宋" w:cs="宋体"/>
                  <w:b/>
                  <w:bCs/>
                  <w:color w:val="000000" w:themeColor="text1"/>
                  <w:sz w:val="24"/>
                  <w:szCs w:val="24"/>
                  <w14:textFill>
                    <w14:solidFill>
                      <w14:schemeClr w14:val="tx1"/>
                    </w14:solidFill>
                  </w14:textFill>
                </w:rPr>
                <w:t>（正高级工程师/正高级经济师/正高级会计师）</w:t>
              </w:r>
            </w:ins>
          </w:p>
        </w:tc>
      </w:tr>
      <w:tr w14:paraId="6F7BBE3A">
        <w:tblPrEx>
          <w:tblCellMar>
            <w:top w:w="0" w:type="dxa"/>
            <w:left w:w="108" w:type="dxa"/>
            <w:bottom w:w="0" w:type="dxa"/>
            <w:right w:w="108" w:type="dxa"/>
          </w:tblCellMar>
        </w:tblPrEx>
        <w:trPr>
          <w:trHeight w:val="872" w:hRule="atLeast"/>
          <w:ins w:id="214" w:author="咨询组" w:date="2026-01-14T14:59:25Z"/>
        </w:trPr>
        <w:tc>
          <w:tcPr>
            <w:tcW w:w="773" w:type="dxa"/>
            <w:tcBorders>
              <w:top w:val="nil"/>
              <w:left w:val="single" w:color="auto" w:sz="4" w:space="0"/>
              <w:bottom w:val="single" w:color="auto" w:sz="4" w:space="0"/>
              <w:right w:val="single" w:color="auto" w:sz="4" w:space="0"/>
            </w:tcBorders>
            <w:shd w:val="clear" w:color="auto" w:fill="auto"/>
            <w:vAlign w:val="center"/>
          </w:tcPr>
          <w:p w14:paraId="20612D13">
            <w:pPr>
              <w:spacing w:after="0" w:line="240" w:lineRule="auto"/>
              <w:jc w:val="center"/>
              <w:rPr>
                <w:ins w:id="215" w:author="咨询组" w:date="2026-01-14T14:59:25Z"/>
                <w:rFonts w:ascii="仿宋" w:hAnsi="仿宋" w:eastAsia="仿宋" w:cs="宋体"/>
                <w:b/>
                <w:bCs/>
                <w:color w:val="000000" w:themeColor="text1"/>
                <w:sz w:val="24"/>
                <w:szCs w:val="24"/>
                <w14:textFill>
                  <w14:solidFill>
                    <w14:schemeClr w14:val="tx1"/>
                  </w14:solidFill>
                </w14:textFill>
              </w:rPr>
            </w:pPr>
            <w:ins w:id="216" w:author="咨询组" w:date="2026-01-14T14:59:25Z">
              <w:r>
                <w:rPr>
                  <w:rFonts w:hint="eastAsia" w:ascii="仿宋" w:hAnsi="仿宋" w:eastAsia="仿宋" w:cs="宋体"/>
                  <w:b/>
                  <w:bCs/>
                  <w:color w:val="000000" w:themeColor="text1"/>
                  <w:sz w:val="24"/>
                  <w:szCs w:val="24"/>
                  <w14:textFill>
                    <w14:solidFill>
                      <w14:schemeClr w14:val="tx1"/>
                    </w14:solidFill>
                  </w14:textFill>
                </w:rPr>
                <w:t>工程</w:t>
              </w:r>
            </w:ins>
          </w:p>
        </w:tc>
        <w:tc>
          <w:tcPr>
            <w:tcW w:w="2062" w:type="dxa"/>
            <w:tcBorders>
              <w:top w:val="single" w:color="auto" w:sz="4" w:space="0"/>
              <w:left w:val="nil"/>
              <w:bottom w:val="single" w:color="auto" w:sz="4" w:space="0"/>
              <w:right w:val="single" w:color="auto" w:sz="4" w:space="0"/>
            </w:tcBorders>
            <w:shd w:val="clear" w:color="auto" w:fill="auto"/>
            <w:vAlign w:val="center"/>
          </w:tcPr>
          <w:p w14:paraId="0DD0A4FB">
            <w:pPr>
              <w:spacing w:after="0" w:line="240" w:lineRule="auto"/>
              <w:jc w:val="center"/>
              <w:rPr>
                <w:ins w:id="217" w:author="咨询组" w:date="2026-01-14T14:59:25Z"/>
                <w:rFonts w:ascii="仿宋" w:hAnsi="仿宋" w:eastAsia="仿宋" w:cs="宋体"/>
                <w:color w:val="000000" w:themeColor="text1"/>
                <w:sz w:val="24"/>
                <w:szCs w:val="24"/>
                <w14:textFill>
                  <w14:solidFill>
                    <w14:schemeClr w14:val="tx1"/>
                  </w14:solidFill>
                </w14:textFill>
              </w:rPr>
            </w:pPr>
            <w:ins w:id="218" w:author="咨询组" w:date="2026-01-14T14:59:25Z">
              <w:r>
                <w:rPr>
                  <w:rFonts w:hint="eastAsia" w:ascii="仿宋" w:hAnsi="仿宋" w:eastAsia="仿宋" w:cs="宋体"/>
                  <w:color w:val="000000" w:themeColor="text1"/>
                  <w:sz w:val="24"/>
                  <w:szCs w:val="24"/>
                  <w14:textFill>
                    <w14:solidFill>
                      <w14:schemeClr w14:val="tx1"/>
                    </w14:solidFill>
                  </w14:textFill>
                </w:rPr>
                <w:t>由集团初次认定或自主评审，两种方式均可</w:t>
              </w:r>
            </w:ins>
          </w:p>
        </w:tc>
        <w:tc>
          <w:tcPr>
            <w:tcW w:w="1977" w:type="dxa"/>
            <w:tcBorders>
              <w:top w:val="single" w:color="auto" w:sz="4" w:space="0"/>
              <w:left w:val="nil"/>
              <w:bottom w:val="single" w:color="auto" w:sz="4" w:space="0"/>
              <w:right w:val="single" w:color="auto" w:sz="4" w:space="0"/>
            </w:tcBorders>
            <w:shd w:val="clear" w:color="auto" w:fill="auto"/>
            <w:vAlign w:val="center"/>
          </w:tcPr>
          <w:p w14:paraId="73C32085">
            <w:pPr>
              <w:spacing w:after="0" w:line="240" w:lineRule="auto"/>
              <w:jc w:val="center"/>
              <w:rPr>
                <w:ins w:id="219" w:author="咨询组" w:date="2026-01-14T14:59:25Z"/>
                <w:rFonts w:hint="eastAsia" w:ascii="仿宋" w:hAnsi="仿宋" w:eastAsia="仿宋" w:cs="宋体"/>
                <w:color w:val="000000" w:themeColor="text1"/>
                <w:sz w:val="24"/>
                <w:szCs w:val="24"/>
                <w14:textFill>
                  <w14:solidFill>
                    <w14:schemeClr w14:val="tx1"/>
                  </w14:solidFill>
                </w14:textFill>
              </w:rPr>
            </w:pPr>
            <w:ins w:id="220" w:author="咨询组" w:date="2026-01-14T14:59:25Z">
              <w:r>
                <w:rPr>
                  <w:rFonts w:hint="eastAsia" w:ascii="仿宋" w:hAnsi="仿宋" w:eastAsia="仿宋" w:cs="宋体"/>
                  <w:color w:val="000000" w:themeColor="text1"/>
                  <w:sz w:val="24"/>
                  <w:szCs w:val="24"/>
                  <w14:textFill>
                    <w14:solidFill>
                      <w14:schemeClr w14:val="tx1"/>
                    </w14:solidFill>
                  </w14:textFill>
                </w:rPr>
                <w:t>由集团初次认定或自主评审，两种方式均可</w:t>
              </w:r>
            </w:ins>
          </w:p>
        </w:tc>
        <w:tc>
          <w:tcPr>
            <w:tcW w:w="2319" w:type="dxa"/>
            <w:tcBorders>
              <w:top w:val="single" w:color="auto" w:sz="4" w:space="0"/>
              <w:left w:val="nil"/>
              <w:bottom w:val="single" w:color="auto" w:sz="4" w:space="0"/>
              <w:right w:val="single" w:color="auto" w:sz="4" w:space="0"/>
            </w:tcBorders>
            <w:shd w:val="clear" w:color="auto" w:fill="auto"/>
            <w:vAlign w:val="center"/>
          </w:tcPr>
          <w:p w14:paraId="13085D0C">
            <w:pPr>
              <w:spacing w:after="0" w:line="240" w:lineRule="auto"/>
              <w:jc w:val="center"/>
              <w:rPr>
                <w:ins w:id="221" w:author="咨询组" w:date="2026-01-14T14:59:25Z"/>
                <w:rFonts w:ascii="仿宋" w:hAnsi="仿宋" w:eastAsia="仿宋" w:cs="宋体"/>
                <w:color w:val="000000" w:themeColor="text1"/>
                <w:sz w:val="24"/>
                <w:szCs w:val="24"/>
                <w14:textFill>
                  <w14:solidFill>
                    <w14:schemeClr w14:val="tx1"/>
                  </w14:solidFill>
                </w14:textFill>
              </w:rPr>
            </w:pPr>
            <w:ins w:id="222" w:author="咨询组" w:date="2026-01-14T14:59:25Z">
              <w:r>
                <w:rPr>
                  <w:rFonts w:hint="eastAsia" w:ascii="仿宋" w:hAnsi="仿宋" w:eastAsia="仿宋" w:cs="宋体"/>
                  <w:color w:val="000000" w:themeColor="text1"/>
                  <w:sz w:val="24"/>
                  <w:szCs w:val="24"/>
                  <w14:textFill>
                    <w14:solidFill>
                      <w14:schemeClr w14:val="tx1"/>
                    </w14:solidFill>
                  </w14:textFill>
                </w:rPr>
                <w:t>获得中级职称后，参加集团自主评审</w:t>
              </w:r>
            </w:ins>
          </w:p>
        </w:tc>
        <w:tc>
          <w:tcPr>
            <w:tcW w:w="1846" w:type="dxa"/>
            <w:tcBorders>
              <w:top w:val="single" w:color="auto" w:sz="4" w:space="0"/>
              <w:left w:val="single" w:color="auto" w:sz="4" w:space="0"/>
              <w:bottom w:val="single" w:color="auto" w:sz="4" w:space="0"/>
              <w:right w:val="single" w:color="auto" w:sz="4" w:space="0"/>
            </w:tcBorders>
            <w:shd w:val="clear" w:color="auto" w:fill="auto"/>
            <w:vAlign w:val="center"/>
          </w:tcPr>
          <w:p w14:paraId="475DA3D2">
            <w:pPr>
              <w:spacing w:after="0" w:line="240" w:lineRule="auto"/>
              <w:jc w:val="center"/>
              <w:rPr>
                <w:ins w:id="223" w:author="咨询组" w:date="2026-01-14T14:59:25Z"/>
                <w:rFonts w:ascii="仿宋" w:hAnsi="仿宋" w:eastAsia="仿宋" w:cs="宋体"/>
                <w:color w:val="000000" w:themeColor="text1"/>
                <w:sz w:val="24"/>
                <w:szCs w:val="24"/>
                <w14:textFill>
                  <w14:solidFill>
                    <w14:schemeClr w14:val="tx1"/>
                  </w14:solidFill>
                </w14:textFill>
              </w:rPr>
            </w:pPr>
            <w:ins w:id="224" w:author="咨询组" w:date="2026-01-14T14:59:25Z">
              <w:r>
                <w:rPr>
                  <w:rFonts w:hint="eastAsia" w:ascii="仿宋" w:hAnsi="仿宋" w:eastAsia="仿宋" w:cs="宋体"/>
                  <w:color w:val="000000" w:themeColor="text1"/>
                  <w:sz w:val="24"/>
                  <w:szCs w:val="24"/>
                  <w14:textFill>
                    <w14:solidFill>
                      <w14:schemeClr w14:val="tx1"/>
                    </w14:solidFill>
                  </w14:textFill>
                </w:rPr>
                <w:t>获得副高级职称后，委托外部评审</w:t>
              </w:r>
            </w:ins>
          </w:p>
        </w:tc>
      </w:tr>
      <w:tr w14:paraId="0E80B33C">
        <w:tblPrEx>
          <w:tblCellMar>
            <w:top w:w="0" w:type="dxa"/>
            <w:left w:w="108" w:type="dxa"/>
            <w:bottom w:w="0" w:type="dxa"/>
            <w:right w:w="108" w:type="dxa"/>
          </w:tblCellMar>
        </w:tblPrEx>
        <w:trPr>
          <w:trHeight w:val="1168" w:hRule="atLeast"/>
          <w:ins w:id="225" w:author="咨询组" w:date="2026-01-14T14:59:25Z"/>
        </w:trPr>
        <w:tc>
          <w:tcPr>
            <w:tcW w:w="773" w:type="dxa"/>
            <w:tcBorders>
              <w:top w:val="nil"/>
              <w:left w:val="single" w:color="auto" w:sz="4" w:space="0"/>
              <w:bottom w:val="single" w:color="auto" w:sz="4" w:space="0"/>
              <w:right w:val="single" w:color="auto" w:sz="4" w:space="0"/>
            </w:tcBorders>
            <w:shd w:val="clear" w:color="auto" w:fill="auto"/>
            <w:vAlign w:val="center"/>
          </w:tcPr>
          <w:p w14:paraId="4E175F49">
            <w:pPr>
              <w:spacing w:after="0" w:line="240" w:lineRule="auto"/>
              <w:jc w:val="center"/>
              <w:rPr>
                <w:ins w:id="226" w:author="咨询组" w:date="2026-01-14T14:59:25Z"/>
                <w:rFonts w:hint="eastAsia" w:ascii="仿宋" w:hAnsi="仿宋" w:eastAsia="仿宋" w:cs="宋体"/>
                <w:b/>
                <w:bCs/>
                <w:color w:val="000000" w:themeColor="text1"/>
                <w:sz w:val="24"/>
                <w:szCs w:val="24"/>
                <w:lang w:val="en-US" w:eastAsia="zh-CN"/>
                <w14:textFill>
                  <w14:solidFill>
                    <w14:schemeClr w14:val="tx1"/>
                  </w14:solidFill>
                </w14:textFill>
              </w:rPr>
            </w:pPr>
            <w:ins w:id="227" w:author="咨询组" w:date="2026-01-14T14:59:25Z">
              <w:r>
                <w:rPr>
                  <w:rFonts w:hint="eastAsia" w:ascii="仿宋" w:hAnsi="仿宋" w:eastAsia="仿宋" w:cs="宋体"/>
                  <w:b/>
                  <w:bCs/>
                  <w:color w:val="000000" w:themeColor="text1"/>
                  <w:sz w:val="24"/>
                  <w:szCs w:val="24"/>
                  <w14:textFill>
                    <w14:solidFill>
                      <w14:schemeClr w14:val="tx1"/>
                    </w14:solidFill>
                  </w14:textFill>
                </w:rPr>
                <w:t>经济</w:t>
              </w:r>
            </w:ins>
            <w:ins w:id="228" w:author="咨询组" w:date="2026-01-14T14:59:25Z">
              <w:r>
                <w:rPr>
                  <w:rFonts w:hint="eastAsia" w:ascii="仿宋" w:hAnsi="仿宋" w:eastAsia="仿宋" w:cs="宋体"/>
                  <w:b/>
                  <w:bCs/>
                  <w:color w:val="000000" w:themeColor="text1"/>
                  <w:sz w:val="24"/>
                  <w:szCs w:val="24"/>
                  <w:lang w:val="en-US" w:eastAsia="zh-CN"/>
                  <w14:textFill>
                    <w14:solidFill>
                      <w14:schemeClr w14:val="tx1"/>
                    </w14:solidFill>
                  </w14:textFill>
                </w:rPr>
                <w:t>和</w:t>
              </w:r>
            </w:ins>
          </w:p>
          <w:p w14:paraId="570D275C">
            <w:pPr>
              <w:spacing w:after="0" w:line="240" w:lineRule="auto"/>
              <w:jc w:val="center"/>
              <w:rPr>
                <w:ins w:id="229" w:author="咨询组" w:date="2026-01-14T14:59:25Z"/>
                <w:rFonts w:ascii="仿宋" w:hAnsi="仿宋" w:eastAsia="仿宋" w:cs="宋体"/>
                <w:b/>
                <w:bCs/>
                <w:color w:val="000000" w:themeColor="text1"/>
                <w:sz w:val="24"/>
                <w:szCs w:val="24"/>
                <w14:textFill>
                  <w14:solidFill>
                    <w14:schemeClr w14:val="tx1"/>
                  </w14:solidFill>
                </w14:textFill>
              </w:rPr>
            </w:pPr>
            <w:ins w:id="230" w:author="咨询组" w:date="2026-01-14T14:59:25Z">
              <w:r>
                <w:rPr>
                  <w:rFonts w:hint="eastAsia" w:ascii="仿宋" w:hAnsi="仿宋" w:eastAsia="仿宋" w:cs="宋体"/>
                  <w:b/>
                  <w:bCs/>
                  <w:color w:val="000000" w:themeColor="text1"/>
                  <w:sz w:val="24"/>
                  <w:szCs w:val="24"/>
                  <w14:textFill>
                    <w14:solidFill>
                      <w14:schemeClr w14:val="tx1"/>
                    </w14:solidFill>
                  </w14:textFill>
                </w:rPr>
                <w:t>会计</w:t>
              </w:r>
            </w:ins>
          </w:p>
        </w:tc>
        <w:tc>
          <w:tcPr>
            <w:tcW w:w="2062" w:type="dxa"/>
            <w:tcBorders>
              <w:top w:val="single" w:color="auto" w:sz="4" w:space="0"/>
              <w:left w:val="single" w:color="auto" w:sz="4" w:space="0"/>
              <w:bottom w:val="single" w:color="000000" w:sz="4" w:space="0"/>
              <w:right w:val="single" w:color="000000" w:sz="4" w:space="0"/>
            </w:tcBorders>
            <w:shd w:val="clear" w:color="auto" w:fill="auto"/>
            <w:vAlign w:val="center"/>
          </w:tcPr>
          <w:p w14:paraId="04C40436">
            <w:pPr>
              <w:spacing w:after="0" w:line="240" w:lineRule="auto"/>
              <w:jc w:val="center"/>
              <w:rPr>
                <w:ins w:id="231" w:author="咨询组" w:date="2026-01-14T14:59:25Z"/>
                <w:rFonts w:ascii="仿宋" w:hAnsi="仿宋" w:eastAsia="仿宋" w:cs="宋体"/>
                <w:color w:val="000000" w:themeColor="text1"/>
                <w:sz w:val="24"/>
                <w:szCs w:val="24"/>
                <w14:textFill>
                  <w14:solidFill>
                    <w14:schemeClr w14:val="tx1"/>
                  </w14:solidFill>
                </w14:textFill>
              </w:rPr>
            </w:pPr>
            <w:ins w:id="232" w:author="咨询组" w:date="2026-01-14T14:59:25Z">
              <w:r>
                <w:rPr>
                  <w:rFonts w:hint="eastAsia" w:ascii="仿宋" w:hAnsi="仿宋" w:eastAsia="仿宋" w:cs="宋体"/>
                  <w:color w:val="000000" w:themeColor="text1"/>
                  <w:sz w:val="24"/>
                  <w:szCs w:val="24"/>
                  <w14:textFill>
                    <w14:solidFill>
                      <w14:schemeClr w14:val="tx1"/>
                    </w14:solidFill>
                  </w14:textFill>
                </w:rPr>
                <w:t>以考代评，参加国家统一考试取得职称，无需认定或自主评审</w:t>
              </w:r>
            </w:ins>
          </w:p>
        </w:tc>
        <w:tc>
          <w:tcPr>
            <w:tcW w:w="1977" w:type="dxa"/>
            <w:tcBorders>
              <w:top w:val="single" w:color="auto" w:sz="4" w:space="0"/>
              <w:left w:val="single" w:color="auto" w:sz="4" w:space="0"/>
              <w:bottom w:val="single" w:color="000000" w:sz="4" w:space="0"/>
              <w:right w:val="single" w:color="000000" w:sz="4" w:space="0"/>
            </w:tcBorders>
            <w:shd w:val="clear" w:color="auto" w:fill="auto"/>
            <w:vAlign w:val="center"/>
          </w:tcPr>
          <w:p w14:paraId="77CF79A2">
            <w:pPr>
              <w:spacing w:after="0" w:line="240" w:lineRule="auto"/>
              <w:jc w:val="center"/>
              <w:rPr>
                <w:ins w:id="233" w:author="咨询组" w:date="2026-01-14T14:59:25Z"/>
                <w:rFonts w:hint="eastAsia" w:ascii="仿宋" w:hAnsi="仿宋" w:eastAsia="仿宋" w:cs="宋体"/>
                <w:color w:val="000000" w:themeColor="text1"/>
                <w:sz w:val="24"/>
                <w:szCs w:val="24"/>
                <w14:textFill>
                  <w14:solidFill>
                    <w14:schemeClr w14:val="tx1"/>
                  </w14:solidFill>
                </w14:textFill>
              </w:rPr>
            </w:pPr>
            <w:ins w:id="234" w:author="咨询组" w:date="2026-01-14T14:59:25Z">
              <w:r>
                <w:rPr>
                  <w:rFonts w:hint="eastAsia" w:ascii="仿宋" w:hAnsi="仿宋" w:eastAsia="仿宋" w:cs="宋体"/>
                  <w:color w:val="000000" w:themeColor="text1"/>
                  <w:sz w:val="24"/>
                  <w:szCs w:val="24"/>
                  <w14:textFill>
                    <w14:solidFill>
                      <w14:schemeClr w14:val="tx1"/>
                    </w14:solidFill>
                  </w14:textFill>
                </w:rPr>
                <w:t>以考代评，参加国家统一考试取得职称，无需认定或自主评审</w:t>
              </w:r>
            </w:ins>
          </w:p>
        </w:tc>
        <w:tc>
          <w:tcPr>
            <w:tcW w:w="2319" w:type="dxa"/>
            <w:tcBorders>
              <w:top w:val="single" w:color="auto" w:sz="4" w:space="0"/>
              <w:left w:val="single" w:color="auto" w:sz="4" w:space="0"/>
              <w:bottom w:val="single" w:color="auto" w:sz="4" w:space="0"/>
              <w:right w:val="single" w:color="auto" w:sz="4" w:space="0"/>
            </w:tcBorders>
            <w:shd w:val="clear" w:color="auto" w:fill="auto"/>
            <w:vAlign w:val="center"/>
          </w:tcPr>
          <w:p w14:paraId="3DE1BA15">
            <w:pPr>
              <w:spacing w:after="0" w:line="240" w:lineRule="auto"/>
              <w:jc w:val="center"/>
              <w:rPr>
                <w:ins w:id="235" w:author="咨询组" w:date="2026-01-14T14:59:25Z"/>
                <w:rFonts w:ascii="仿宋" w:hAnsi="仿宋" w:eastAsia="仿宋" w:cs="宋体"/>
                <w:color w:val="000000" w:themeColor="text1"/>
                <w:sz w:val="24"/>
                <w:szCs w:val="24"/>
                <w14:textFill>
                  <w14:solidFill>
                    <w14:schemeClr w14:val="tx1"/>
                  </w14:solidFill>
                </w14:textFill>
              </w:rPr>
            </w:pPr>
            <w:ins w:id="236" w:author="咨询组" w:date="2026-01-14T14:59:25Z">
              <w:r>
                <w:rPr>
                  <w:rFonts w:hint="eastAsia" w:ascii="仿宋" w:hAnsi="仿宋" w:eastAsia="仿宋" w:cs="宋体"/>
                  <w:color w:val="000000" w:themeColor="text1"/>
                  <w:sz w:val="24"/>
                  <w:szCs w:val="24"/>
                  <w14:textFill>
                    <w14:solidFill>
                      <w14:schemeClr w14:val="tx1"/>
                    </w14:solidFill>
                  </w14:textFill>
                </w:rPr>
                <w:t>获得中级职称后，参加国家考试+集团自主评审双通过</w:t>
              </w:r>
            </w:ins>
          </w:p>
        </w:tc>
        <w:tc>
          <w:tcPr>
            <w:tcW w:w="1846" w:type="dxa"/>
            <w:tcBorders>
              <w:top w:val="single" w:color="auto" w:sz="4" w:space="0"/>
              <w:left w:val="single" w:color="auto" w:sz="4" w:space="0"/>
              <w:bottom w:val="single" w:color="auto" w:sz="4" w:space="0"/>
              <w:right w:val="single" w:color="auto" w:sz="4" w:space="0"/>
            </w:tcBorders>
            <w:vAlign w:val="center"/>
          </w:tcPr>
          <w:p w14:paraId="40CFC07B">
            <w:pPr>
              <w:spacing w:after="0" w:line="240" w:lineRule="auto"/>
              <w:rPr>
                <w:ins w:id="237" w:author="咨询组" w:date="2026-01-14T14:59:25Z"/>
                <w:rFonts w:ascii="仿宋" w:hAnsi="仿宋" w:eastAsia="仿宋" w:cs="宋体"/>
                <w:color w:val="000000" w:themeColor="text1"/>
                <w:sz w:val="24"/>
                <w:szCs w:val="24"/>
                <w14:textFill>
                  <w14:solidFill>
                    <w14:schemeClr w14:val="tx1"/>
                  </w14:solidFill>
                </w14:textFill>
              </w:rPr>
            </w:pPr>
            <w:ins w:id="238" w:author="咨询组" w:date="2026-01-14T14:59:25Z">
              <w:r>
                <w:rPr>
                  <w:rFonts w:hint="eastAsia" w:ascii="仿宋" w:hAnsi="仿宋" w:eastAsia="仿宋" w:cs="宋体"/>
                  <w:color w:val="000000" w:themeColor="text1"/>
                  <w:sz w:val="24"/>
                  <w:szCs w:val="24"/>
                  <w14:textFill>
                    <w14:solidFill>
                      <w14:schemeClr w14:val="tx1"/>
                    </w14:solidFill>
                  </w14:textFill>
                </w:rPr>
                <w:t>获得副高级职称后，委托外部评审</w:t>
              </w:r>
            </w:ins>
          </w:p>
        </w:tc>
      </w:tr>
    </w:tbl>
    <w:p w14:paraId="4604850B">
      <w:pPr>
        <w:pStyle w:val="22"/>
        <w:widowControl w:val="0"/>
        <w:numPr>
          <w:ilvl w:val="0"/>
          <w:numId w:val="0"/>
        </w:numPr>
        <w:spacing w:after="0" w:line="240" w:lineRule="auto"/>
        <w:ind w:left="0" w:leftChars="0" w:firstLine="0" w:firstLineChars="0"/>
        <w:jc w:val="both"/>
        <w:rPr>
          <w:rFonts w:hint="default" w:ascii="黑体" w:hAnsi="黑体" w:eastAsia="黑体" w:cs="仿宋"/>
          <w:b w:val="0"/>
          <w:color w:val="000000" w:themeColor="text1"/>
          <w:sz w:val="32"/>
          <w:szCs w:val="32"/>
          <w:lang w:val="en-US" w:eastAsia="zh-CN" w:bidi="ar-SA"/>
          <w14:textFill>
            <w14:solidFill>
              <w14:schemeClr w14:val="tx1"/>
            </w14:solidFill>
          </w14:textFill>
        </w:rPr>
      </w:pPr>
      <w:r>
        <w:rPr>
          <w:rFonts w:hint="eastAsia" w:ascii="黑体" w:hAnsi="黑体" w:eastAsia="黑体" w:cs="仿宋"/>
          <w:b w:val="0"/>
          <w:color w:val="000000" w:themeColor="text1"/>
          <w:sz w:val="32"/>
          <w:szCs w:val="32"/>
          <w:lang w:val="en-US" w:eastAsia="zh-CN" w:bidi="ar-SA"/>
          <w14:textFill>
            <w14:solidFill>
              <w14:schemeClr w14:val="tx1"/>
            </w14:solidFill>
          </w14:textFill>
        </w:rPr>
        <w:t>///</w:t>
      </w:r>
    </w:p>
    <w:p w14:paraId="23D39319">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第十一条</w:t>
      </w:r>
      <w:r>
        <w:rPr>
          <w:rFonts w:hint="eastAsia" w:ascii="仿宋_GB2312" w:hAnsi="仿宋" w:eastAsia="仿宋_GB2312" w:cs="仿宋"/>
          <w:color w:val="000000" w:themeColor="text1"/>
          <w:sz w:val="32"/>
          <w:szCs w:val="32"/>
          <w14:textFill>
            <w14:solidFill>
              <w14:schemeClr w14:val="tx1"/>
            </w14:solidFill>
          </w14:textFill>
        </w:rPr>
        <w:t>职称系列与华润啤酒二级序列对应关系参考如下：</w:t>
      </w:r>
    </w:p>
    <w:tbl>
      <w:tblPr>
        <w:tblStyle w:val="14"/>
        <w:tblW w:w="9519" w:type="dxa"/>
        <w:tblInd w:w="-8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4715"/>
        <w:gridCol w:w="4012"/>
      </w:tblGrid>
      <w:tr w14:paraId="50767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blHeader/>
        </w:trPr>
        <w:tc>
          <w:tcPr>
            <w:tcW w:w="792" w:type="dxa"/>
            <w:shd w:val="clear" w:color="auto" w:fill="D8D8D8" w:themeFill="background1" w:themeFillShade="D9"/>
            <w:noWrap/>
            <w:vAlign w:val="center"/>
          </w:tcPr>
          <w:p w14:paraId="163F9DDC">
            <w:pPr>
              <w:spacing w:after="0" w:line="240" w:lineRule="auto"/>
              <w:jc w:val="center"/>
              <w:rPr>
                <w:rFonts w:hint="eastAsia" w:ascii="仿宋" w:hAnsi="仿宋" w:eastAsia="仿宋" w:cs="宋体"/>
                <w:b/>
                <w:bCs/>
                <w:color w:val="000000" w:themeColor="text1"/>
                <w:sz w:val="24"/>
                <w:szCs w:val="20"/>
                <w14:textFill>
                  <w14:solidFill>
                    <w14:schemeClr w14:val="tx1"/>
                  </w14:solidFill>
                </w14:textFill>
              </w:rPr>
            </w:pPr>
          </w:p>
          <w:p w14:paraId="2705F385">
            <w:pPr>
              <w:spacing w:after="0" w:line="240" w:lineRule="auto"/>
              <w:jc w:val="center"/>
              <w:rPr>
                <w:rFonts w:hint="eastAsia" w:ascii="仿宋" w:hAnsi="仿宋" w:eastAsia="仿宋" w:cs="宋体"/>
                <w:b/>
                <w:bCs/>
                <w:color w:val="000000" w:themeColor="text1"/>
                <w:sz w:val="24"/>
                <w:szCs w:val="20"/>
                <w:lang w:val="en-US" w:eastAsia="zh-CN"/>
                <w14:textFill>
                  <w14:solidFill>
                    <w14:schemeClr w14:val="tx1"/>
                  </w14:solidFill>
                </w14:textFill>
              </w:rPr>
            </w:pPr>
            <w:r>
              <w:rPr>
                <w:rFonts w:hint="eastAsia" w:ascii="仿宋" w:hAnsi="仿宋" w:eastAsia="仿宋" w:cs="宋体"/>
                <w:b/>
                <w:bCs/>
                <w:color w:val="000000" w:themeColor="text1"/>
                <w:sz w:val="24"/>
                <w:szCs w:val="20"/>
                <w:lang w:val="en-US" w:eastAsia="zh-CN"/>
                <w14:textFill>
                  <w14:solidFill>
                    <w14:schemeClr w14:val="tx1"/>
                  </w14:solidFill>
                </w14:textFill>
              </w:rPr>
              <w:t>类型</w:t>
            </w:r>
          </w:p>
        </w:tc>
        <w:tc>
          <w:tcPr>
            <w:tcW w:w="4715" w:type="dxa"/>
            <w:shd w:val="clear" w:color="auto" w:fill="D8D8D8" w:themeFill="background1" w:themeFillShade="D9"/>
            <w:noWrap/>
            <w:vAlign w:val="center"/>
          </w:tcPr>
          <w:p w14:paraId="105CAEC9">
            <w:pPr>
              <w:spacing w:after="0" w:line="240" w:lineRule="auto"/>
              <w:jc w:val="center"/>
              <w:rPr>
                <w:rFonts w:hint="eastAsia" w:ascii="仿宋" w:hAnsi="仿宋" w:eastAsia="仿宋" w:cs="宋体"/>
                <w:b/>
                <w:bCs/>
                <w:color w:val="000000" w:themeColor="text1"/>
                <w:sz w:val="24"/>
                <w:szCs w:val="20"/>
                <w14:textFill>
                  <w14:solidFill>
                    <w14:schemeClr w14:val="tx1"/>
                  </w14:solidFill>
                </w14:textFill>
              </w:rPr>
            </w:pPr>
            <w:r>
              <w:rPr>
                <w:rFonts w:hint="eastAsia" w:ascii="仿宋" w:hAnsi="仿宋" w:eastAsia="仿宋" w:cs="宋体"/>
                <w:b/>
                <w:bCs/>
                <w:color w:val="000000" w:themeColor="text1"/>
                <w:sz w:val="24"/>
                <w:szCs w:val="20"/>
                <w14:textFill>
                  <w14:solidFill>
                    <w14:schemeClr w14:val="tx1"/>
                  </w14:solidFill>
                </w14:textFill>
              </w:rPr>
              <w:t>职称系列</w:t>
            </w:r>
          </w:p>
        </w:tc>
        <w:tc>
          <w:tcPr>
            <w:tcW w:w="4012" w:type="dxa"/>
            <w:shd w:val="clear" w:color="auto" w:fill="D8D8D8" w:themeFill="background1" w:themeFillShade="D9"/>
            <w:vAlign w:val="center"/>
          </w:tcPr>
          <w:p w14:paraId="4E6592FA">
            <w:pPr>
              <w:spacing w:after="0" w:line="240" w:lineRule="auto"/>
              <w:jc w:val="center"/>
              <w:rPr>
                <w:rFonts w:ascii="仿宋" w:hAnsi="仿宋" w:eastAsia="仿宋" w:cs="宋体"/>
                <w:b/>
                <w:bCs/>
                <w:color w:val="000000" w:themeColor="text1"/>
                <w:sz w:val="24"/>
                <w:szCs w:val="20"/>
                <w14:textFill>
                  <w14:solidFill>
                    <w14:schemeClr w14:val="tx1"/>
                  </w14:solidFill>
                </w14:textFill>
              </w:rPr>
            </w:pPr>
            <w:r>
              <w:rPr>
                <w:rFonts w:hint="eastAsia" w:ascii="仿宋" w:hAnsi="仿宋" w:eastAsia="仿宋" w:cs="宋体"/>
                <w:b/>
                <w:bCs/>
                <w:color w:val="000000" w:themeColor="text1"/>
                <w:sz w:val="24"/>
                <w:szCs w:val="20"/>
                <w14:textFill>
                  <w14:solidFill>
                    <w14:schemeClr w14:val="tx1"/>
                  </w14:solidFill>
                </w14:textFill>
              </w:rPr>
              <w:t>二级序列</w:t>
            </w:r>
          </w:p>
        </w:tc>
      </w:tr>
      <w:tr w14:paraId="61974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1" w:hRule="atLeast"/>
        </w:trPr>
        <w:tc>
          <w:tcPr>
            <w:tcW w:w="792" w:type="dxa"/>
            <w:shd w:val="clear" w:color="auto" w:fill="auto"/>
            <w:noWrap/>
            <w:vAlign w:val="center"/>
          </w:tcPr>
          <w:p w14:paraId="05A8A6FB">
            <w:pPr>
              <w:spacing w:after="0" w:line="240" w:lineRule="auto"/>
              <w:jc w:val="center"/>
              <w:rPr>
                <w:rFonts w:ascii="仿宋" w:hAnsi="仿宋" w:eastAsia="仿宋" w:cs="宋体"/>
                <w:b/>
                <w:color w:val="000000" w:themeColor="text1"/>
                <w:sz w:val="24"/>
                <w:szCs w:val="20"/>
                <w14:textFill>
                  <w14:solidFill>
                    <w14:schemeClr w14:val="tx1"/>
                  </w14:solidFill>
                </w14:textFill>
              </w:rPr>
            </w:pPr>
            <w:r>
              <w:rPr>
                <w:rFonts w:hint="eastAsia" w:ascii="仿宋" w:hAnsi="仿宋" w:eastAsia="仿宋" w:cs="宋体"/>
                <w:b/>
                <w:color w:val="000000" w:themeColor="text1"/>
                <w:sz w:val="24"/>
                <w:szCs w:val="20"/>
                <w14:textFill>
                  <w14:solidFill>
                    <w14:schemeClr w14:val="tx1"/>
                  </w14:solidFill>
                </w14:textFill>
              </w:rPr>
              <w:t>工程</w:t>
            </w:r>
          </w:p>
        </w:tc>
        <w:tc>
          <w:tcPr>
            <w:tcW w:w="4715" w:type="dxa"/>
            <w:shd w:val="clear" w:color="auto" w:fill="auto"/>
            <w:vAlign w:val="center"/>
          </w:tcPr>
          <w:p w14:paraId="730738C5">
            <w:pPr>
              <w:spacing w:after="0" w:line="240" w:lineRule="auto"/>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从事管理（工业）工程、机械工程、电力工程、电子工程、信息和通信工程、化工工程、食品工程、建筑工程、建材工程、环境保护工程等相关工作；专业范围参考附录</w:t>
            </w:r>
            <w:r>
              <w:rPr>
                <w:rFonts w:ascii="仿宋" w:hAnsi="仿宋" w:eastAsia="仿宋" w:cs="宋体"/>
                <w:color w:val="000000" w:themeColor="text1"/>
                <w:sz w:val="24"/>
                <w:szCs w:val="20"/>
                <w14:textFill>
                  <w14:solidFill>
                    <w14:schemeClr w14:val="tx1"/>
                  </w14:solidFill>
                </w14:textFill>
              </w:rPr>
              <w:t>2</w:t>
            </w:r>
            <w:r>
              <w:rPr>
                <w:rFonts w:hint="eastAsia" w:ascii="仿宋" w:hAnsi="仿宋" w:eastAsia="仿宋" w:cs="宋体"/>
                <w:color w:val="000000" w:themeColor="text1"/>
                <w:sz w:val="24"/>
                <w:szCs w:val="20"/>
                <w14:textFill>
                  <w14:solidFill>
                    <w14:schemeClr w14:val="tx1"/>
                  </w14:solidFill>
                </w14:textFill>
              </w:rPr>
              <w:t>，具体以年度职称评审通知要求为准</w:t>
            </w:r>
          </w:p>
        </w:tc>
        <w:tc>
          <w:tcPr>
            <w:tcW w:w="4012" w:type="dxa"/>
            <w:shd w:val="clear" w:color="auto" w:fill="auto"/>
            <w:vAlign w:val="center"/>
          </w:tcPr>
          <w:p w14:paraId="4A744417">
            <w:pPr>
              <w:spacing w:after="0" w:line="240" w:lineRule="auto"/>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环境健康和安全、智能与数字化、研发、设备工程、生产技术、生产管理、物流管理、供应链管理、战略管理、生产维修、生产运行</w:t>
            </w:r>
          </w:p>
        </w:tc>
      </w:tr>
      <w:tr w14:paraId="3800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1" w:hRule="atLeast"/>
        </w:trPr>
        <w:tc>
          <w:tcPr>
            <w:tcW w:w="792" w:type="dxa"/>
            <w:tcBorders>
              <w:bottom w:val="single" w:color="auto" w:sz="4" w:space="0"/>
            </w:tcBorders>
            <w:shd w:val="clear" w:color="auto" w:fill="auto"/>
            <w:noWrap/>
            <w:vAlign w:val="center"/>
          </w:tcPr>
          <w:p w14:paraId="276ED1B1">
            <w:pPr>
              <w:spacing w:after="0" w:line="240" w:lineRule="auto"/>
              <w:jc w:val="center"/>
              <w:rPr>
                <w:rFonts w:hint="eastAsia" w:ascii="仿宋" w:hAnsi="仿宋" w:eastAsia="仿宋" w:cs="宋体"/>
                <w:b/>
                <w:color w:val="000000" w:themeColor="text1"/>
                <w:sz w:val="24"/>
                <w:szCs w:val="20"/>
                <w:lang w:val="en-US" w:eastAsia="zh-CN" w:bidi="ar-SA"/>
                <w14:textFill>
                  <w14:solidFill>
                    <w14:schemeClr w14:val="tx1"/>
                  </w14:solidFill>
                </w14:textFill>
              </w:rPr>
            </w:pPr>
            <w:r>
              <w:rPr>
                <w:rFonts w:hint="eastAsia" w:ascii="仿宋" w:hAnsi="仿宋" w:eastAsia="仿宋" w:cs="宋体"/>
                <w:b/>
                <w:color w:val="000000" w:themeColor="text1"/>
                <w:sz w:val="24"/>
                <w:szCs w:val="20"/>
                <w14:textFill>
                  <w14:solidFill>
                    <w14:schemeClr w14:val="tx1"/>
                  </w14:solidFill>
                </w14:textFill>
              </w:rPr>
              <w:t>会计</w:t>
            </w:r>
          </w:p>
        </w:tc>
        <w:tc>
          <w:tcPr>
            <w:tcW w:w="4715" w:type="dxa"/>
            <w:tcBorders>
              <w:bottom w:val="single" w:color="auto" w:sz="4" w:space="0"/>
            </w:tcBorders>
            <w:shd w:val="clear" w:color="auto" w:fill="auto"/>
            <w:vAlign w:val="center"/>
          </w:tcPr>
          <w:p w14:paraId="6F83897B">
            <w:pPr>
              <w:spacing w:after="0" w:line="240" w:lineRule="auto"/>
              <w:rPr>
                <w:rFonts w:hint="eastAsia" w:ascii="仿宋" w:hAnsi="仿宋" w:eastAsia="仿宋" w:cs="宋体"/>
                <w:color w:val="000000" w:themeColor="text1"/>
                <w:sz w:val="24"/>
                <w:szCs w:val="20"/>
                <w:lang w:val="en-US" w:eastAsia="zh-CN" w:bidi="ar-SA"/>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从事会计核算和会计监督等工作</w:t>
            </w:r>
          </w:p>
        </w:tc>
        <w:tc>
          <w:tcPr>
            <w:tcW w:w="4012" w:type="dxa"/>
            <w:shd w:val="clear" w:color="auto" w:fill="auto"/>
            <w:vAlign w:val="center"/>
          </w:tcPr>
          <w:p w14:paraId="2FD2B564">
            <w:pPr>
              <w:spacing w:after="0" w:line="240" w:lineRule="auto"/>
              <w:rPr>
                <w:rFonts w:hint="eastAsia" w:ascii="仿宋" w:hAnsi="仿宋" w:eastAsia="仿宋" w:cs="宋体"/>
                <w:color w:val="000000" w:themeColor="text1"/>
                <w:sz w:val="24"/>
                <w:szCs w:val="20"/>
                <w:lang w:val="en-US" w:eastAsia="zh-CN" w:bidi="ar-SA"/>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财务管理、审计</w:t>
            </w:r>
          </w:p>
        </w:tc>
      </w:tr>
    </w:tbl>
    <w:p w14:paraId="3E35AB26">
      <w:pPr>
        <w:pStyle w:val="22"/>
        <w:widowControl w:val="0"/>
        <w:numPr>
          <w:ilvl w:val="0"/>
          <w:numId w:val="0"/>
        </w:numPr>
        <w:spacing w:after="0" w:line="560" w:lineRule="exact"/>
        <w:jc w:val="both"/>
        <w:rPr>
          <w:rFonts w:hint="eastAsia" w:ascii="仿宋_GB2312" w:hAnsi="仿宋" w:eastAsia="仿宋_GB2312" w:cs="仿宋"/>
          <w:color w:val="000000" w:themeColor="text1"/>
          <w:sz w:val="32"/>
          <w:szCs w:val="32"/>
          <w14:textFill>
            <w14:solidFill>
              <w14:schemeClr w14:val="tx1"/>
            </w14:solidFill>
          </w14:textFill>
        </w:rPr>
      </w:pPr>
    </w:p>
    <w:tbl>
      <w:tblPr>
        <w:tblStyle w:val="14"/>
        <w:tblW w:w="9519" w:type="dxa"/>
        <w:tblInd w:w="-8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3"/>
        <w:gridCol w:w="2431"/>
        <w:gridCol w:w="2433"/>
        <w:gridCol w:w="4012"/>
      </w:tblGrid>
      <w:tr w14:paraId="01CD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643" w:type="dxa"/>
            <w:tcBorders>
              <w:top w:val="single" w:color="auto" w:sz="4" w:space="0"/>
              <w:left w:val="single" w:color="auto" w:sz="4" w:space="0"/>
              <w:bottom w:val="single" w:color="auto" w:sz="4" w:space="0"/>
              <w:right w:val="single" w:color="auto" w:sz="4" w:space="0"/>
            </w:tcBorders>
            <w:shd w:val="clear" w:color="auto" w:fill="CFCECE" w:themeFill="background2" w:themeFillShade="E5"/>
            <w:noWrap/>
            <w:vAlign w:val="center"/>
          </w:tcPr>
          <w:p w14:paraId="1A0EC8FA">
            <w:pPr>
              <w:spacing w:after="0" w:line="240" w:lineRule="auto"/>
              <w:jc w:val="center"/>
              <w:rPr>
                <w:rFonts w:hint="eastAsia" w:ascii="仿宋" w:hAnsi="仿宋" w:eastAsia="仿宋" w:cs="宋体"/>
                <w:b/>
                <w:bCs/>
                <w:color w:val="000000" w:themeColor="text1"/>
                <w:sz w:val="24"/>
                <w:szCs w:val="20"/>
                <w:lang w:val="en-US" w:eastAsia="zh-CN"/>
                <w14:textFill>
                  <w14:solidFill>
                    <w14:schemeClr w14:val="tx1"/>
                  </w14:solidFill>
                </w14:textFill>
              </w:rPr>
            </w:pPr>
            <w:r>
              <w:rPr>
                <w:rFonts w:hint="eastAsia" w:ascii="仿宋" w:hAnsi="仿宋" w:eastAsia="仿宋" w:cs="宋体"/>
                <w:b/>
                <w:bCs/>
                <w:color w:val="000000" w:themeColor="text1"/>
                <w:sz w:val="24"/>
                <w:szCs w:val="20"/>
                <w:lang w:val="en-US" w:eastAsia="zh-CN"/>
                <w14:textFill>
                  <w14:solidFill>
                    <w14:schemeClr w14:val="tx1"/>
                  </w14:solidFill>
                </w14:textFill>
              </w:rPr>
              <w:t>类型</w:t>
            </w:r>
          </w:p>
        </w:tc>
        <w:tc>
          <w:tcPr>
            <w:tcW w:w="2431" w:type="dxa"/>
            <w:tcBorders>
              <w:top w:val="single" w:color="auto" w:sz="4" w:space="0"/>
              <w:left w:val="single" w:color="auto" w:sz="4" w:space="0"/>
              <w:right w:val="single" w:color="auto" w:sz="4" w:space="0"/>
            </w:tcBorders>
            <w:shd w:val="clear" w:color="auto" w:fill="CFCECE" w:themeFill="background2" w:themeFillShade="E5"/>
          </w:tcPr>
          <w:p w14:paraId="001E5A43">
            <w:pPr>
              <w:spacing w:after="0" w:line="240" w:lineRule="auto"/>
              <w:jc w:val="center"/>
              <w:rPr>
                <w:rFonts w:hint="default" w:ascii="仿宋" w:hAnsi="仿宋" w:eastAsia="仿宋" w:cs="宋体"/>
                <w:b/>
                <w:bCs/>
                <w:color w:val="000000" w:themeColor="text1"/>
                <w:sz w:val="24"/>
                <w:szCs w:val="20"/>
                <w:lang w:val="en-US" w:eastAsia="zh-CN"/>
                <w14:textFill>
                  <w14:solidFill>
                    <w14:schemeClr w14:val="tx1"/>
                  </w14:solidFill>
                </w14:textFill>
              </w:rPr>
            </w:pPr>
            <w:r>
              <w:rPr>
                <w:rFonts w:hint="eastAsia" w:ascii="仿宋" w:hAnsi="仿宋" w:eastAsia="仿宋" w:cs="宋体"/>
                <w:b/>
                <w:bCs/>
                <w:color w:val="000000" w:themeColor="text1"/>
                <w:sz w:val="24"/>
                <w:szCs w:val="20"/>
                <w:lang w:val="en-US" w:eastAsia="zh-CN"/>
                <w14:textFill>
                  <w14:solidFill>
                    <w14:schemeClr w14:val="tx1"/>
                  </w14:solidFill>
                </w14:textFill>
              </w:rPr>
              <w:t>职称系列</w:t>
            </w:r>
          </w:p>
        </w:tc>
        <w:tc>
          <w:tcPr>
            <w:tcW w:w="2433" w:type="dxa"/>
            <w:tcBorders>
              <w:top w:val="single" w:color="auto" w:sz="4" w:space="0"/>
              <w:left w:val="single" w:color="auto" w:sz="4" w:space="0"/>
              <w:bottom w:val="single" w:color="auto" w:sz="4" w:space="0"/>
              <w:right w:val="single" w:color="auto" w:sz="4" w:space="0"/>
            </w:tcBorders>
            <w:shd w:val="clear" w:color="auto" w:fill="CFCECE" w:themeFill="background2" w:themeFillShade="E5"/>
            <w:vAlign w:val="center"/>
          </w:tcPr>
          <w:p w14:paraId="67EB07D5">
            <w:pPr>
              <w:spacing w:after="0" w:line="240" w:lineRule="auto"/>
              <w:jc w:val="center"/>
              <w:rPr>
                <w:rFonts w:hint="default" w:ascii="仿宋" w:hAnsi="仿宋" w:eastAsia="仿宋" w:cs="宋体"/>
                <w:b/>
                <w:bCs/>
                <w:color w:val="000000" w:themeColor="text1"/>
                <w:sz w:val="24"/>
                <w:szCs w:val="20"/>
                <w:lang w:val="en-US" w:eastAsia="zh-CN"/>
                <w14:textFill>
                  <w14:solidFill>
                    <w14:schemeClr w14:val="tx1"/>
                  </w14:solidFill>
                </w14:textFill>
              </w:rPr>
            </w:pPr>
            <w:r>
              <w:rPr>
                <w:rFonts w:hint="eastAsia" w:ascii="仿宋" w:hAnsi="仿宋" w:eastAsia="仿宋" w:cs="宋体"/>
                <w:b/>
                <w:bCs/>
                <w:color w:val="000000" w:themeColor="text1"/>
                <w:sz w:val="24"/>
                <w:szCs w:val="20"/>
                <w:lang w:val="en-US" w:eastAsia="zh-CN"/>
                <w14:textFill>
                  <w14:solidFill>
                    <w14:schemeClr w14:val="tx1"/>
                  </w14:solidFill>
                </w14:textFill>
              </w:rPr>
              <w:t>具体方向</w:t>
            </w:r>
          </w:p>
        </w:tc>
        <w:tc>
          <w:tcPr>
            <w:tcW w:w="4012" w:type="dxa"/>
            <w:tcBorders>
              <w:left w:val="single" w:color="auto" w:sz="4" w:space="0"/>
            </w:tcBorders>
            <w:shd w:val="clear" w:color="auto" w:fill="CFCECE" w:themeFill="background2" w:themeFillShade="E5"/>
            <w:vAlign w:val="center"/>
          </w:tcPr>
          <w:p w14:paraId="584C0EA7">
            <w:pPr>
              <w:spacing w:after="0" w:line="240" w:lineRule="auto"/>
              <w:jc w:val="center"/>
              <w:rPr>
                <w:rFonts w:hint="default" w:ascii="仿宋" w:hAnsi="仿宋" w:eastAsia="仿宋" w:cs="宋体"/>
                <w:b/>
                <w:bCs/>
                <w:color w:val="000000" w:themeColor="text1"/>
                <w:sz w:val="24"/>
                <w:szCs w:val="20"/>
                <w:lang w:val="en-US" w:eastAsia="zh-CN"/>
                <w14:textFill>
                  <w14:solidFill>
                    <w14:schemeClr w14:val="tx1"/>
                  </w14:solidFill>
                </w14:textFill>
              </w:rPr>
            </w:pPr>
            <w:r>
              <w:rPr>
                <w:rFonts w:hint="eastAsia" w:ascii="仿宋" w:hAnsi="仿宋" w:eastAsia="仿宋" w:cs="宋体"/>
                <w:b/>
                <w:bCs/>
                <w:color w:val="000000" w:themeColor="text1"/>
                <w:sz w:val="24"/>
                <w:szCs w:val="20"/>
                <w:lang w:val="en-US" w:eastAsia="zh-CN"/>
                <w14:textFill>
                  <w14:solidFill>
                    <w14:schemeClr w14:val="tx1"/>
                  </w14:solidFill>
                </w14:textFill>
              </w:rPr>
              <w:t>二级序列</w:t>
            </w:r>
          </w:p>
        </w:tc>
      </w:tr>
      <w:tr w14:paraId="5C43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64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D7203E">
            <w:pPr>
              <w:spacing w:after="0" w:line="240" w:lineRule="auto"/>
              <w:jc w:val="center"/>
              <w:rPr>
                <w:rFonts w:ascii="仿宋" w:hAnsi="仿宋" w:eastAsia="仿宋" w:cs="宋体"/>
                <w:b/>
                <w:color w:val="000000" w:themeColor="text1"/>
                <w:sz w:val="24"/>
                <w:szCs w:val="20"/>
                <w14:textFill>
                  <w14:solidFill>
                    <w14:schemeClr w14:val="tx1"/>
                  </w14:solidFill>
                </w14:textFill>
              </w:rPr>
            </w:pPr>
            <w:r>
              <w:rPr>
                <w:rFonts w:hint="eastAsia" w:ascii="仿宋" w:hAnsi="仿宋" w:eastAsia="仿宋" w:cs="宋体"/>
                <w:b/>
                <w:color w:val="000000" w:themeColor="text1"/>
                <w:sz w:val="24"/>
                <w:szCs w:val="20"/>
                <w14:textFill>
                  <w14:solidFill>
                    <w14:schemeClr w14:val="tx1"/>
                  </w14:solidFill>
                </w14:textFill>
              </w:rPr>
              <w:t>经济</w:t>
            </w:r>
          </w:p>
        </w:tc>
        <w:tc>
          <w:tcPr>
            <w:tcW w:w="2431" w:type="dxa"/>
            <w:tcBorders>
              <w:top w:val="single" w:color="auto" w:sz="4" w:space="0"/>
              <w:left w:val="single" w:color="auto" w:sz="4" w:space="0"/>
              <w:right w:val="single" w:color="auto" w:sz="4" w:space="0"/>
            </w:tcBorders>
          </w:tcPr>
          <w:p w14:paraId="4F528A54">
            <w:pPr>
              <w:spacing w:after="0" w:line="240" w:lineRule="auto"/>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从事管理研究、经济研究、经济管理、经济信息开发利用、人力资源开发、经营组织管理、市场营销和</w:t>
            </w:r>
          </w:p>
          <w:p w14:paraId="025B1CC6">
            <w:pPr>
              <w:spacing w:after="0" w:line="240" w:lineRule="auto"/>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金融业务等有关经济和管理工作</w:t>
            </w:r>
          </w:p>
        </w:tc>
        <w:tc>
          <w:tcPr>
            <w:tcW w:w="2433" w:type="dxa"/>
            <w:tcBorders>
              <w:top w:val="single" w:color="auto" w:sz="4" w:space="0"/>
              <w:left w:val="single" w:color="auto" w:sz="4" w:space="0"/>
              <w:bottom w:val="single" w:color="auto" w:sz="4" w:space="0"/>
              <w:right w:val="single" w:color="auto" w:sz="4" w:space="0"/>
            </w:tcBorders>
            <w:vAlign w:val="center"/>
          </w:tcPr>
          <w:p w14:paraId="05EE8D42">
            <w:pPr>
              <w:spacing w:after="0" w:line="240" w:lineRule="auto"/>
              <w:jc w:val="left"/>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人力资源方向</w:t>
            </w:r>
          </w:p>
        </w:tc>
        <w:tc>
          <w:tcPr>
            <w:tcW w:w="4012" w:type="dxa"/>
            <w:tcBorders>
              <w:left w:val="single" w:color="auto" w:sz="4" w:space="0"/>
            </w:tcBorders>
            <w:shd w:val="clear" w:color="auto" w:fill="auto"/>
            <w:vAlign w:val="center"/>
          </w:tcPr>
          <w:p w14:paraId="55290D28">
            <w:pPr>
              <w:spacing w:after="0" w:line="240" w:lineRule="auto"/>
              <w:jc w:val="left"/>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人力资源</w:t>
            </w:r>
          </w:p>
        </w:tc>
      </w:tr>
      <w:tr w14:paraId="32332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64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FE2E65">
            <w:pPr>
              <w:spacing w:after="0" w:line="240" w:lineRule="auto"/>
              <w:jc w:val="center"/>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b/>
                <w:color w:val="000000" w:themeColor="text1"/>
                <w:sz w:val="24"/>
                <w:szCs w:val="20"/>
                <w14:textFill>
                  <w14:solidFill>
                    <w14:schemeClr w14:val="tx1"/>
                  </w14:solidFill>
                </w14:textFill>
              </w:rPr>
              <w:t>经济</w:t>
            </w:r>
          </w:p>
        </w:tc>
        <w:tc>
          <w:tcPr>
            <w:tcW w:w="2431" w:type="dxa"/>
            <w:tcBorders>
              <w:left w:val="single" w:color="auto" w:sz="4" w:space="0"/>
              <w:right w:val="single" w:color="auto" w:sz="4" w:space="0"/>
            </w:tcBorders>
          </w:tcPr>
          <w:p w14:paraId="43246D46">
            <w:pPr>
              <w:spacing w:after="0" w:line="240" w:lineRule="auto"/>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从事管理研究、经济研究、经济管理、经济信息开发利用、人力资源开发、经营组织管理、市场营销和</w:t>
            </w:r>
          </w:p>
          <w:p w14:paraId="5C21F784">
            <w:pPr>
              <w:spacing w:after="0" w:line="240" w:lineRule="auto"/>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金融业务等有关经济和管理工作</w:t>
            </w:r>
          </w:p>
        </w:tc>
        <w:tc>
          <w:tcPr>
            <w:tcW w:w="2433" w:type="dxa"/>
            <w:tcBorders>
              <w:top w:val="single" w:color="auto" w:sz="4" w:space="0"/>
              <w:left w:val="single" w:color="auto" w:sz="4" w:space="0"/>
              <w:bottom w:val="single" w:color="auto" w:sz="4" w:space="0"/>
              <w:right w:val="single" w:color="auto" w:sz="4" w:space="0"/>
            </w:tcBorders>
            <w:vAlign w:val="center"/>
          </w:tcPr>
          <w:p w14:paraId="19483445">
            <w:pPr>
              <w:spacing w:after="0" w:line="240" w:lineRule="auto"/>
              <w:jc w:val="left"/>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金融、财政税收方向</w:t>
            </w:r>
          </w:p>
        </w:tc>
        <w:tc>
          <w:tcPr>
            <w:tcW w:w="4012" w:type="dxa"/>
            <w:tcBorders>
              <w:left w:val="single" w:color="auto" w:sz="4" w:space="0"/>
            </w:tcBorders>
            <w:shd w:val="clear" w:color="auto" w:fill="auto"/>
            <w:vAlign w:val="center"/>
          </w:tcPr>
          <w:p w14:paraId="17D5B9E7">
            <w:pPr>
              <w:spacing w:after="0" w:line="240" w:lineRule="auto"/>
              <w:jc w:val="left"/>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财务管理、审计</w:t>
            </w:r>
          </w:p>
        </w:tc>
      </w:tr>
      <w:tr w14:paraId="23430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5" w:hRule="atLeast"/>
        </w:trPr>
        <w:tc>
          <w:tcPr>
            <w:tcW w:w="64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2AB547">
            <w:pPr>
              <w:spacing w:after="0" w:line="240" w:lineRule="auto"/>
              <w:jc w:val="center"/>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b/>
                <w:color w:val="000000" w:themeColor="text1"/>
                <w:sz w:val="24"/>
                <w:szCs w:val="20"/>
                <w14:textFill>
                  <w14:solidFill>
                    <w14:schemeClr w14:val="tx1"/>
                  </w14:solidFill>
                </w14:textFill>
              </w:rPr>
              <w:t>经济</w:t>
            </w:r>
          </w:p>
        </w:tc>
        <w:tc>
          <w:tcPr>
            <w:tcW w:w="2431" w:type="dxa"/>
            <w:tcBorders>
              <w:left w:val="single" w:color="auto" w:sz="4" w:space="0"/>
              <w:right w:val="single" w:color="auto" w:sz="4" w:space="0"/>
            </w:tcBorders>
            <w:vAlign w:val="center"/>
          </w:tcPr>
          <w:p w14:paraId="4104A0C4">
            <w:pPr>
              <w:spacing w:after="0" w:line="240" w:lineRule="auto"/>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从事管理研究、经济研究、经济管理、经济信息开发利用、人力资源开发、经营组织管理、市场营销和</w:t>
            </w:r>
          </w:p>
          <w:p w14:paraId="23CF5530">
            <w:pPr>
              <w:spacing w:after="0" w:line="240" w:lineRule="auto"/>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金融业务等有关经济和管理工作</w:t>
            </w:r>
          </w:p>
        </w:tc>
        <w:tc>
          <w:tcPr>
            <w:tcW w:w="2433" w:type="dxa"/>
            <w:tcBorders>
              <w:top w:val="single" w:color="auto" w:sz="4" w:space="0"/>
              <w:left w:val="single" w:color="auto" w:sz="4" w:space="0"/>
              <w:bottom w:val="single" w:color="auto" w:sz="4" w:space="0"/>
              <w:right w:val="single" w:color="auto" w:sz="4" w:space="0"/>
            </w:tcBorders>
            <w:vAlign w:val="center"/>
          </w:tcPr>
          <w:p w14:paraId="42A3D06D">
            <w:pPr>
              <w:spacing w:after="0" w:line="240" w:lineRule="auto"/>
              <w:jc w:val="left"/>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工商管理方向</w:t>
            </w:r>
          </w:p>
        </w:tc>
        <w:tc>
          <w:tcPr>
            <w:tcW w:w="4012" w:type="dxa"/>
            <w:tcBorders>
              <w:left w:val="single" w:color="auto" w:sz="4" w:space="0"/>
            </w:tcBorders>
            <w:shd w:val="clear" w:color="auto" w:fill="auto"/>
            <w:vAlign w:val="center"/>
          </w:tcPr>
          <w:p w14:paraId="3BAB977F">
            <w:pPr>
              <w:spacing w:after="0" w:line="240" w:lineRule="auto"/>
              <w:jc w:val="left"/>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管理、业务、市场营销、销售管理、战略管理、行政管理、生产管理、物流管理</w:t>
            </w:r>
          </w:p>
        </w:tc>
      </w:tr>
      <w:tr w14:paraId="2CB0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643" w:type="dxa"/>
            <w:tcBorders>
              <w:top w:val="single" w:color="auto" w:sz="4" w:space="0"/>
              <w:right w:val="single" w:color="auto" w:sz="4" w:space="0"/>
            </w:tcBorders>
            <w:shd w:val="clear" w:color="auto" w:fill="auto"/>
            <w:noWrap/>
            <w:vAlign w:val="center"/>
          </w:tcPr>
          <w:p w14:paraId="3C52EAFB">
            <w:pPr>
              <w:spacing w:after="0" w:line="240" w:lineRule="auto"/>
              <w:jc w:val="center"/>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b/>
                <w:color w:val="000000" w:themeColor="text1"/>
                <w:sz w:val="24"/>
                <w:szCs w:val="20"/>
                <w14:textFill>
                  <w14:solidFill>
                    <w14:schemeClr w14:val="tx1"/>
                  </w14:solidFill>
                </w14:textFill>
              </w:rPr>
              <w:t>经济</w:t>
            </w:r>
          </w:p>
        </w:tc>
        <w:tc>
          <w:tcPr>
            <w:tcW w:w="2431" w:type="dxa"/>
            <w:tcBorders>
              <w:left w:val="single" w:color="auto" w:sz="4" w:space="0"/>
              <w:right w:val="single" w:color="auto" w:sz="4" w:space="0"/>
            </w:tcBorders>
          </w:tcPr>
          <w:p w14:paraId="4E6C457F">
            <w:pPr>
              <w:spacing w:after="0" w:line="240" w:lineRule="auto"/>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从事管理研究、经济研究、经济管理、经济信息开发利用、人力资源开发、经营组织管理、市场营销和</w:t>
            </w:r>
          </w:p>
          <w:p w14:paraId="57632F0B">
            <w:pPr>
              <w:spacing w:after="0" w:line="240" w:lineRule="auto"/>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金融业务等有关经济和管理工作</w:t>
            </w:r>
          </w:p>
        </w:tc>
        <w:tc>
          <w:tcPr>
            <w:tcW w:w="2433" w:type="dxa"/>
            <w:tcBorders>
              <w:top w:val="single" w:color="auto" w:sz="4" w:space="0"/>
              <w:left w:val="single" w:color="auto" w:sz="4" w:space="0"/>
            </w:tcBorders>
            <w:vAlign w:val="center"/>
          </w:tcPr>
          <w:p w14:paraId="0C7180F7">
            <w:pPr>
              <w:spacing w:after="0" w:line="240" w:lineRule="auto"/>
              <w:jc w:val="left"/>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知识产权方向</w:t>
            </w:r>
          </w:p>
        </w:tc>
        <w:tc>
          <w:tcPr>
            <w:tcW w:w="4012" w:type="dxa"/>
            <w:shd w:val="clear" w:color="auto" w:fill="auto"/>
            <w:vAlign w:val="center"/>
          </w:tcPr>
          <w:p w14:paraId="06CBB942">
            <w:pPr>
              <w:spacing w:after="0" w:line="240" w:lineRule="auto"/>
              <w:jc w:val="left"/>
              <w:rPr>
                <w:rFonts w:ascii="仿宋" w:hAnsi="仿宋" w:eastAsia="仿宋" w:cs="宋体"/>
                <w:color w:val="000000" w:themeColor="text1"/>
                <w:sz w:val="24"/>
                <w:szCs w:val="20"/>
                <w14:textFill>
                  <w14:solidFill>
                    <w14:schemeClr w14:val="tx1"/>
                  </w14:solidFill>
                </w14:textFill>
              </w:rPr>
            </w:pPr>
            <w:r>
              <w:rPr>
                <w:rFonts w:hint="eastAsia" w:ascii="仿宋" w:hAnsi="仿宋" w:eastAsia="仿宋" w:cs="宋体"/>
                <w:color w:val="000000" w:themeColor="text1"/>
                <w:sz w:val="24"/>
                <w:szCs w:val="20"/>
                <w14:textFill>
                  <w14:solidFill>
                    <w14:schemeClr w14:val="tx1"/>
                  </w14:solidFill>
                </w14:textFill>
              </w:rPr>
              <w:t>法律合规</w:t>
            </w:r>
          </w:p>
        </w:tc>
      </w:tr>
    </w:tbl>
    <w:p w14:paraId="5C34BD3B">
      <w:pPr>
        <w:pStyle w:val="22"/>
        <w:widowControl w:val="0"/>
        <w:numPr>
          <w:ilvl w:val="0"/>
          <w:numId w:val="0"/>
        </w:numPr>
        <w:spacing w:after="0" w:line="240" w:lineRule="auto"/>
        <w:ind w:left="0" w:leftChars="0" w:firstLine="0" w:firstLineChars="0"/>
        <w:jc w:val="both"/>
        <w:rPr>
          <w:rFonts w:hint="default" w:ascii="黑体" w:hAnsi="黑体" w:eastAsia="黑体" w:cs="仿宋"/>
          <w:b w:val="0"/>
          <w:color w:val="000000" w:themeColor="text1"/>
          <w:sz w:val="32"/>
          <w:szCs w:val="32"/>
          <w:lang w:val="en-US" w:eastAsia="zh-CN" w:bidi="ar-SA"/>
          <w14:textFill>
            <w14:solidFill>
              <w14:schemeClr w14:val="tx1"/>
            </w14:solidFill>
          </w14:textFill>
        </w:rPr>
      </w:pPr>
      <w:r>
        <w:rPr>
          <w:rFonts w:hint="eastAsia" w:ascii="黑体" w:hAnsi="黑体" w:eastAsia="黑体" w:cs="仿宋"/>
          <w:b w:val="0"/>
          <w:color w:val="000000" w:themeColor="text1"/>
          <w:sz w:val="32"/>
          <w:szCs w:val="32"/>
          <w:lang w:val="en-US" w:eastAsia="zh-CN" w:bidi="ar-SA"/>
          <w14:textFill>
            <w14:solidFill>
              <w14:schemeClr w14:val="tx1"/>
            </w14:solidFill>
          </w14:textFill>
        </w:rPr>
        <w:t>///</w:t>
      </w:r>
    </w:p>
    <w:p w14:paraId="6C0F674A">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第十三条</w:t>
      </w:r>
      <w:r>
        <w:rPr>
          <w:rFonts w:hint="eastAsia" w:ascii="仿宋_GB2312" w:hAnsi="仿宋" w:eastAsia="仿宋_GB2312" w:cs="仿宋"/>
          <w:color w:val="000000" w:themeColor="text1"/>
          <w:sz w:val="32"/>
          <w:szCs w:val="32"/>
          <w14:textFill>
            <w14:solidFill>
              <w14:schemeClr w14:val="tx1"/>
            </w14:solidFill>
          </w14:textFill>
        </w:rPr>
        <w:t>员工申报职称时原则上应参加集团组织的职称评审。根据相应职称系列、级别规定的申报条件完成信息填报，在规定期限内提交所需的申报表格、学历学位证书、业绩成果等佐证材料。申报人应当按照职称级别逐级申报职称评审。</w:t>
      </w:r>
    </w:p>
    <w:p w14:paraId="4A05D6FF">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60CCD9C5">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第十四条</w:t>
      </w:r>
      <w:r>
        <w:rPr>
          <w:rFonts w:hint="eastAsia" w:ascii="仿宋_GB2312" w:hAnsi="仿宋" w:eastAsia="仿宋_GB2312" w:cs="仿宋"/>
          <w:color w:val="000000" w:themeColor="text1"/>
          <w:sz w:val="32"/>
          <w:szCs w:val="32"/>
          <w14:textFill>
            <w14:solidFill>
              <w14:schemeClr w14:val="tx1"/>
            </w14:solidFill>
          </w14:textFill>
        </w:rPr>
        <w:t>员工申报职称评审，应当同时满足以下基本条件：</w:t>
      </w:r>
    </w:p>
    <w:p w14:paraId="565C6203">
      <w:pPr>
        <w:pStyle w:val="22"/>
        <w:widowControl w:val="0"/>
        <w:numPr>
          <w:ilvl w:val="0"/>
          <w:numId w:val="0"/>
        </w:numPr>
        <w:spacing w:after="0" w:line="560" w:lineRule="exact"/>
        <w:ind w:left="0" w:leftChars="0" w:firstLine="567"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(一)</w:t>
      </w:r>
      <w:r>
        <w:rPr>
          <w:rFonts w:hint="eastAsia" w:ascii="仿宋_GB2312" w:hAnsi="仿宋" w:eastAsia="仿宋_GB2312" w:cs="仿宋"/>
          <w:color w:val="000000" w:themeColor="text1"/>
          <w:sz w:val="32"/>
          <w:szCs w:val="32"/>
          <w14:textFill>
            <w14:solidFill>
              <w14:schemeClr w14:val="tx1"/>
            </w14:solidFill>
          </w14:textFill>
        </w:rPr>
        <w:t>遵守中华人民共和国宪法和法律法规，坚持中国共产党的的领导，拥护党的基本理论、基本路线和基本方略，贯彻落实党和国家方针政策。</w:t>
      </w:r>
    </w:p>
    <w:p w14:paraId="497EE3D5">
      <w:pPr>
        <w:pStyle w:val="22"/>
        <w:widowControl w:val="0"/>
        <w:numPr>
          <w:ilvl w:val="0"/>
          <w:numId w:val="0"/>
        </w:numPr>
        <w:spacing w:after="0" w:line="560" w:lineRule="exact"/>
        <w:ind w:left="0" w:leftChars="0" w:firstLine="567"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(二)</w:t>
      </w:r>
      <w:r>
        <w:rPr>
          <w:rFonts w:hint="eastAsia" w:ascii="仿宋_GB2312" w:hAnsi="仿宋" w:eastAsia="仿宋_GB2312" w:cs="仿宋"/>
          <w:color w:val="000000" w:themeColor="text1"/>
          <w:sz w:val="32"/>
          <w:szCs w:val="32"/>
          <w14:textFill>
            <w14:solidFill>
              <w14:schemeClr w14:val="tx1"/>
            </w14:solidFill>
          </w14:textFill>
        </w:rPr>
        <w:t>遵守纪律，作风端正，具备良好的职业道德、敬业精神。</w:t>
      </w:r>
    </w:p>
    <w:p w14:paraId="6C20B91E">
      <w:pPr>
        <w:pStyle w:val="22"/>
        <w:widowControl w:val="0"/>
        <w:numPr>
          <w:ilvl w:val="0"/>
          <w:numId w:val="0"/>
        </w:numPr>
        <w:spacing w:after="0" w:line="560" w:lineRule="exact"/>
        <w:ind w:left="0" w:leftChars="0" w:firstLine="567"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(三)</w:t>
      </w:r>
      <w:r>
        <w:rPr>
          <w:rFonts w:hint="eastAsia" w:ascii="仿宋_GB2312" w:hAnsi="仿宋" w:eastAsia="仿宋_GB2312" w:cs="仿宋"/>
          <w:color w:val="000000" w:themeColor="text1"/>
          <w:sz w:val="32"/>
          <w:szCs w:val="32"/>
          <w14:textFill>
            <w14:solidFill>
              <w14:schemeClr w14:val="tx1"/>
            </w14:solidFill>
          </w14:textFill>
        </w:rPr>
        <w:t>申报人应当为本公司在职在岗正式员工，司龄满1年且至少有1次年度考核结果。</w:t>
      </w:r>
    </w:p>
    <w:p w14:paraId="1133A463">
      <w:pPr>
        <w:pStyle w:val="22"/>
        <w:widowControl w:val="0"/>
        <w:numPr>
          <w:ilvl w:val="0"/>
          <w:numId w:val="0"/>
        </w:numPr>
        <w:spacing w:after="0" w:line="560" w:lineRule="exact"/>
        <w:ind w:left="0" w:leftChars="0" w:firstLine="567"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(四)</w:t>
      </w:r>
      <w:r>
        <w:rPr>
          <w:rFonts w:hint="eastAsia" w:ascii="仿宋_GB2312" w:hAnsi="仿宋" w:eastAsia="仿宋_GB2312" w:cs="仿宋"/>
          <w:color w:val="000000" w:themeColor="text1"/>
          <w:sz w:val="32"/>
          <w:szCs w:val="32"/>
          <w14:textFill>
            <w14:solidFill>
              <w14:schemeClr w14:val="tx1"/>
            </w14:solidFill>
          </w14:textFill>
        </w:rPr>
        <w:t>申报人职级至少须达到：</w:t>
      </w:r>
    </w:p>
    <w:p w14:paraId="0C6D7F7C">
      <w:pPr>
        <w:pStyle w:val="22"/>
        <w:widowControl w:val="0"/>
        <w:numPr>
          <w:ilvl w:val="0"/>
          <w:numId w:val="0"/>
        </w:numPr>
        <w:spacing w:after="0" w:line="560" w:lineRule="exact"/>
        <w:ind w:left="987" w:leftChars="0" w:hanging="420"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1.</w:t>
      </w:r>
      <w:r>
        <w:rPr>
          <w:rFonts w:hint="eastAsia" w:ascii="仿宋_GB2312" w:hAnsi="仿宋" w:eastAsia="仿宋_GB2312" w:cs="仿宋"/>
          <w:color w:val="000000" w:themeColor="text1"/>
          <w:sz w:val="32"/>
          <w:szCs w:val="32"/>
          <w14:textFill>
            <w14:solidFill>
              <w14:schemeClr w14:val="tx1"/>
            </w14:solidFill>
          </w14:textFill>
        </w:rPr>
        <w:t>高级职称：M</w:t>
      </w:r>
      <w:r>
        <w:rPr>
          <w:rFonts w:ascii="仿宋_GB2312" w:hAnsi="仿宋" w:eastAsia="仿宋_GB2312" w:cs="仿宋"/>
          <w:color w:val="000000" w:themeColor="text1"/>
          <w:sz w:val="32"/>
          <w:szCs w:val="32"/>
          <w14:textFill>
            <w14:solidFill>
              <w14:schemeClr w14:val="tx1"/>
            </w14:solidFill>
          </w14:textFill>
        </w:rPr>
        <w:t>1</w:t>
      </w:r>
      <w:r>
        <w:rPr>
          <w:rFonts w:hint="eastAsia" w:ascii="仿宋_GB2312" w:hAnsi="仿宋" w:eastAsia="仿宋_GB2312" w:cs="仿宋"/>
          <w:color w:val="000000" w:themeColor="text1"/>
          <w:sz w:val="32"/>
          <w:szCs w:val="32"/>
          <w14:textFill>
            <w14:solidFill>
              <w14:schemeClr w14:val="tx1"/>
            </w14:solidFill>
          </w14:textFill>
        </w:rPr>
        <w:t>、P</w:t>
      </w:r>
      <w:r>
        <w:rPr>
          <w:rFonts w:ascii="仿宋_GB2312" w:hAnsi="仿宋" w:eastAsia="仿宋_GB2312" w:cs="仿宋"/>
          <w:color w:val="000000" w:themeColor="text1"/>
          <w:sz w:val="32"/>
          <w:szCs w:val="32"/>
          <w14:textFill>
            <w14:solidFill>
              <w14:schemeClr w14:val="tx1"/>
            </w14:solidFill>
          </w14:textFill>
        </w:rPr>
        <w:t>4</w:t>
      </w:r>
      <w:r>
        <w:rPr>
          <w:rFonts w:hint="eastAsia" w:ascii="仿宋_GB2312" w:hAnsi="仿宋" w:eastAsia="仿宋_GB2312" w:cs="仿宋"/>
          <w:color w:val="000000" w:themeColor="text1"/>
          <w:sz w:val="32"/>
          <w:szCs w:val="32"/>
          <w14:textFill>
            <w14:solidFill>
              <w14:schemeClr w14:val="tx1"/>
            </w14:solidFill>
          </w14:textFill>
        </w:rPr>
        <w:t>、S</w:t>
      </w:r>
      <w:r>
        <w:rPr>
          <w:rFonts w:ascii="仿宋_GB2312" w:hAnsi="仿宋" w:eastAsia="仿宋_GB2312" w:cs="仿宋"/>
          <w:color w:val="000000" w:themeColor="text1"/>
          <w:sz w:val="32"/>
          <w:szCs w:val="32"/>
          <w14:textFill>
            <w14:solidFill>
              <w14:schemeClr w14:val="tx1"/>
            </w14:solidFill>
          </w14:textFill>
        </w:rPr>
        <w:t>4</w:t>
      </w:r>
      <w:r>
        <w:rPr>
          <w:rFonts w:hint="eastAsia" w:ascii="仿宋_GB2312" w:hAnsi="仿宋" w:eastAsia="仿宋_GB2312" w:cs="仿宋"/>
          <w:color w:val="000000" w:themeColor="text1"/>
          <w:sz w:val="32"/>
          <w:szCs w:val="32"/>
          <w14:textFill>
            <w14:solidFill>
              <w14:schemeClr w14:val="tx1"/>
            </w14:solidFill>
          </w14:textFill>
        </w:rPr>
        <w:t>、O</w:t>
      </w:r>
      <w:r>
        <w:rPr>
          <w:rFonts w:ascii="仿宋_GB2312" w:hAnsi="仿宋" w:eastAsia="仿宋_GB2312" w:cs="仿宋"/>
          <w:color w:val="000000" w:themeColor="text1"/>
          <w:sz w:val="32"/>
          <w:szCs w:val="32"/>
          <w14:textFill>
            <w14:solidFill>
              <w14:schemeClr w14:val="tx1"/>
            </w14:solidFill>
          </w14:textFill>
        </w:rPr>
        <w:t>5</w:t>
      </w:r>
    </w:p>
    <w:p w14:paraId="1A983BE6">
      <w:pPr>
        <w:pStyle w:val="22"/>
        <w:widowControl w:val="0"/>
        <w:numPr>
          <w:ilvl w:val="0"/>
          <w:numId w:val="0"/>
        </w:numPr>
        <w:spacing w:after="0" w:line="560" w:lineRule="exact"/>
        <w:ind w:left="987" w:leftChars="0" w:hanging="420"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2.</w:t>
      </w:r>
      <w:r>
        <w:rPr>
          <w:rFonts w:hint="eastAsia" w:ascii="仿宋_GB2312" w:hAnsi="仿宋" w:eastAsia="仿宋_GB2312" w:cs="仿宋"/>
          <w:color w:val="000000" w:themeColor="text1"/>
          <w:sz w:val="32"/>
          <w:szCs w:val="32"/>
          <w14:textFill>
            <w14:solidFill>
              <w14:schemeClr w14:val="tx1"/>
            </w14:solidFill>
          </w14:textFill>
        </w:rPr>
        <w:t>中级职称：P</w:t>
      </w:r>
      <w:r>
        <w:rPr>
          <w:rFonts w:ascii="仿宋_GB2312" w:hAnsi="仿宋" w:eastAsia="仿宋_GB2312" w:cs="仿宋"/>
          <w:color w:val="000000" w:themeColor="text1"/>
          <w:sz w:val="32"/>
          <w:szCs w:val="32"/>
          <w14:textFill>
            <w14:solidFill>
              <w14:schemeClr w14:val="tx1"/>
            </w14:solidFill>
          </w14:textFill>
        </w:rPr>
        <w:t>2</w:t>
      </w:r>
      <w:r>
        <w:rPr>
          <w:rFonts w:hint="eastAsia" w:ascii="仿宋_GB2312" w:hAnsi="仿宋" w:eastAsia="仿宋_GB2312" w:cs="仿宋"/>
          <w:color w:val="000000" w:themeColor="text1"/>
          <w:sz w:val="32"/>
          <w:szCs w:val="32"/>
          <w14:textFill>
            <w14:solidFill>
              <w14:schemeClr w14:val="tx1"/>
            </w14:solidFill>
          </w14:textFill>
        </w:rPr>
        <w:t>、S</w:t>
      </w:r>
      <w:r>
        <w:rPr>
          <w:rFonts w:ascii="仿宋_GB2312" w:hAnsi="仿宋" w:eastAsia="仿宋_GB2312" w:cs="仿宋"/>
          <w:color w:val="000000" w:themeColor="text1"/>
          <w:sz w:val="32"/>
          <w:szCs w:val="32"/>
          <w14:textFill>
            <w14:solidFill>
              <w14:schemeClr w14:val="tx1"/>
            </w14:solidFill>
          </w14:textFill>
        </w:rPr>
        <w:t>2</w:t>
      </w:r>
      <w:r>
        <w:rPr>
          <w:rFonts w:hint="eastAsia" w:ascii="仿宋_GB2312" w:hAnsi="仿宋" w:eastAsia="仿宋_GB2312" w:cs="仿宋"/>
          <w:color w:val="000000" w:themeColor="text1"/>
          <w:sz w:val="32"/>
          <w:szCs w:val="32"/>
          <w14:textFill>
            <w14:solidFill>
              <w14:schemeClr w14:val="tx1"/>
            </w14:solidFill>
          </w14:textFill>
        </w:rPr>
        <w:t>、O</w:t>
      </w:r>
      <w:r>
        <w:rPr>
          <w:rFonts w:ascii="仿宋_GB2312" w:hAnsi="仿宋" w:eastAsia="仿宋_GB2312" w:cs="仿宋"/>
          <w:color w:val="000000" w:themeColor="text1"/>
          <w:sz w:val="32"/>
          <w:szCs w:val="32"/>
          <w14:textFill>
            <w14:solidFill>
              <w14:schemeClr w14:val="tx1"/>
            </w14:solidFill>
          </w14:textFill>
        </w:rPr>
        <w:t>3</w:t>
      </w:r>
    </w:p>
    <w:p w14:paraId="19CE0A3F">
      <w:pPr>
        <w:pStyle w:val="22"/>
        <w:widowControl w:val="0"/>
        <w:numPr>
          <w:ilvl w:val="0"/>
          <w:numId w:val="0"/>
        </w:numPr>
        <w:spacing w:after="0" w:line="560" w:lineRule="exact"/>
        <w:ind w:left="0" w:leftChars="0" w:firstLine="567"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(五)</w:t>
      </w:r>
      <w:r>
        <w:rPr>
          <w:rFonts w:hint="eastAsia" w:ascii="仿宋_GB2312" w:hAnsi="仿宋" w:eastAsia="仿宋_GB2312" w:cs="仿宋"/>
          <w:color w:val="000000" w:themeColor="text1"/>
          <w:sz w:val="32"/>
          <w:szCs w:val="32"/>
          <w14:textFill>
            <w14:solidFill>
              <w14:schemeClr w14:val="tx1"/>
            </w14:solidFill>
          </w14:textFill>
        </w:rPr>
        <w:t>申报人近3年绩效考核结果均为C及以上，其中申报中级及以上职称人员上一年至少为B。不满3年的，在工作年限内年度绩效考核结果均为C及以上，其中申报中级及以上职称人员上一年至少为B。新员工入职当年绩效为C的可按B应用。</w:t>
      </w:r>
    </w:p>
    <w:p w14:paraId="37BAF4D3">
      <w:pPr>
        <w:pStyle w:val="22"/>
        <w:widowControl w:val="0"/>
        <w:numPr>
          <w:ilvl w:val="0"/>
          <w:numId w:val="0"/>
        </w:numPr>
        <w:spacing w:after="0" w:line="560" w:lineRule="exact"/>
        <w:ind w:left="0" w:leftChars="0" w:firstLine="567"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(六)</w:t>
      </w:r>
      <w:r>
        <w:rPr>
          <w:rFonts w:hint="eastAsia" w:ascii="仿宋_GB2312" w:hAnsi="仿宋" w:eastAsia="仿宋_GB2312" w:cs="仿宋"/>
          <w:color w:val="000000" w:themeColor="text1"/>
          <w:sz w:val="32"/>
          <w:szCs w:val="32"/>
          <w14:textFill>
            <w14:solidFill>
              <w14:schemeClr w14:val="tx1"/>
            </w14:solidFill>
          </w14:textFill>
        </w:rPr>
        <w:t>申报人应当符合相应职称系列和级别的申报条件。</w:t>
      </w:r>
    </w:p>
    <w:p w14:paraId="467A971E">
      <w:pPr>
        <w:pStyle w:val="22"/>
        <w:widowControl w:val="0"/>
        <w:numPr>
          <w:ilvl w:val="0"/>
          <w:numId w:val="0"/>
        </w:numPr>
        <w:spacing w:after="0" w:line="560" w:lineRule="exact"/>
        <w:ind w:left="0" w:leftChars="0" w:firstLine="567"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(七)</w:t>
      </w:r>
      <w:r>
        <w:rPr>
          <w:rFonts w:hint="eastAsia" w:ascii="仿宋_GB2312" w:hAnsi="仿宋" w:eastAsia="仿宋_GB2312" w:cs="仿宋"/>
          <w:color w:val="000000" w:themeColor="text1"/>
          <w:sz w:val="32"/>
          <w:szCs w:val="32"/>
          <w14:textFill>
            <w14:solidFill>
              <w14:schemeClr w14:val="tx1"/>
            </w14:solidFill>
          </w14:textFill>
        </w:rPr>
        <w:t>在符合国家和集团有关规定的前提下，专业技术人才、高技能人才取得相应的职业资格、职业技能等级，可认定其具备相应系列和级别的职称，并可作为申报高一级职称的条件。</w:t>
      </w:r>
    </w:p>
    <w:p w14:paraId="71D447DC">
      <w:pPr>
        <w:pStyle w:val="22"/>
        <w:widowControl w:val="0"/>
        <w:numPr>
          <w:ilvl w:val="0"/>
          <w:numId w:val="0"/>
        </w:numPr>
        <w:spacing w:after="0" w:line="560" w:lineRule="exact"/>
        <w:ind w:left="0" w:leftChars="0" w:firstLine="567" w:firstLineChars="0"/>
        <w:jc w:val="both"/>
        <w:rPr>
          <w:rFonts w:hint="eastAsia"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(八)</w:t>
      </w:r>
      <w:r>
        <w:rPr>
          <w:rFonts w:hint="eastAsia" w:ascii="仿宋_GB2312" w:hAnsi="仿宋" w:eastAsia="仿宋_GB2312" w:cs="仿宋"/>
          <w:color w:val="000000" w:themeColor="text1"/>
          <w:sz w:val="32"/>
          <w:szCs w:val="32"/>
          <w14:textFill>
            <w14:solidFill>
              <w14:schemeClr w14:val="tx1"/>
            </w14:solidFill>
          </w14:textFill>
        </w:rPr>
        <w:t>申报人拟跨系列申请高一级职称的，须通过转系列同级评审或参加相应级别专业技术资格考试且成绩合格，并从事新的专业技术工作满1年且绩效等级为C及以上的，方可提出申请。</w:t>
      </w:r>
    </w:p>
    <w:p w14:paraId="383A9966">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61954EFA">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第十五条</w:t>
      </w:r>
      <w:r>
        <w:rPr>
          <w:rFonts w:hint="eastAsia" w:ascii="仿宋_GB2312" w:hAnsi="仿宋" w:eastAsia="仿宋_GB2312" w:cs="仿宋"/>
          <w:color w:val="000000" w:themeColor="text1"/>
          <w:sz w:val="32"/>
          <w:szCs w:val="32"/>
          <w14:textFill>
            <w14:solidFill>
              <w14:schemeClr w14:val="tx1"/>
            </w14:solidFill>
          </w14:textFill>
        </w:rPr>
        <w:t>凡有下列情况的，不得参加当年职称评审：</w:t>
      </w:r>
    </w:p>
    <w:p w14:paraId="6E2647DC">
      <w:pPr>
        <w:pStyle w:val="22"/>
        <w:widowControl w:val="0"/>
        <w:numPr>
          <w:ilvl w:val="0"/>
          <w:numId w:val="0"/>
        </w:numPr>
        <w:spacing w:after="0" w:line="560" w:lineRule="exact"/>
        <w:ind w:left="0" w:leftChars="0" w:firstLine="567"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(一)</w:t>
      </w:r>
      <w:r>
        <w:rPr>
          <w:rFonts w:hint="eastAsia" w:ascii="仿宋_GB2312" w:hAnsi="仿宋" w:eastAsia="仿宋_GB2312" w:cs="仿宋"/>
          <w:color w:val="000000" w:themeColor="text1"/>
          <w:sz w:val="32"/>
          <w:szCs w:val="32"/>
          <w14:textFill>
            <w14:solidFill>
              <w14:schemeClr w14:val="tx1"/>
            </w14:solidFill>
          </w14:textFill>
        </w:rPr>
        <w:t>违反国家法律法规，受到刑事处罚的人员；受到党纪或其他处分且在处分影响期内的人员；涉嫌违纪违法被立案审查，调查尚未结案的人员。</w:t>
      </w:r>
    </w:p>
    <w:p w14:paraId="3B239A1E">
      <w:pPr>
        <w:pStyle w:val="22"/>
        <w:widowControl w:val="0"/>
        <w:numPr>
          <w:ilvl w:val="0"/>
          <w:numId w:val="0"/>
        </w:numPr>
        <w:spacing w:after="0" w:line="560" w:lineRule="exact"/>
        <w:ind w:left="0" w:leftChars="0" w:firstLine="567" w:firstLineChars="0"/>
        <w:jc w:val="both"/>
        <w:rPr>
          <w:rFonts w:hint="eastAsia"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(二)</w:t>
      </w:r>
      <w:r>
        <w:rPr>
          <w:rFonts w:hint="eastAsia" w:ascii="仿宋_GB2312" w:hAnsi="仿宋" w:eastAsia="仿宋_GB2312" w:cs="仿宋"/>
          <w:color w:val="000000" w:themeColor="text1"/>
          <w:sz w:val="32"/>
          <w:szCs w:val="32"/>
          <w14:textFill>
            <w14:solidFill>
              <w14:schemeClr w14:val="tx1"/>
            </w14:solidFill>
          </w14:textFill>
        </w:rPr>
        <w:t>发生重大技术/安全事故，应当负主要责任的人员；在工作中出现重大疏漏，给公司造成重大损失和恶劣影响的人员。</w:t>
      </w:r>
    </w:p>
    <w:p w14:paraId="64708EA1">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069883FB">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第十六条</w:t>
      </w:r>
      <w:r>
        <w:rPr>
          <w:rFonts w:hint="eastAsia" w:ascii="仿宋_GB2312" w:hAnsi="仿宋" w:eastAsia="仿宋_GB2312" w:cs="仿宋"/>
          <w:color w:val="000000" w:themeColor="text1"/>
          <w:sz w:val="32"/>
          <w:szCs w:val="32"/>
          <w14:textFill>
            <w14:solidFill>
              <w14:schemeClr w14:val="tx1"/>
            </w14:solidFill>
          </w14:textFill>
        </w:rPr>
        <w:t>员工所在单位对申报资格和材料进行审核，审核通过的申报材料提交至华润啤酒人力共享中心进行复核，并在华润啤酒范围内公示5个工作日，无异议后提交至集团人力资源部。</w:t>
      </w:r>
    </w:p>
    <w:p w14:paraId="582F8425">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457C5C6E">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第十七条</w:t>
      </w:r>
      <w:r>
        <w:rPr>
          <w:rFonts w:hint="eastAsia" w:ascii="仿宋_GB2312" w:hAnsi="仿宋" w:eastAsia="仿宋_GB2312" w:cs="仿宋"/>
          <w:color w:val="000000" w:themeColor="text1"/>
          <w:sz w:val="32"/>
          <w:szCs w:val="32"/>
          <w14:textFill>
            <w14:solidFill>
              <w14:schemeClr w14:val="tx1"/>
            </w14:solidFill>
          </w14:textFill>
        </w:rPr>
        <w:t>集团人力资源部负责组建集团评审委员会，评审专家主要由集团及下属业务单位内部产生，华润啤酒符合评审专家条件的员工将被纳入集团专家库统一管理，根据集团安排参与对应系列职称评审工作。</w:t>
      </w:r>
    </w:p>
    <w:p w14:paraId="1EDCE75C">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415FD632">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第十八条</w:t>
      </w:r>
      <w:r>
        <w:rPr>
          <w:rFonts w:hint="eastAsia" w:ascii="仿宋_GB2312" w:hAnsi="仿宋" w:eastAsia="仿宋_GB2312" w:cs="仿宋"/>
          <w:color w:val="000000" w:themeColor="text1"/>
          <w:sz w:val="32"/>
          <w:szCs w:val="32"/>
          <w14:textFill>
            <w14:solidFill>
              <w14:schemeClr w14:val="tx1"/>
            </w14:solidFill>
          </w14:textFill>
        </w:rPr>
        <w:t>为确保评审的专业性、严谨性和公正性，各单位需严格遵循保密原则，严格控制评委专家名单的知悉范围，评委专家严格执行保密纪律，签订保密承诺书。</w:t>
      </w:r>
    </w:p>
    <w:p w14:paraId="5B76A1CC">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77C13DD3">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第十九条</w:t>
      </w:r>
      <w:r>
        <w:rPr>
          <w:rFonts w:hint="eastAsia" w:ascii="仿宋_GB2312" w:hAnsi="仿宋" w:eastAsia="仿宋_GB2312" w:cs="仿宋"/>
          <w:color w:val="000000" w:themeColor="text1"/>
          <w:sz w:val="32"/>
          <w:szCs w:val="32"/>
          <w14:textFill>
            <w14:solidFill>
              <w14:schemeClr w14:val="tx1"/>
            </w14:solidFill>
          </w14:textFill>
        </w:rPr>
        <w:t>评审实施由集团人力资源部组织各系列评审委员会开展。评审结果在集团范围内进行不少于5个工作日的公示。申报人对涉及本人的评审结果有异议的，可以书面形式实名向华润啤酒人力资源部反映，由集团职称评审委员会会同申报人所在单位负责查实处理。</w:t>
      </w:r>
    </w:p>
    <w:p w14:paraId="29FAD25D">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1343E453">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第二十条</w:t>
      </w:r>
      <w:r>
        <w:rPr>
          <w:rFonts w:hint="eastAsia" w:ascii="仿宋_GB2312" w:hAnsi="仿宋" w:eastAsia="仿宋_GB2312" w:cs="仿宋"/>
          <w:color w:val="000000" w:themeColor="text1"/>
          <w:sz w:val="32"/>
          <w:szCs w:val="32"/>
          <w14:textFill>
            <w14:solidFill>
              <w14:schemeClr w14:val="tx1"/>
            </w14:solidFill>
          </w14:textFill>
        </w:rPr>
        <w:t>对经公示无异议的评审通过人员，集团统一印发评审结果通知并发放职称证书。</w:t>
      </w:r>
    </w:p>
    <w:p w14:paraId="1DB4CD56">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701751E2">
      <w:pPr>
        <w:pStyle w:val="28"/>
        <w:numPr>
          <w:ilvl w:val="0"/>
          <w:numId w:val="0"/>
        </w:numPr>
        <w:ind w:left="0" w:leftChars="0" w:firstLine="0" w:firstLineChars="0"/>
        <w:jc w:val="center"/>
        <w:rPr>
          <w:rFonts w:hint="eastAsia" w:ascii="黑体" w:hAnsi="黑体" w:eastAsia="黑体" w:cs="仿宋"/>
          <w:color w:val="000000" w:themeColor="text1"/>
          <w14:textFill>
            <w14:solidFill>
              <w14:schemeClr w14:val="tx1"/>
            </w14:solidFill>
          </w14:textFill>
        </w:rPr>
      </w:pPr>
      <w:bookmarkStart w:id="9" w:name="_Toc173152730"/>
      <w:r>
        <w:rPr>
          <w:rFonts w:hint="eastAsia" w:ascii="黑体" w:hAnsi="黑体" w:eastAsia="黑体" w:cs="仿宋"/>
          <w:b w:val="0"/>
          <w:color w:val="000000" w:themeColor="text1"/>
          <w:kern w:val="2"/>
          <w:sz w:val="32"/>
          <w:szCs w:val="32"/>
          <w:lang w:val="en-US" w:eastAsia="zh-CN" w:bidi="ar-SA"/>
          <w14:textFill>
            <w14:solidFill>
              <w14:schemeClr w14:val="tx1"/>
            </w14:solidFill>
          </w14:textFill>
        </w:rPr>
        <w:t>第四章</w:t>
      </w:r>
      <w:r>
        <w:rPr>
          <w:rFonts w:hint="eastAsia" w:ascii="黑体" w:hAnsi="黑体" w:eastAsia="黑体" w:cs="仿宋"/>
          <w:color w:val="000000" w:themeColor="text1"/>
          <w14:textFill>
            <w14:solidFill>
              <w14:schemeClr w14:val="tx1"/>
            </w14:solidFill>
          </w14:textFill>
        </w:rPr>
        <w:t>社会评审管理</w:t>
      </w:r>
      <w:bookmarkEnd w:id="9"/>
    </w:p>
    <w:p w14:paraId="7EE9C192">
      <w:pPr>
        <w:pStyle w:val="28"/>
        <w:numPr>
          <w:ilvl w:val="0"/>
          <w:numId w:val="0"/>
        </w:numPr>
        <w:spacing w:line="240" w:lineRule="auto"/>
        <w:ind w:left="0" w:leftChars="0" w:firstLine="0" w:firstLineChars="0"/>
        <w:jc w:val="left"/>
        <w:rPr>
          <w:rFonts w:hint="default" w:ascii="黑体" w:hAnsi="黑体" w:eastAsia="黑体" w:cs="仿宋"/>
          <w:color w:val="000000" w:themeColor="text1"/>
          <w:lang w:val="en-US" w:eastAsia="zh-CN"/>
          <w14:textFill>
            <w14:solidFill>
              <w14:schemeClr w14:val="tx1"/>
            </w14:solidFill>
          </w14:textFill>
        </w:rPr>
      </w:pPr>
      <w:r>
        <w:rPr>
          <w:rFonts w:hint="eastAsia" w:ascii="黑体" w:hAnsi="黑体" w:eastAsia="黑体" w:cs="仿宋"/>
          <w:color w:val="000000" w:themeColor="text1"/>
          <w:lang w:val="en-US" w:eastAsia="zh-CN"/>
          <w14:textFill>
            <w14:solidFill>
              <w14:schemeClr w14:val="tx1"/>
            </w14:solidFill>
          </w14:textFill>
        </w:rPr>
        <w:t>///</w:t>
      </w:r>
    </w:p>
    <w:p w14:paraId="31345F1A">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第二十一条</w:t>
      </w:r>
      <w:r>
        <w:rPr>
          <w:rFonts w:hint="eastAsia" w:ascii="仿宋_GB2312" w:hAnsi="仿宋" w:eastAsia="仿宋_GB2312" w:cs="仿宋"/>
          <w:color w:val="000000" w:themeColor="text1"/>
          <w:sz w:val="32"/>
          <w:szCs w:val="32"/>
          <w14:textFill>
            <w14:solidFill>
              <w14:schemeClr w14:val="tx1"/>
            </w14:solidFill>
          </w14:textFill>
        </w:rPr>
        <w:t>员工如需参加集团暂未取得评审权限且未统一组织委托外部机构评审的专业系列职称评审，可自愿通过所在地人社厅（局）进行申报。</w:t>
      </w:r>
    </w:p>
    <w:p w14:paraId="1CBAC92F">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636CE62F">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第二十二条</w:t>
      </w:r>
      <w:r>
        <w:rPr>
          <w:rFonts w:hint="eastAsia" w:ascii="仿宋_GB2312" w:hAnsi="仿宋" w:eastAsia="仿宋_GB2312" w:cs="仿宋"/>
          <w:color w:val="000000" w:themeColor="text1"/>
          <w:sz w:val="32"/>
          <w:szCs w:val="32"/>
          <w14:textFill>
            <w14:solidFill>
              <w14:schemeClr w14:val="tx1"/>
            </w14:solidFill>
          </w14:textFill>
        </w:rPr>
        <w:t>申报时需满足外部机构或政府部门设定的基本申报条件，具体条件以申报地发布的评审通知为准，员工需自行关注并确认。同时，如需提交相关业绩、学术等证明材料加盖公司公章（工作证明除外）或其他需公司协助事项的，还应符合</w:t>
      </w:r>
      <w:r>
        <w:rPr>
          <w:rFonts w:hint="eastAsia" w:ascii="仿宋_GB2312" w:hAnsi="仿宋" w:eastAsia="仿宋_GB2312" w:cs="仿宋"/>
          <w:color w:val="000000" w:themeColor="text1"/>
          <w:sz w:val="32"/>
          <w:szCs w:val="32"/>
          <w:lang w:eastAsia="zh-CN"/>
          <w14:textFill>
            <w14:solidFill>
              <w14:schemeClr w14:val="tx1"/>
            </w14:solidFill>
          </w14:textFill>
        </w:rPr>
        <w:t>《</w:t>
      </w:r>
      <w:r>
        <w:rPr>
          <w:rFonts w:hint="eastAsia" w:ascii="仿宋_GB2312" w:hAnsi="仿宋" w:eastAsia="仿宋_GB2312" w:cs="仿宋"/>
          <w:color w:val="000000" w:themeColor="text1"/>
          <w:sz w:val="32"/>
          <w:szCs w:val="32"/>
          <w:lang w:val="en-US" w:eastAsia="zh-CN"/>
          <w14:textFill>
            <w14:solidFill>
              <w14:schemeClr w14:val="tx1"/>
            </w14:solidFill>
          </w14:textFill>
        </w:rPr>
        <w:t>华润啤酒职称管理操作指引（试行）</w:t>
      </w:r>
      <w:r>
        <w:rPr>
          <w:rFonts w:hint="eastAsia" w:ascii="仿宋_GB2312" w:hAnsi="仿宋" w:eastAsia="仿宋_GB2312" w:cs="仿宋"/>
          <w:color w:val="000000" w:themeColor="text1"/>
          <w:sz w:val="32"/>
          <w:szCs w:val="32"/>
          <w:lang w:eastAsia="zh-CN"/>
          <w14:textFill>
            <w14:solidFill>
              <w14:schemeClr w14:val="tx1"/>
            </w14:solidFill>
          </w14:textFill>
        </w:rPr>
        <w:t>》</w:t>
      </w:r>
      <w:r>
        <w:rPr>
          <w:rFonts w:hint="eastAsia" w:ascii="仿宋_GB2312" w:hAnsi="仿宋" w:eastAsia="仿宋_GB2312" w:cs="仿宋"/>
          <w:color w:val="000000" w:themeColor="text1"/>
          <w:sz w:val="32"/>
          <w:szCs w:val="32"/>
          <w14:textFill>
            <w14:solidFill>
              <w14:schemeClr w14:val="tx1"/>
            </w14:solidFill>
          </w14:textFill>
        </w:rPr>
        <w:t>有关要求。</w:t>
      </w:r>
    </w:p>
    <w:p w14:paraId="6AB10FAD">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30798DFC">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第二十三条</w:t>
      </w:r>
      <w:r>
        <w:rPr>
          <w:rFonts w:hint="eastAsia" w:ascii="仿宋_GB2312" w:hAnsi="仿宋" w:eastAsia="仿宋_GB2312" w:cs="仿宋"/>
          <w:color w:val="000000" w:themeColor="text1"/>
          <w:sz w:val="32"/>
          <w:szCs w:val="32"/>
          <w14:textFill>
            <w14:solidFill>
              <w14:schemeClr w14:val="tx1"/>
            </w14:solidFill>
          </w14:textFill>
        </w:rPr>
        <w:t>申报过程中需公司协助事项：</w:t>
      </w:r>
    </w:p>
    <w:p w14:paraId="4EBF5CA4">
      <w:pPr>
        <w:pStyle w:val="22"/>
        <w:widowControl w:val="0"/>
        <w:numPr>
          <w:ilvl w:val="0"/>
          <w:numId w:val="0"/>
        </w:numPr>
        <w:spacing w:after="0" w:line="560" w:lineRule="exact"/>
        <w:ind w:left="0" w:leftChars="0" w:firstLine="567"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(一)</w:t>
      </w:r>
      <w:r>
        <w:rPr>
          <w:rFonts w:hint="eastAsia" w:ascii="仿宋_GB2312" w:hAnsi="仿宋" w:eastAsia="仿宋_GB2312" w:cs="仿宋"/>
          <w:color w:val="000000" w:themeColor="text1"/>
          <w:sz w:val="32"/>
          <w:szCs w:val="32"/>
          <w14:textFill>
            <w14:solidFill>
              <w14:schemeClr w14:val="tx1"/>
            </w14:solidFill>
          </w14:textFill>
        </w:rPr>
        <w:t>需提供工作证明材料，可由本人申请，人力资源共享中心协助提供。</w:t>
      </w:r>
    </w:p>
    <w:p w14:paraId="6276708F">
      <w:pPr>
        <w:pStyle w:val="22"/>
        <w:widowControl w:val="0"/>
        <w:numPr>
          <w:ilvl w:val="0"/>
          <w:numId w:val="0"/>
        </w:numPr>
        <w:spacing w:after="0" w:line="560" w:lineRule="exact"/>
        <w:ind w:left="0" w:leftChars="0" w:firstLine="567" w:firstLineChars="0"/>
        <w:jc w:val="both"/>
        <w:rPr>
          <w:rFonts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(二)</w:t>
      </w:r>
      <w:r>
        <w:rPr>
          <w:rFonts w:hint="eastAsia" w:ascii="仿宋_GB2312" w:hAnsi="仿宋" w:eastAsia="仿宋_GB2312" w:cs="仿宋"/>
          <w:color w:val="000000" w:themeColor="text1"/>
          <w:sz w:val="32"/>
          <w:szCs w:val="32"/>
          <w14:textFill>
            <w14:solidFill>
              <w14:schemeClr w14:val="tx1"/>
            </w14:solidFill>
          </w14:textFill>
        </w:rPr>
        <w:t>提交的相关代表作、业绩、成果证明等综合评审材料需加盖公司公章并出具公示结果证明的，由员工所在单位业务部门对材料真实性进行审核，审核通过后在本单位内进行公示，公示期依据评审机构要求执行。公示无异议后对评审材料及公示证明进行用印。</w:t>
      </w:r>
    </w:p>
    <w:p w14:paraId="50829191">
      <w:pPr>
        <w:pStyle w:val="22"/>
        <w:widowControl w:val="0"/>
        <w:numPr>
          <w:ilvl w:val="0"/>
          <w:numId w:val="0"/>
        </w:numPr>
        <w:spacing w:after="0" w:line="560" w:lineRule="exact"/>
        <w:ind w:left="0" w:leftChars="0" w:firstLine="567" w:firstLineChars="0"/>
        <w:jc w:val="both"/>
        <w:rPr>
          <w:rFonts w:hint="eastAsia" w:ascii="仿宋_GB2312" w:hAnsi="仿宋" w:eastAsia="仿宋_GB2312" w:cs="仿宋"/>
          <w:color w:val="000000" w:themeColor="text1"/>
          <w:sz w:val="32"/>
          <w:szCs w:val="32"/>
          <w14:textFill>
            <w14:solidFill>
              <w14:schemeClr w14:val="tx1"/>
            </w14:solidFill>
          </w14:textFill>
        </w:rPr>
      </w:pPr>
      <w:r>
        <w:rPr>
          <w:rFonts w:ascii="仿宋_GB2312" w:hAnsi="仿宋" w:eastAsia="仿宋_GB2312" w:cs="仿宋"/>
          <w:color w:val="000000" w:themeColor="text1"/>
          <w:sz w:val="32"/>
          <w:szCs w:val="32"/>
          <w:lang w:val="en-US" w:eastAsia="zh-CN" w:bidi="ar-SA"/>
          <w14:textFill>
            <w14:solidFill>
              <w14:schemeClr w14:val="tx1"/>
            </w14:solidFill>
          </w14:textFill>
        </w:rPr>
        <w:t>(三)</w:t>
      </w:r>
      <w:r>
        <w:rPr>
          <w:rFonts w:hint="eastAsia" w:ascii="仿宋_GB2312" w:hAnsi="仿宋" w:eastAsia="仿宋_GB2312" w:cs="仿宋"/>
          <w:color w:val="000000" w:themeColor="text1"/>
          <w:sz w:val="32"/>
          <w:szCs w:val="32"/>
          <w14:textFill>
            <w14:solidFill>
              <w14:schemeClr w14:val="tx1"/>
            </w14:solidFill>
          </w14:textFill>
        </w:rPr>
        <w:t>其他需公司协助支持的事项，由本人提交申请说明具体情况及需公司协助的事项、要求，经所在单位人力资源负责人、单位负责人审核，逐级审批后，报华润啤酒人力资源部分析研判后给出处理意见，由对应负责单位具体落实。</w:t>
      </w:r>
    </w:p>
    <w:p w14:paraId="11FA8C63">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429C1D5E">
      <w:pPr>
        <w:pStyle w:val="28"/>
        <w:numPr>
          <w:ilvl w:val="0"/>
          <w:numId w:val="0"/>
        </w:numPr>
        <w:ind w:left="0" w:leftChars="0" w:firstLine="0" w:firstLineChars="0"/>
        <w:jc w:val="center"/>
        <w:rPr>
          <w:rFonts w:ascii="黑体" w:hAnsi="黑体" w:eastAsia="黑体" w:cs="仿宋"/>
          <w:color w:val="000000" w:themeColor="text1"/>
          <w14:textFill>
            <w14:solidFill>
              <w14:schemeClr w14:val="tx1"/>
            </w14:solidFill>
          </w14:textFill>
        </w:rPr>
      </w:pPr>
      <w:bookmarkStart w:id="10" w:name="_Toc173152731"/>
      <w:r>
        <w:rPr>
          <w:rFonts w:hint="eastAsia" w:ascii="黑体" w:hAnsi="黑体" w:eastAsia="黑体" w:cs="仿宋"/>
          <w:b w:val="0"/>
          <w:color w:val="000000" w:themeColor="text1"/>
          <w:kern w:val="2"/>
          <w:sz w:val="32"/>
          <w:szCs w:val="32"/>
          <w:lang w:val="en-US" w:eastAsia="zh-CN" w:bidi="ar-SA"/>
          <w14:textFill>
            <w14:solidFill>
              <w14:schemeClr w14:val="tx1"/>
            </w14:solidFill>
          </w14:textFill>
        </w:rPr>
        <w:t>第五章</w:t>
      </w:r>
      <w:r>
        <w:rPr>
          <w:rFonts w:hint="eastAsia" w:ascii="黑体" w:hAnsi="黑体" w:eastAsia="黑体" w:cs="仿宋"/>
          <w:color w:val="000000" w:themeColor="text1"/>
          <w14:textFill>
            <w14:solidFill>
              <w14:schemeClr w14:val="tx1"/>
            </w14:solidFill>
          </w14:textFill>
        </w:rPr>
        <w:t>其他管理要求</w:t>
      </w:r>
    </w:p>
    <w:p w14:paraId="4F307E75">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第二十四条</w:t>
      </w:r>
      <w:r>
        <w:rPr>
          <w:rFonts w:hint="eastAsia" w:ascii="仿宋_GB2312" w:hAnsi="仿宋" w:eastAsia="仿宋_GB2312" w:cs="仿宋"/>
          <w:color w:val="000000" w:themeColor="text1"/>
          <w:sz w:val="32"/>
          <w:szCs w:val="32"/>
          <w14:textFill>
            <w14:solidFill>
              <w14:schemeClr w14:val="tx1"/>
            </w14:solidFill>
          </w14:textFill>
        </w:rPr>
        <w:t>员工需严格按照国家和地方相关政策法规及有关评审机构的评审要求进行申报，申报过程中应诚实守信，不得提供虚假材料或信息。</w:t>
      </w:r>
    </w:p>
    <w:p w14:paraId="3C9D2136">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04134613">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第二十五条</w:t>
      </w:r>
      <w:r>
        <w:rPr>
          <w:rFonts w:hint="eastAsia" w:ascii="仿宋_GB2312" w:hAnsi="仿宋" w:eastAsia="仿宋_GB2312" w:cs="仿宋"/>
          <w:color w:val="000000" w:themeColor="text1"/>
          <w:sz w:val="32"/>
          <w:szCs w:val="32"/>
          <w14:textFill>
            <w14:solidFill>
              <w14:schemeClr w14:val="tx1"/>
            </w14:solidFill>
          </w14:textFill>
        </w:rPr>
        <w:t>新员工入职或在岗员工取得职称证书后，应主动将职称信息及证书扫描件上传至集团人力资源管理系统，由人力共享中心进行审核及定期维护，动态管理。</w:t>
      </w:r>
    </w:p>
    <w:p w14:paraId="79068CD1">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587C6037">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第二十六条</w:t>
      </w:r>
      <w:r>
        <w:rPr>
          <w:rFonts w:hint="eastAsia" w:ascii="仿宋_GB2312" w:hAnsi="仿宋" w:eastAsia="仿宋_GB2312" w:cs="仿宋"/>
          <w:color w:val="000000" w:themeColor="text1"/>
          <w:sz w:val="32"/>
          <w:szCs w:val="32"/>
          <w14:textFill>
            <w14:solidFill>
              <w14:schemeClr w14:val="tx1"/>
            </w14:solidFill>
          </w14:textFill>
        </w:rPr>
        <w:t>华润啤酒各序列如要求任职者须具备相关专业、相应级别职称/职业资格的岗位，可通过人才规划标准等方式进行明确，职称/职业资格作为是否聘用的重要参考依据之一。</w:t>
      </w:r>
    </w:p>
    <w:p w14:paraId="50FEB13B">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p>
    <w:p w14:paraId="3991D419">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第二十七条</w:t>
      </w:r>
      <w:r>
        <w:rPr>
          <w:rFonts w:hint="eastAsia" w:ascii="仿宋_GB2312" w:hAnsi="仿宋" w:eastAsia="仿宋_GB2312" w:cs="仿宋"/>
          <w:color w:val="000000" w:themeColor="text1"/>
          <w:sz w:val="32"/>
          <w:szCs w:val="32"/>
          <w14:textFill>
            <w14:solidFill>
              <w14:schemeClr w14:val="tx1"/>
            </w14:solidFill>
          </w14:textFill>
        </w:rPr>
        <w:t>职称报名、评审产生的全部费用须由员工个人承担，不得以任何名义由公司报销。</w:t>
      </w:r>
    </w:p>
    <w:p w14:paraId="20BCC8B3">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themeColor="text1"/>
          <w:sz w:val="32"/>
          <w:szCs w:val="32"/>
          <w:lang w:val="en-US" w:eastAsia="zh-CN"/>
          <w14:textFill>
            <w14:solidFill>
              <w14:schemeClr w14:val="tx1"/>
            </w14:solidFill>
          </w14:textFill>
        </w:rPr>
      </w:pPr>
      <w:r>
        <w:rPr>
          <w:rFonts w:hint="eastAsia" w:ascii="仿宋_GB2312" w:hAnsi="仿宋" w:eastAsia="仿宋_GB2312" w:cs="仿宋"/>
          <w:color w:val="000000" w:themeColor="text1"/>
          <w:sz w:val="32"/>
          <w:szCs w:val="32"/>
          <w:lang w:val="en-US" w:eastAsia="zh-CN"/>
          <w14:textFill>
            <w14:solidFill>
              <w14:schemeClr w14:val="tx1"/>
            </w14:solidFill>
          </w14:textFill>
        </w:rPr>
        <w:t>///</w:t>
      </w:r>
      <w:bookmarkStart w:id="15" w:name="_GoBack"/>
      <w:bookmarkEnd w:id="15"/>
    </w:p>
    <w:p w14:paraId="60194816">
      <w:pPr>
        <w:pStyle w:val="28"/>
        <w:numPr>
          <w:ilvl w:val="0"/>
          <w:numId w:val="0"/>
        </w:numPr>
        <w:ind w:left="0" w:leftChars="0" w:firstLine="0" w:firstLineChars="0"/>
        <w:jc w:val="center"/>
        <w:rPr>
          <w:rFonts w:ascii="黑体" w:hAnsi="黑体" w:eastAsia="黑体" w:cs="仿宋"/>
          <w:color w:val="000000" w:themeColor="text1"/>
          <w14:textFill>
            <w14:solidFill>
              <w14:schemeClr w14:val="tx1"/>
            </w14:solidFill>
          </w14:textFill>
        </w:rPr>
      </w:pPr>
      <w:r>
        <w:rPr>
          <w:rFonts w:hint="eastAsia" w:ascii="黑体" w:hAnsi="黑体" w:eastAsia="黑体" w:cs="仿宋"/>
          <w:b w:val="0"/>
          <w:color w:val="000000" w:themeColor="text1"/>
          <w:kern w:val="2"/>
          <w:sz w:val="32"/>
          <w:szCs w:val="32"/>
          <w:lang w:val="en-US" w:eastAsia="zh-CN" w:bidi="ar-SA"/>
          <w14:textFill>
            <w14:solidFill>
              <w14:schemeClr w14:val="tx1"/>
            </w14:solidFill>
          </w14:textFill>
        </w:rPr>
        <w:t>第六章</w:t>
      </w:r>
      <w:r>
        <w:rPr>
          <w:rFonts w:hint="eastAsia" w:ascii="黑体" w:hAnsi="黑体" w:eastAsia="黑体" w:cs="仿宋"/>
          <w:color w:val="000000" w:themeColor="text1"/>
          <w14:textFill>
            <w14:solidFill>
              <w14:schemeClr w14:val="tx1"/>
            </w14:solidFill>
          </w14:textFill>
        </w:rPr>
        <w:t>附则</w:t>
      </w:r>
      <w:bookmarkEnd w:id="7"/>
      <w:bookmarkEnd w:id="8"/>
      <w:bookmarkEnd w:id="10"/>
    </w:p>
    <w:p w14:paraId="1095F072">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第二十八条</w:t>
      </w:r>
      <w:r>
        <w:rPr>
          <w:rFonts w:hint="eastAsia" w:ascii="仿宋_GB2312" w:hAnsi="仿宋" w:eastAsia="仿宋_GB2312" w:cs="仿宋"/>
          <w:color w:val="000000" w:themeColor="text1"/>
          <w:sz w:val="32"/>
          <w:szCs w:val="32"/>
          <w14:textFill>
            <w14:solidFill>
              <w14:schemeClr w14:val="tx1"/>
            </w14:solidFill>
          </w14:textFill>
        </w:rPr>
        <w:t>法律法规、监管规定或政策文件另有规定的，从其规定。</w:t>
      </w:r>
    </w:p>
    <w:p w14:paraId="4FD4291D">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第二十九条</w:t>
      </w:r>
      <w:r>
        <w:rPr>
          <w:rFonts w:hint="eastAsia" w:ascii="仿宋_GB2312" w:hAnsi="仿宋" w:eastAsia="仿宋_GB2312" w:cs="仿宋"/>
          <w:color w:val="000000" w:themeColor="text1"/>
          <w:sz w:val="32"/>
          <w:szCs w:val="32"/>
          <w14:textFill>
            <w14:solidFill>
              <w14:schemeClr w14:val="tx1"/>
            </w14:solidFill>
          </w14:textFill>
        </w:rPr>
        <w:t>本指引为华润啤酒管理办法（三级制度）。</w:t>
      </w:r>
    </w:p>
    <w:p w14:paraId="25603E7F">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第三十条</w:t>
      </w:r>
      <w:r>
        <w:rPr>
          <w:rFonts w:hint="eastAsia" w:ascii="仿宋_GB2312" w:hAnsi="仿宋" w:eastAsia="仿宋_GB2312" w:cs="仿宋"/>
          <w:color w:val="000000" w:themeColor="text1"/>
          <w:sz w:val="32"/>
          <w:szCs w:val="32"/>
          <w14:textFill>
            <w14:solidFill>
              <w14:schemeClr w14:val="tx1"/>
            </w14:solidFill>
          </w14:textFill>
        </w:rPr>
        <w:t>本指引由华润啤酒人力资源部负责制订、修订和解释。</w:t>
      </w:r>
    </w:p>
    <w:p w14:paraId="6B7C07F4">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themeColor="text1"/>
          <w:sz w:val="32"/>
          <w:szCs w:val="32"/>
          <w14:textFill>
            <w14:solidFill>
              <w14:schemeClr w14:val="tx1"/>
            </w14:solidFill>
          </w14:textFill>
        </w:rPr>
      </w:pPr>
      <w:r>
        <w:rPr>
          <w:rFonts w:hint="default" w:ascii="黑体" w:hAnsi="黑体" w:eastAsia="黑体" w:cs="仿宋"/>
          <w:b w:val="0"/>
          <w:color w:val="000000" w:themeColor="text1"/>
          <w:sz w:val="32"/>
          <w:szCs w:val="32"/>
          <w:lang w:val="en-US" w:eastAsia="zh-CN" w:bidi="ar-SA"/>
          <w14:textFill>
            <w14:solidFill>
              <w14:schemeClr w14:val="tx1"/>
            </w14:solidFill>
          </w14:textFill>
        </w:rPr>
        <w:t>第三十一条</w:t>
      </w:r>
      <w:r>
        <w:rPr>
          <w:rFonts w:hint="eastAsia" w:ascii="仿宋_GB2312" w:hAnsi="仿宋" w:eastAsia="仿宋_GB2312" w:cs="仿宋"/>
          <w:color w:val="000000" w:themeColor="text1"/>
          <w:sz w:val="32"/>
          <w:szCs w:val="32"/>
          <w14:textFill>
            <w14:solidFill>
              <w14:schemeClr w14:val="tx1"/>
            </w14:solidFill>
          </w14:textFill>
        </w:rPr>
        <w:t>本指引自发布之日起执行。其他制度、规定与本规定冲突的内容，以本规定为准。华润酒业参股公司可参照本规定执行。</w:t>
      </w:r>
      <w:bookmarkStart w:id="11" w:name="_Toc121055817"/>
      <w:bookmarkStart w:id="12" w:name="_Toc121147708"/>
    </w:p>
    <w:p w14:paraId="5D038CD4">
      <w:pPr>
        <w:rPr>
          <w:del w:id="239" w:author="咨询组" w:date="2026-01-20T14:07:27Z"/>
          <w:color w:val="000000" w:themeColor="text1"/>
          <w14:textFill>
            <w14:solidFill>
              <w14:schemeClr w14:val="tx1"/>
            </w14:solidFill>
          </w14:textFill>
        </w:rPr>
      </w:pPr>
    </w:p>
    <w:p w14:paraId="6518E3B4">
      <w:pPr>
        <w:pStyle w:val="2"/>
        <w:spacing w:before="0" w:after="0" w:line="560" w:lineRule="exact"/>
        <w:rPr>
          <w:del w:id="240" w:author="咨询组" w:date="2026-01-20T14:07:27Z"/>
          <w:rFonts w:ascii="黑体" w:hAnsi="黑体" w:eastAsia="黑体" w:cs="仿宋"/>
          <w:b w:val="0"/>
          <w:bCs w:val="0"/>
          <w:color w:val="000000" w:themeColor="text1"/>
          <w:sz w:val="32"/>
          <w:szCs w:val="32"/>
          <w14:textFill>
            <w14:solidFill>
              <w14:schemeClr w14:val="tx1"/>
            </w14:solidFill>
          </w14:textFill>
        </w:rPr>
      </w:pPr>
      <w:del w:id="241" w:author="咨询组" w:date="2026-01-20T14:07:27Z">
        <w:bookmarkStart w:id="13" w:name="_Toc173152732"/>
        <w:r>
          <w:rPr>
            <w:rFonts w:hint="eastAsia" w:ascii="黑体" w:hAnsi="黑体" w:eastAsia="黑体" w:cs="仿宋"/>
            <w:b w:val="0"/>
            <w:bCs w:val="0"/>
            <w:color w:val="000000" w:themeColor="text1"/>
            <w:sz w:val="32"/>
            <w:szCs w:val="32"/>
            <w14:textFill>
              <w14:solidFill>
                <w14:schemeClr w14:val="tx1"/>
              </w14:solidFill>
            </w14:textFill>
          </w:rPr>
          <w:delText>附件</w:delText>
        </w:r>
        <w:bookmarkEnd w:id="11"/>
        <w:bookmarkEnd w:id="12"/>
        <w:bookmarkEnd w:id="13"/>
      </w:del>
    </w:p>
    <w:p w14:paraId="4C0841C5">
      <w:pPr>
        <w:spacing w:after="0" w:line="560" w:lineRule="exact"/>
        <w:rPr>
          <w:del w:id="242" w:author="咨询组" w:date="2026-01-20T14:07:27Z"/>
          <w:rFonts w:ascii="仿宋_GB2312" w:hAnsi="仿宋" w:eastAsia="仿宋_GB2312" w:cs="仿宋"/>
          <w:color w:val="000000" w:themeColor="text1"/>
          <w:sz w:val="32"/>
          <w:szCs w:val="32"/>
          <w14:textFill>
            <w14:solidFill>
              <w14:schemeClr w14:val="tx1"/>
            </w14:solidFill>
          </w14:textFill>
        </w:rPr>
      </w:pPr>
      <w:del w:id="243" w:author="咨询组" w:date="2026-01-20T14:07:27Z">
        <w:r>
          <w:rPr>
            <w:rFonts w:hint="eastAsia" w:ascii="仿宋_GB2312" w:hAnsi="仿宋" w:eastAsia="仿宋_GB2312" w:cs="仿宋"/>
            <w:color w:val="000000" w:themeColor="text1"/>
            <w:sz w:val="32"/>
            <w:szCs w:val="32"/>
            <w14:textFill>
              <w14:solidFill>
                <w14:schemeClr w14:val="tx1"/>
              </w14:solidFill>
            </w14:textFill>
          </w:rPr>
          <w:delText>附件1：职称管理制度职责分工界面</w:delText>
        </w:r>
      </w:del>
    </w:p>
    <w:p w14:paraId="02F31D94">
      <w:pPr>
        <w:spacing w:after="0" w:line="560" w:lineRule="exact"/>
        <w:rPr>
          <w:del w:id="244" w:author="咨询组" w:date="2026-01-20T14:07:27Z"/>
          <w:rFonts w:ascii="仿宋_GB2312" w:hAnsi="仿宋" w:eastAsia="仿宋_GB2312" w:cs="仿宋"/>
          <w:color w:val="000000" w:themeColor="text1"/>
          <w:sz w:val="32"/>
          <w:szCs w:val="32"/>
          <w14:textFill>
            <w14:solidFill>
              <w14:schemeClr w14:val="tx1"/>
            </w14:solidFill>
          </w14:textFill>
        </w:rPr>
      </w:pPr>
      <w:del w:id="245" w:author="咨询组" w:date="2026-01-20T14:07:27Z">
        <w:r>
          <w:rPr>
            <w:rFonts w:hint="eastAsia" w:ascii="仿宋_GB2312" w:hAnsi="仿宋" w:eastAsia="仿宋_GB2312" w:cs="仿宋"/>
            <w:color w:val="000000" w:themeColor="text1"/>
            <w:sz w:val="32"/>
            <w:szCs w:val="32"/>
            <w14:textFill>
              <w14:solidFill>
                <w14:schemeClr w14:val="tx1"/>
              </w14:solidFill>
            </w14:textFill>
          </w:rPr>
          <w:delText>附件2：《职称系列（专业）各层级名称》（2</w:delText>
        </w:r>
      </w:del>
      <w:del w:id="246" w:author="咨询组" w:date="2026-01-20T14:07:27Z">
        <w:r>
          <w:rPr>
            <w:rFonts w:ascii="仿宋_GB2312" w:hAnsi="仿宋" w:eastAsia="仿宋_GB2312" w:cs="仿宋"/>
            <w:color w:val="000000" w:themeColor="text1"/>
            <w:sz w:val="32"/>
            <w:szCs w:val="32"/>
            <w14:textFill>
              <w14:solidFill>
                <w14:schemeClr w14:val="tx1"/>
              </w14:solidFill>
            </w14:textFill>
          </w:rPr>
          <w:delText>021</w:delText>
        </w:r>
      </w:del>
      <w:del w:id="247" w:author="咨询组" w:date="2026-01-20T14:07:27Z">
        <w:r>
          <w:rPr>
            <w:rFonts w:hint="eastAsia" w:ascii="仿宋_GB2312" w:hAnsi="仿宋" w:eastAsia="仿宋_GB2312" w:cs="仿宋"/>
            <w:color w:val="000000" w:themeColor="text1"/>
            <w:sz w:val="32"/>
            <w:szCs w:val="32"/>
            <w14:textFill>
              <w14:solidFill>
                <w14:schemeClr w14:val="tx1"/>
              </w14:solidFill>
            </w14:textFill>
          </w:rPr>
          <w:delText>年）</w:delText>
        </w:r>
      </w:del>
    </w:p>
    <w:p w14:paraId="33C09349">
      <w:pPr>
        <w:pStyle w:val="2"/>
        <w:spacing w:before="0" w:after="0" w:line="560" w:lineRule="exact"/>
        <w:rPr>
          <w:del w:id="248" w:author="咨询组" w:date="2026-01-20T14:07:27Z"/>
          <w:rFonts w:ascii="黑体" w:hAnsi="黑体" w:eastAsia="黑体" w:cs="仿宋"/>
          <w:b w:val="0"/>
          <w:bCs w:val="0"/>
          <w:color w:val="000000" w:themeColor="text1"/>
          <w:sz w:val="32"/>
          <w:szCs w:val="32"/>
          <w14:textFill>
            <w14:solidFill>
              <w14:schemeClr w14:val="tx1"/>
            </w14:solidFill>
          </w14:textFill>
        </w:rPr>
      </w:pPr>
      <w:del w:id="249" w:author="咨询组" w:date="2026-01-20T14:07:27Z">
        <w:bookmarkStart w:id="14" w:name="_Toc173152733"/>
        <w:r>
          <w:rPr>
            <w:rFonts w:hint="eastAsia" w:ascii="黑体" w:hAnsi="黑体" w:eastAsia="黑体" w:cs="仿宋"/>
            <w:b w:val="0"/>
            <w:bCs w:val="0"/>
            <w:color w:val="000000" w:themeColor="text1"/>
            <w:sz w:val="32"/>
            <w:szCs w:val="32"/>
            <w14:textFill>
              <w14:solidFill>
                <w14:schemeClr w14:val="tx1"/>
              </w14:solidFill>
            </w14:textFill>
          </w:rPr>
          <w:delText>附录</w:delText>
        </w:r>
        <w:bookmarkEnd w:id="14"/>
      </w:del>
    </w:p>
    <w:p w14:paraId="0659AFAC">
      <w:pPr>
        <w:spacing w:after="0" w:line="560" w:lineRule="exact"/>
        <w:rPr>
          <w:del w:id="250" w:author="咨询组" w:date="2026-01-20T14:07:27Z"/>
          <w:rFonts w:ascii="仿宋_GB2312" w:hAnsi="仿宋" w:eastAsia="仿宋_GB2312" w:cs="仿宋"/>
          <w:color w:val="000000" w:themeColor="text1"/>
          <w:sz w:val="32"/>
          <w:szCs w:val="32"/>
          <w14:textFill>
            <w14:solidFill>
              <w14:schemeClr w14:val="tx1"/>
            </w14:solidFill>
          </w14:textFill>
        </w:rPr>
      </w:pPr>
      <w:del w:id="251" w:author="咨询组" w:date="2026-01-20T14:07:27Z">
        <w:r>
          <w:rPr>
            <w:rFonts w:hint="eastAsia" w:ascii="仿宋_GB2312" w:hAnsi="仿宋" w:eastAsia="仿宋_GB2312" w:cs="仿宋"/>
            <w:color w:val="000000" w:themeColor="text1"/>
            <w:sz w:val="32"/>
            <w:szCs w:val="32"/>
            <w14:textFill>
              <w14:solidFill>
                <w14:schemeClr w14:val="tx1"/>
              </w14:solidFill>
            </w14:textFill>
          </w:rPr>
          <w:delText>附录1：北京市部分专业技术类职业资格与职称对应表（2023版）</w:delText>
        </w:r>
      </w:del>
    </w:p>
    <w:p w14:paraId="559C10C8">
      <w:pPr>
        <w:spacing w:after="0" w:line="560" w:lineRule="exact"/>
        <w:rPr>
          <w:del w:id="252" w:author="咨询组" w:date="2026-01-20T14:07:27Z"/>
          <w:rFonts w:ascii="仿宋_GB2312" w:hAnsi="仿宋" w:eastAsia="仿宋_GB2312" w:cs="仿宋"/>
          <w:color w:val="000000" w:themeColor="text1"/>
          <w:sz w:val="32"/>
          <w:szCs w:val="32"/>
          <w14:textFill>
            <w14:solidFill>
              <w14:schemeClr w14:val="tx1"/>
            </w14:solidFill>
          </w14:textFill>
        </w:rPr>
      </w:pPr>
      <w:del w:id="253" w:author="咨询组" w:date="2026-01-20T14:07:27Z">
        <w:r>
          <w:rPr>
            <w:rFonts w:hint="eastAsia" w:ascii="仿宋_GB2312" w:hAnsi="仿宋" w:eastAsia="仿宋_GB2312" w:cs="仿宋"/>
            <w:color w:val="000000" w:themeColor="text1"/>
            <w:sz w:val="32"/>
            <w:szCs w:val="32"/>
            <w14:textFill>
              <w14:solidFill>
                <w14:schemeClr w14:val="tx1"/>
              </w14:solidFill>
            </w14:textFill>
          </w:rPr>
          <w:delText>附录2：工程系列专业范围表</w:delText>
        </w:r>
      </w:del>
    </w:p>
    <w:p w14:paraId="54B2543B">
      <w:pPr>
        <w:spacing w:after="0" w:line="560" w:lineRule="exact"/>
        <w:rPr>
          <w:del w:id="254" w:author="咨询组" w:date="2026-01-20T14:07:29Z"/>
          <w:rFonts w:ascii="仿宋_GB2312" w:hAnsi="仿宋" w:eastAsia="仿宋_GB2312" w:cs="仿宋"/>
          <w:color w:val="000000" w:themeColor="text1"/>
          <w:sz w:val="32"/>
          <w:szCs w:val="32"/>
          <w14:textFill>
            <w14:solidFill>
              <w14:schemeClr w14:val="tx1"/>
            </w14:solidFill>
          </w14:textFill>
        </w:rPr>
      </w:pPr>
    </w:p>
    <w:p w14:paraId="14375836">
      <w:pPr>
        <w:spacing w:after="0" w:line="560" w:lineRule="exact"/>
        <w:rPr>
          <w:del w:id="255" w:author="咨询组" w:date="2026-01-20T14:07:32Z"/>
          <w:rFonts w:ascii="仿宋_GB2312" w:hAnsi="仿宋" w:eastAsia="仿宋_GB2312" w:cs="仿宋"/>
          <w:color w:val="000000" w:themeColor="text1"/>
          <w:sz w:val="32"/>
          <w:szCs w:val="32"/>
          <w14:textFill>
            <w14:solidFill>
              <w14:schemeClr w14:val="tx1"/>
            </w14:solidFill>
          </w14:textFill>
        </w:rPr>
      </w:pPr>
    </w:p>
    <w:p w14:paraId="07E17B20">
      <w:pPr>
        <w:spacing w:after="0" w:line="560" w:lineRule="exact"/>
        <w:rPr>
          <w:del w:id="256" w:author="咨询组" w:date="2026-01-20T14:07:34Z"/>
          <w:rFonts w:ascii="仿宋_GB2312" w:hAnsi="黑体" w:eastAsia="仿宋_GB2312"/>
          <w:bCs/>
          <w:color w:val="000000" w:themeColor="text1"/>
          <w:kern w:val="2"/>
          <w:sz w:val="32"/>
          <w:szCs w:val="32"/>
          <w14:textFill>
            <w14:solidFill>
              <w14:schemeClr w14:val="tx1"/>
            </w14:solidFill>
          </w14:textFill>
        </w:rPr>
      </w:pPr>
    </w:p>
    <w:p w14:paraId="4D14C78E">
      <w:pPr>
        <w:spacing w:after="0" w:line="560" w:lineRule="exact"/>
        <w:jc w:val="right"/>
        <w:rPr>
          <w:rFonts w:ascii="仿宋_GB2312" w:hAnsi="仿宋" w:eastAsia="仿宋_GB2312" w:cs="仿宋"/>
          <w:color w:val="000000" w:themeColor="text1"/>
          <w:sz w:val="32"/>
          <w:szCs w:val="32"/>
          <w14:textFill>
            <w14:solidFill>
              <w14:schemeClr w14:val="tx1"/>
            </w14:solidFill>
          </w14:textFill>
        </w:rPr>
      </w:pPr>
      <w:r>
        <w:rPr>
          <w:rFonts w:hint="eastAsia" w:ascii="仿宋_GB2312" w:hAnsi="仿宋" w:eastAsia="仿宋_GB2312" w:cs="仿宋"/>
          <w:color w:val="000000" w:themeColor="text1"/>
          <w:sz w:val="32"/>
          <w:szCs w:val="32"/>
          <w14:textFill>
            <w14:solidFill>
              <w14:schemeClr w14:val="tx1"/>
            </w14:solidFill>
          </w14:textFill>
        </w:rPr>
        <w:t>华润啤酒（控股）有限公司</w:t>
      </w:r>
    </w:p>
    <w:p w14:paraId="6B4A71A9">
      <w:pPr>
        <w:spacing w:after="0" w:line="560" w:lineRule="exact"/>
        <w:jc w:val="right"/>
        <w:rPr>
          <w:rFonts w:ascii="仿宋_GB2312" w:hAnsi="仿宋" w:eastAsia="仿宋_GB2312" w:cs="仿宋"/>
          <w:color w:val="000000" w:themeColor="text1"/>
          <w:sz w:val="32"/>
          <w:szCs w:val="32"/>
          <w14:textFill>
            <w14:solidFill>
              <w14:schemeClr w14:val="tx1"/>
            </w14:solidFill>
          </w14:textFill>
        </w:rPr>
      </w:pPr>
      <w:r>
        <w:rPr>
          <w:rFonts w:hint="eastAsia" w:ascii="仿宋_GB2312" w:hAnsi="仿宋" w:eastAsia="仿宋_GB2312" w:cs="仿宋"/>
          <w:color w:val="000000" w:themeColor="text1"/>
          <w:sz w:val="32"/>
          <w:szCs w:val="32"/>
          <w14:textFill>
            <w14:solidFill>
              <w14:schemeClr w14:val="tx1"/>
            </w14:solidFill>
          </w14:textFill>
        </w:rPr>
        <w:t>二○二四年九月</w:t>
      </w:r>
      <w:r>
        <w:rPr>
          <w:rFonts w:hint="eastAsia" w:ascii="仿宋_GB2312" w:hAnsi="仿宋" w:eastAsia="仿宋_GB2312" w:cs="仿宋"/>
          <w:color w:val="000000" w:themeColor="text1"/>
          <w:sz w:val="32"/>
          <w:szCs w:val="32"/>
          <w:lang w:eastAsia="zh-CN"/>
          <w14:textFill>
            <w14:solidFill>
              <w14:schemeClr w14:val="tx1"/>
            </w14:solidFill>
          </w14:textFill>
        </w:rPr>
        <w:t>九</w:t>
      </w:r>
      <w:r>
        <w:rPr>
          <w:rFonts w:hint="eastAsia" w:ascii="仿宋_GB2312" w:hAnsi="仿宋" w:eastAsia="仿宋_GB2312" w:cs="仿宋"/>
          <w:color w:val="000000" w:themeColor="text1"/>
          <w:sz w:val="32"/>
          <w:szCs w:val="32"/>
          <w14:textFill>
            <w14:solidFill>
              <w14:schemeClr w14:val="tx1"/>
            </w14:solidFill>
          </w14:textFill>
        </w:rPr>
        <w:t>日</w:t>
      </w:r>
    </w:p>
    <w:sectPr>
      <w:footerReference r:id="rId7" w:type="default"/>
      <w:pgSz w:w="11906" w:h="16838"/>
      <w:pgMar w:top="1440" w:right="1800" w:bottom="1440" w:left="1800" w:header="992"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roman"/>
    <w:pitch w:val="default"/>
    <w:sig w:usb0="00000287" w:usb1="00000000" w:usb2="00000000" w:usb3="00000000" w:csb0="200000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MicrosoftYaHei-Bold">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楷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6BC9B">
    <w:pPr>
      <w:pStyle w:val="7"/>
      <w:jc w:val="center"/>
    </w:pPr>
  </w:p>
  <w:p w14:paraId="0BAE9568">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443CD3C7">
        <w:pPr>
          <w:pStyle w:val="7"/>
          <w:jc w:val="cen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63375060"/>
      <w:placeholder>
        <w:docPart w:val="F2EB5BA70E9049EC8FFB4D03021B6556"/>
      </w:placeholder>
      <w:temporary/>
      <w:showingPlcHdr/>
      <w15:appearance w15:val="hidden"/>
    </w:sdtPr>
    <w:sdtContent>
      <w:p w14:paraId="78EF4BED">
        <w:pPr>
          <w:pStyle w:val="8"/>
          <w:spacing w:before="120" w:after="120"/>
        </w:pPr>
        <w:r>
          <w:rPr>
            <w:lang w:val="zh-CN"/>
          </w:rPr>
          <w:t>[在此处键入]</w:t>
        </w:r>
      </w:p>
    </w:sdtContent>
  </w:sdt>
  <w:p w14:paraId="4EACF1ED">
    <w:pPr>
      <w:pStyle w:val="8"/>
      <w:jc w:val="right"/>
    </w:pPr>
    <w:r>
      <w:drawing>
        <wp:inline distT="0" distB="0" distL="0" distR="0">
          <wp:extent cx="1206500" cy="292735"/>
          <wp:effectExtent l="0" t="0" r="0" b="0"/>
          <wp:docPr id="12" name="图片 12" descr="https://www.crc.com.hk/images/cr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s://www.crc.com.hk/images/crc-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3595" cy="31398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F77DB"/>
    <w:multiLevelType w:val="multilevel"/>
    <w:tmpl w:val="1A9F77DB"/>
    <w:lvl w:ilvl="0" w:tentative="0">
      <w:start w:val="1"/>
      <w:numFmt w:val="japaneseCounting"/>
      <w:pStyle w:val="28"/>
      <w:lvlText w:val="第%1章"/>
      <w:lvlJc w:val="left"/>
      <w:pPr>
        <w:ind w:left="1080" w:hanging="1080"/>
      </w:pPr>
      <w:rPr>
        <w:rFonts w:hint="eastAsia" w:ascii="黑体" w:hAnsi="黑体" w:eastAsia="黑体"/>
        <w:b w:val="0"/>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FC91163"/>
    <w:multiLevelType w:val="multilevel"/>
    <w:tmpl w:val="1FC91163"/>
    <w:lvl w:ilvl="0" w:tentative="0">
      <w:start w:val="1"/>
      <w:numFmt w:val="decimal"/>
      <w:pStyle w:val="36"/>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5"/>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37"/>
      <w:suff w:val="nothing"/>
      <w:lvlText w:val="%1.%2.%3　"/>
      <w:lvlJc w:val="left"/>
      <w:pPr>
        <w:ind w:left="0" w:firstLine="0"/>
      </w:pPr>
      <w:rPr>
        <w:rFonts w:hint="eastAsia" w:ascii="黑体" w:hAnsi="Times New Roman" w:eastAsia="黑体"/>
        <w:b w:val="0"/>
        <w:i w:val="0"/>
        <w:sz w:val="21"/>
      </w:rPr>
    </w:lvl>
    <w:lvl w:ilvl="3" w:tentative="0">
      <w:start w:val="1"/>
      <w:numFmt w:val="decimal"/>
      <w:pStyle w:val="40"/>
      <w:suff w:val="nothing"/>
      <w:lvlText w:val="%1.%2.%3.%4　"/>
      <w:lvlJc w:val="left"/>
      <w:pPr>
        <w:ind w:left="0" w:firstLine="0"/>
      </w:pPr>
      <w:rPr>
        <w:rFonts w:hint="eastAsia" w:ascii="黑体" w:hAnsi="Times New Roman" w:eastAsia="黑体"/>
        <w:b w:val="0"/>
        <w:i w:val="0"/>
        <w:sz w:val="21"/>
      </w:rPr>
    </w:lvl>
    <w:lvl w:ilvl="4" w:tentative="0">
      <w:start w:val="1"/>
      <w:numFmt w:val="decimal"/>
      <w:pStyle w:val="41"/>
      <w:suff w:val="nothing"/>
      <w:lvlText w:val="%1.%2.%3.%4.%5　"/>
      <w:lvlJc w:val="left"/>
      <w:pPr>
        <w:ind w:left="0" w:firstLine="0"/>
      </w:pPr>
      <w:rPr>
        <w:rFonts w:hint="eastAsia" w:ascii="黑体" w:hAnsi="Times New Roman" w:eastAsia="黑体"/>
        <w:b w:val="0"/>
        <w:i w:val="0"/>
        <w:sz w:val="21"/>
      </w:rPr>
    </w:lvl>
    <w:lvl w:ilvl="5" w:tentative="0">
      <w:start w:val="1"/>
      <w:numFmt w:val="decimal"/>
      <w:pStyle w:val="42"/>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2C5917C3"/>
    <w:multiLevelType w:val="multilevel"/>
    <w:tmpl w:val="2C5917C3"/>
    <w:lvl w:ilvl="0" w:tentative="0">
      <w:start w:val="1"/>
      <w:numFmt w:val="none"/>
      <w:pStyle w:val="38"/>
      <w:suff w:val="nothing"/>
      <w:lvlText w:val="%1——"/>
      <w:lvlJc w:val="left"/>
      <w:pPr>
        <w:ind w:left="833" w:hanging="408"/>
      </w:pPr>
      <w:rPr>
        <w:rFonts w:hint="eastAsia"/>
      </w:rPr>
    </w:lvl>
    <w:lvl w:ilvl="1" w:tentative="0">
      <w:start w:val="1"/>
      <w:numFmt w:val="bullet"/>
      <w:pStyle w:val="39"/>
      <w:lvlText w:val=""/>
      <w:lvlJc w:val="left"/>
      <w:pPr>
        <w:tabs>
          <w:tab w:val="left" w:pos="760"/>
        </w:tabs>
        <w:ind w:left="1264" w:hanging="413"/>
      </w:pPr>
      <w:rPr>
        <w:rFonts w:hint="default" w:ascii="Symbol" w:hAnsi="Symbol"/>
        <w:color w:val="auto"/>
      </w:rPr>
    </w:lvl>
    <w:lvl w:ilvl="2" w:tentative="0">
      <w:start w:val="1"/>
      <w:numFmt w:val="bullet"/>
      <w:pStyle w:val="43"/>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M1NjE4ZjU3MTllZmM5NmEzMWE4OGYxYjc1NWU1OTMifQ=="/>
  </w:docVars>
  <w:rsids>
    <w:rsidRoot w:val="00D63DDF"/>
    <w:rsid w:val="00000F41"/>
    <w:rsid w:val="00002E78"/>
    <w:rsid w:val="000033BB"/>
    <w:rsid w:val="00005DB0"/>
    <w:rsid w:val="00006EBE"/>
    <w:rsid w:val="00007CCB"/>
    <w:rsid w:val="000105FD"/>
    <w:rsid w:val="00011072"/>
    <w:rsid w:val="0001206E"/>
    <w:rsid w:val="00012964"/>
    <w:rsid w:val="00020E6F"/>
    <w:rsid w:val="000211FF"/>
    <w:rsid w:val="00022600"/>
    <w:rsid w:val="00022CA7"/>
    <w:rsid w:val="00023EA3"/>
    <w:rsid w:val="000240A1"/>
    <w:rsid w:val="00024815"/>
    <w:rsid w:val="00027602"/>
    <w:rsid w:val="00030275"/>
    <w:rsid w:val="000304F8"/>
    <w:rsid w:val="000305FE"/>
    <w:rsid w:val="00030B6D"/>
    <w:rsid w:val="00031F4C"/>
    <w:rsid w:val="000320A9"/>
    <w:rsid w:val="000323EE"/>
    <w:rsid w:val="000358C4"/>
    <w:rsid w:val="00036A53"/>
    <w:rsid w:val="00044263"/>
    <w:rsid w:val="00044C1C"/>
    <w:rsid w:val="00044C4C"/>
    <w:rsid w:val="0005090C"/>
    <w:rsid w:val="000510AD"/>
    <w:rsid w:val="00052670"/>
    <w:rsid w:val="00052F37"/>
    <w:rsid w:val="0005316A"/>
    <w:rsid w:val="000611A6"/>
    <w:rsid w:val="00061468"/>
    <w:rsid w:val="00061DF5"/>
    <w:rsid w:val="00064CC9"/>
    <w:rsid w:val="000667D1"/>
    <w:rsid w:val="00066F52"/>
    <w:rsid w:val="00067113"/>
    <w:rsid w:val="000678E6"/>
    <w:rsid w:val="00070732"/>
    <w:rsid w:val="00071A58"/>
    <w:rsid w:val="00072459"/>
    <w:rsid w:val="000724E8"/>
    <w:rsid w:val="0007253C"/>
    <w:rsid w:val="000734F3"/>
    <w:rsid w:val="00073646"/>
    <w:rsid w:val="0007529C"/>
    <w:rsid w:val="00076190"/>
    <w:rsid w:val="0007687C"/>
    <w:rsid w:val="00077798"/>
    <w:rsid w:val="00077AC8"/>
    <w:rsid w:val="00080FF2"/>
    <w:rsid w:val="00081BE8"/>
    <w:rsid w:val="00081F41"/>
    <w:rsid w:val="0008278D"/>
    <w:rsid w:val="000837FE"/>
    <w:rsid w:val="00085495"/>
    <w:rsid w:val="0008702D"/>
    <w:rsid w:val="000902C9"/>
    <w:rsid w:val="00090336"/>
    <w:rsid w:val="00090CEC"/>
    <w:rsid w:val="00091369"/>
    <w:rsid w:val="00093380"/>
    <w:rsid w:val="00093EBA"/>
    <w:rsid w:val="000945B0"/>
    <w:rsid w:val="00096101"/>
    <w:rsid w:val="000A055B"/>
    <w:rsid w:val="000A0F1F"/>
    <w:rsid w:val="000A2F74"/>
    <w:rsid w:val="000A31C9"/>
    <w:rsid w:val="000A3A83"/>
    <w:rsid w:val="000A49C4"/>
    <w:rsid w:val="000A67EC"/>
    <w:rsid w:val="000A7DED"/>
    <w:rsid w:val="000B22EE"/>
    <w:rsid w:val="000B2863"/>
    <w:rsid w:val="000B3E89"/>
    <w:rsid w:val="000B5AB3"/>
    <w:rsid w:val="000B603A"/>
    <w:rsid w:val="000B64C5"/>
    <w:rsid w:val="000C03B5"/>
    <w:rsid w:val="000C061A"/>
    <w:rsid w:val="000C1684"/>
    <w:rsid w:val="000C2DFD"/>
    <w:rsid w:val="000C3040"/>
    <w:rsid w:val="000C4EC6"/>
    <w:rsid w:val="000C66B0"/>
    <w:rsid w:val="000C7C18"/>
    <w:rsid w:val="000D0399"/>
    <w:rsid w:val="000D0927"/>
    <w:rsid w:val="000D57F9"/>
    <w:rsid w:val="000D6678"/>
    <w:rsid w:val="000D7A57"/>
    <w:rsid w:val="000E102C"/>
    <w:rsid w:val="000E22E4"/>
    <w:rsid w:val="000E2A52"/>
    <w:rsid w:val="000E4F85"/>
    <w:rsid w:val="000E51C2"/>
    <w:rsid w:val="000E63D2"/>
    <w:rsid w:val="000E7616"/>
    <w:rsid w:val="000E7AF4"/>
    <w:rsid w:val="000F0EFC"/>
    <w:rsid w:val="000F287D"/>
    <w:rsid w:val="000F28EC"/>
    <w:rsid w:val="000F426A"/>
    <w:rsid w:val="000F45B1"/>
    <w:rsid w:val="000F5D32"/>
    <w:rsid w:val="000F78DF"/>
    <w:rsid w:val="00104A63"/>
    <w:rsid w:val="00104C8A"/>
    <w:rsid w:val="00105D41"/>
    <w:rsid w:val="001066DF"/>
    <w:rsid w:val="00107707"/>
    <w:rsid w:val="0011079C"/>
    <w:rsid w:val="0011111D"/>
    <w:rsid w:val="00112828"/>
    <w:rsid w:val="00112985"/>
    <w:rsid w:val="00112FBD"/>
    <w:rsid w:val="00113599"/>
    <w:rsid w:val="001135CC"/>
    <w:rsid w:val="00113B0D"/>
    <w:rsid w:val="00113C3F"/>
    <w:rsid w:val="00115839"/>
    <w:rsid w:val="00116FE8"/>
    <w:rsid w:val="001172C0"/>
    <w:rsid w:val="001206AC"/>
    <w:rsid w:val="0012376B"/>
    <w:rsid w:val="00125280"/>
    <w:rsid w:val="00125D75"/>
    <w:rsid w:val="00126CED"/>
    <w:rsid w:val="001276A7"/>
    <w:rsid w:val="001325FE"/>
    <w:rsid w:val="00133E4C"/>
    <w:rsid w:val="00133F97"/>
    <w:rsid w:val="00134374"/>
    <w:rsid w:val="0013790E"/>
    <w:rsid w:val="001401A2"/>
    <w:rsid w:val="0014185A"/>
    <w:rsid w:val="00141DF4"/>
    <w:rsid w:val="00142B37"/>
    <w:rsid w:val="00142FB7"/>
    <w:rsid w:val="001433FE"/>
    <w:rsid w:val="00143D5E"/>
    <w:rsid w:val="0014602E"/>
    <w:rsid w:val="00146121"/>
    <w:rsid w:val="00146A92"/>
    <w:rsid w:val="00147555"/>
    <w:rsid w:val="001479DD"/>
    <w:rsid w:val="001515FE"/>
    <w:rsid w:val="00151C1C"/>
    <w:rsid w:val="001527EE"/>
    <w:rsid w:val="00153A47"/>
    <w:rsid w:val="001554FB"/>
    <w:rsid w:val="0015603D"/>
    <w:rsid w:val="00160743"/>
    <w:rsid w:val="00161981"/>
    <w:rsid w:val="00161DA6"/>
    <w:rsid w:val="00162E4A"/>
    <w:rsid w:val="00163472"/>
    <w:rsid w:val="001642E8"/>
    <w:rsid w:val="00164767"/>
    <w:rsid w:val="00166D88"/>
    <w:rsid w:val="00170D16"/>
    <w:rsid w:val="001711BC"/>
    <w:rsid w:val="001721DE"/>
    <w:rsid w:val="00172BAA"/>
    <w:rsid w:val="001748C7"/>
    <w:rsid w:val="0017697C"/>
    <w:rsid w:val="00180A2E"/>
    <w:rsid w:val="0018186A"/>
    <w:rsid w:val="00182955"/>
    <w:rsid w:val="001841C7"/>
    <w:rsid w:val="00185FD8"/>
    <w:rsid w:val="00187AB3"/>
    <w:rsid w:val="00187D3A"/>
    <w:rsid w:val="00187DD3"/>
    <w:rsid w:val="00190527"/>
    <w:rsid w:val="0019290E"/>
    <w:rsid w:val="001938F3"/>
    <w:rsid w:val="00193923"/>
    <w:rsid w:val="0019567D"/>
    <w:rsid w:val="00196C56"/>
    <w:rsid w:val="00196CBA"/>
    <w:rsid w:val="00197405"/>
    <w:rsid w:val="00197B23"/>
    <w:rsid w:val="00197E43"/>
    <w:rsid w:val="001A0A84"/>
    <w:rsid w:val="001A2578"/>
    <w:rsid w:val="001A3A32"/>
    <w:rsid w:val="001A3A49"/>
    <w:rsid w:val="001A3E90"/>
    <w:rsid w:val="001A5766"/>
    <w:rsid w:val="001A5B5C"/>
    <w:rsid w:val="001A70DC"/>
    <w:rsid w:val="001A72BE"/>
    <w:rsid w:val="001B0026"/>
    <w:rsid w:val="001B05A9"/>
    <w:rsid w:val="001B123B"/>
    <w:rsid w:val="001B2591"/>
    <w:rsid w:val="001B2625"/>
    <w:rsid w:val="001B28DB"/>
    <w:rsid w:val="001B3698"/>
    <w:rsid w:val="001B3866"/>
    <w:rsid w:val="001B445C"/>
    <w:rsid w:val="001B5913"/>
    <w:rsid w:val="001B5921"/>
    <w:rsid w:val="001B75B2"/>
    <w:rsid w:val="001B7A5F"/>
    <w:rsid w:val="001B7AFC"/>
    <w:rsid w:val="001C2C1C"/>
    <w:rsid w:val="001C30B1"/>
    <w:rsid w:val="001C32AC"/>
    <w:rsid w:val="001C44D9"/>
    <w:rsid w:val="001D1F10"/>
    <w:rsid w:val="001D2DCF"/>
    <w:rsid w:val="001D3C98"/>
    <w:rsid w:val="001D49A3"/>
    <w:rsid w:val="001D7A71"/>
    <w:rsid w:val="001E0ACE"/>
    <w:rsid w:val="001E22EF"/>
    <w:rsid w:val="001E2A3B"/>
    <w:rsid w:val="001E3733"/>
    <w:rsid w:val="001E3A27"/>
    <w:rsid w:val="001E4D2F"/>
    <w:rsid w:val="001E4E57"/>
    <w:rsid w:val="001E5D90"/>
    <w:rsid w:val="001E69D6"/>
    <w:rsid w:val="001E6D1A"/>
    <w:rsid w:val="001F000E"/>
    <w:rsid w:val="001F1036"/>
    <w:rsid w:val="001F24B4"/>
    <w:rsid w:val="001F26D2"/>
    <w:rsid w:val="001F3262"/>
    <w:rsid w:val="001F3404"/>
    <w:rsid w:val="001F4236"/>
    <w:rsid w:val="001F62B0"/>
    <w:rsid w:val="001F6304"/>
    <w:rsid w:val="001F67B5"/>
    <w:rsid w:val="001F7A14"/>
    <w:rsid w:val="00200B5F"/>
    <w:rsid w:val="00200D79"/>
    <w:rsid w:val="0020198C"/>
    <w:rsid w:val="00205485"/>
    <w:rsid w:val="00205A17"/>
    <w:rsid w:val="00205DBE"/>
    <w:rsid w:val="00210AD4"/>
    <w:rsid w:val="00210EAD"/>
    <w:rsid w:val="002138BF"/>
    <w:rsid w:val="00214296"/>
    <w:rsid w:val="002143CD"/>
    <w:rsid w:val="00214DC6"/>
    <w:rsid w:val="00215A80"/>
    <w:rsid w:val="002172D6"/>
    <w:rsid w:val="002206D4"/>
    <w:rsid w:val="00222B54"/>
    <w:rsid w:val="0022424E"/>
    <w:rsid w:val="002244F1"/>
    <w:rsid w:val="00225FA0"/>
    <w:rsid w:val="00227E40"/>
    <w:rsid w:val="0023001A"/>
    <w:rsid w:val="00230078"/>
    <w:rsid w:val="00236676"/>
    <w:rsid w:val="0023696B"/>
    <w:rsid w:val="00236BF4"/>
    <w:rsid w:val="00241A6B"/>
    <w:rsid w:val="002423B6"/>
    <w:rsid w:val="00242779"/>
    <w:rsid w:val="002429B9"/>
    <w:rsid w:val="00242AD2"/>
    <w:rsid w:val="002437CC"/>
    <w:rsid w:val="00245791"/>
    <w:rsid w:val="0024654A"/>
    <w:rsid w:val="002467AC"/>
    <w:rsid w:val="00250E61"/>
    <w:rsid w:val="00253DEF"/>
    <w:rsid w:val="00254F91"/>
    <w:rsid w:val="00255CAB"/>
    <w:rsid w:val="00257531"/>
    <w:rsid w:val="0026139F"/>
    <w:rsid w:val="002617A9"/>
    <w:rsid w:val="002622F9"/>
    <w:rsid w:val="0026274B"/>
    <w:rsid w:val="00263BE7"/>
    <w:rsid w:val="00264BCB"/>
    <w:rsid w:val="002657AA"/>
    <w:rsid w:val="00265D51"/>
    <w:rsid w:val="002668D1"/>
    <w:rsid w:val="00266A86"/>
    <w:rsid w:val="00267301"/>
    <w:rsid w:val="00270350"/>
    <w:rsid w:val="00271618"/>
    <w:rsid w:val="00272F75"/>
    <w:rsid w:val="00273614"/>
    <w:rsid w:val="00273778"/>
    <w:rsid w:val="002747E3"/>
    <w:rsid w:val="00276098"/>
    <w:rsid w:val="002760F5"/>
    <w:rsid w:val="0027654B"/>
    <w:rsid w:val="00280A9F"/>
    <w:rsid w:val="00283141"/>
    <w:rsid w:val="00283176"/>
    <w:rsid w:val="0028455C"/>
    <w:rsid w:val="00284A2D"/>
    <w:rsid w:val="00285817"/>
    <w:rsid w:val="00285B5F"/>
    <w:rsid w:val="00285CE9"/>
    <w:rsid w:val="002875A7"/>
    <w:rsid w:val="00291148"/>
    <w:rsid w:val="0029189B"/>
    <w:rsid w:val="002933C2"/>
    <w:rsid w:val="00293644"/>
    <w:rsid w:val="002942C7"/>
    <w:rsid w:val="00294A0C"/>
    <w:rsid w:val="00295736"/>
    <w:rsid w:val="00297EC6"/>
    <w:rsid w:val="002A0BDA"/>
    <w:rsid w:val="002A3638"/>
    <w:rsid w:val="002A5D90"/>
    <w:rsid w:val="002A6960"/>
    <w:rsid w:val="002A6F0E"/>
    <w:rsid w:val="002B125C"/>
    <w:rsid w:val="002B178D"/>
    <w:rsid w:val="002B1A52"/>
    <w:rsid w:val="002B1C8D"/>
    <w:rsid w:val="002B4F0D"/>
    <w:rsid w:val="002B6200"/>
    <w:rsid w:val="002B72EE"/>
    <w:rsid w:val="002B7C8D"/>
    <w:rsid w:val="002C11FD"/>
    <w:rsid w:val="002C4405"/>
    <w:rsid w:val="002C5E21"/>
    <w:rsid w:val="002C6109"/>
    <w:rsid w:val="002C638E"/>
    <w:rsid w:val="002C6A0B"/>
    <w:rsid w:val="002D3E66"/>
    <w:rsid w:val="002D44C2"/>
    <w:rsid w:val="002D4CD9"/>
    <w:rsid w:val="002D7834"/>
    <w:rsid w:val="002E0DB5"/>
    <w:rsid w:val="002E3327"/>
    <w:rsid w:val="002E348C"/>
    <w:rsid w:val="002E47D4"/>
    <w:rsid w:val="002E7158"/>
    <w:rsid w:val="002F28EC"/>
    <w:rsid w:val="002F2D76"/>
    <w:rsid w:val="002F3583"/>
    <w:rsid w:val="002F410A"/>
    <w:rsid w:val="002F4529"/>
    <w:rsid w:val="002F4C23"/>
    <w:rsid w:val="002F600E"/>
    <w:rsid w:val="002F62AC"/>
    <w:rsid w:val="002F6458"/>
    <w:rsid w:val="002F6B59"/>
    <w:rsid w:val="002F7157"/>
    <w:rsid w:val="002F77CB"/>
    <w:rsid w:val="00301C20"/>
    <w:rsid w:val="0030349F"/>
    <w:rsid w:val="00303567"/>
    <w:rsid w:val="00304A72"/>
    <w:rsid w:val="00307082"/>
    <w:rsid w:val="00307AB4"/>
    <w:rsid w:val="003116B4"/>
    <w:rsid w:val="00312D9F"/>
    <w:rsid w:val="00313727"/>
    <w:rsid w:val="00313841"/>
    <w:rsid w:val="00314E60"/>
    <w:rsid w:val="003160A2"/>
    <w:rsid w:val="00317F41"/>
    <w:rsid w:val="00320647"/>
    <w:rsid w:val="0032071F"/>
    <w:rsid w:val="00321693"/>
    <w:rsid w:val="00321EE9"/>
    <w:rsid w:val="00323B37"/>
    <w:rsid w:val="00324E93"/>
    <w:rsid w:val="00325558"/>
    <w:rsid w:val="00325EA2"/>
    <w:rsid w:val="00326D4B"/>
    <w:rsid w:val="00327693"/>
    <w:rsid w:val="0033083F"/>
    <w:rsid w:val="0033144B"/>
    <w:rsid w:val="0033185C"/>
    <w:rsid w:val="00331E22"/>
    <w:rsid w:val="00332233"/>
    <w:rsid w:val="003328A8"/>
    <w:rsid w:val="00333E2B"/>
    <w:rsid w:val="00336A86"/>
    <w:rsid w:val="00336E1F"/>
    <w:rsid w:val="00337380"/>
    <w:rsid w:val="00343A72"/>
    <w:rsid w:val="003443B5"/>
    <w:rsid w:val="0034553F"/>
    <w:rsid w:val="00346536"/>
    <w:rsid w:val="003513D3"/>
    <w:rsid w:val="003515E7"/>
    <w:rsid w:val="003536FC"/>
    <w:rsid w:val="00356FAF"/>
    <w:rsid w:val="0035730C"/>
    <w:rsid w:val="00360019"/>
    <w:rsid w:val="00360600"/>
    <w:rsid w:val="003608A6"/>
    <w:rsid w:val="00360A18"/>
    <w:rsid w:val="0036596D"/>
    <w:rsid w:val="003672F2"/>
    <w:rsid w:val="003717FF"/>
    <w:rsid w:val="0037205F"/>
    <w:rsid w:val="00372BF4"/>
    <w:rsid w:val="00373544"/>
    <w:rsid w:val="00373BA2"/>
    <w:rsid w:val="0037463E"/>
    <w:rsid w:val="00374C09"/>
    <w:rsid w:val="00375B05"/>
    <w:rsid w:val="00376C45"/>
    <w:rsid w:val="003772C5"/>
    <w:rsid w:val="00377B98"/>
    <w:rsid w:val="00377D35"/>
    <w:rsid w:val="003806BF"/>
    <w:rsid w:val="00380C78"/>
    <w:rsid w:val="00381815"/>
    <w:rsid w:val="00383682"/>
    <w:rsid w:val="00384176"/>
    <w:rsid w:val="00385156"/>
    <w:rsid w:val="00385F50"/>
    <w:rsid w:val="0038666E"/>
    <w:rsid w:val="00386FB2"/>
    <w:rsid w:val="00390847"/>
    <w:rsid w:val="00391015"/>
    <w:rsid w:val="00391462"/>
    <w:rsid w:val="0039187F"/>
    <w:rsid w:val="00393DB8"/>
    <w:rsid w:val="00395CEC"/>
    <w:rsid w:val="003A300C"/>
    <w:rsid w:val="003A511B"/>
    <w:rsid w:val="003A5AA7"/>
    <w:rsid w:val="003A75F0"/>
    <w:rsid w:val="003A7F21"/>
    <w:rsid w:val="003B0084"/>
    <w:rsid w:val="003B0E5C"/>
    <w:rsid w:val="003B1A27"/>
    <w:rsid w:val="003B3980"/>
    <w:rsid w:val="003B5AD0"/>
    <w:rsid w:val="003C0E6E"/>
    <w:rsid w:val="003C2FA2"/>
    <w:rsid w:val="003C6938"/>
    <w:rsid w:val="003D1777"/>
    <w:rsid w:val="003D25EE"/>
    <w:rsid w:val="003D30B3"/>
    <w:rsid w:val="003D571E"/>
    <w:rsid w:val="003D5E29"/>
    <w:rsid w:val="003D62F1"/>
    <w:rsid w:val="003D78EB"/>
    <w:rsid w:val="003D7A76"/>
    <w:rsid w:val="003E0F61"/>
    <w:rsid w:val="003E1FFD"/>
    <w:rsid w:val="003E7EC9"/>
    <w:rsid w:val="003F0BA0"/>
    <w:rsid w:val="003F4813"/>
    <w:rsid w:val="003F4929"/>
    <w:rsid w:val="003F5D16"/>
    <w:rsid w:val="003F601E"/>
    <w:rsid w:val="003F76FF"/>
    <w:rsid w:val="003F7E8D"/>
    <w:rsid w:val="00400043"/>
    <w:rsid w:val="004001F6"/>
    <w:rsid w:val="00400506"/>
    <w:rsid w:val="00400E94"/>
    <w:rsid w:val="0040126B"/>
    <w:rsid w:val="004013CA"/>
    <w:rsid w:val="00403A19"/>
    <w:rsid w:val="004044E5"/>
    <w:rsid w:val="0040505A"/>
    <w:rsid w:val="00405454"/>
    <w:rsid w:val="00410CA3"/>
    <w:rsid w:val="004119CE"/>
    <w:rsid w:val="00412470"/>
    <w:rsid w:val="00412559"/>
    <w:rsid w:val="0041414E"/>
    <w:rsid w:val="00415426"/>
    <w:rsid w:val="004168E5"/>
    <w:rsid w:val="00416E77"/>
    <w:rsid w:val="00421575"/>
    <w:rsid w:val="00421C87"/>
    <w:rsid w:val="00422FA6"/>
    <w:rsid w:val="00423C1B"/>
    <w:rsid w:val="00423C73"/>
    <w:rsid w:val="00425273"/>
    <w:rsid w:val="0042567F"/>
    <w:rsid w:val="00425CB8"/>
    <w:rsid w:val="0042623A"/>
    <w:rsid w:val="00426245"/>
    <w:rsid w:val="00427117"/>
    <w:rsid w:val="00431B85"/>
    <w:rsid w:val="0043253F"/>
    <w:rsid w:val="00434678"/>
    <w:rsid w:val="00434C5D"/>
    <w:rsid w:val="004355FA"/>
    <w:rsid w:val="00435A8E"/>
    <w:rsid w:val="00436389"/>
    <w:rsid w:val="00436A1E"/>
    <w:rsid w:val="00436DF1"/>
    <w:rsid w:val="0044332F"/>
    <w:rsid w:val="004441B3"/>
    <w:rsid w:val="00444448"/>
    <w:rsid w:val="00445129"/>
    <w:rsid w:val="00446D29"/>
    <w:rsid w:val="0044701F"/>
    <w:rsid w:val="004476E9"/>
    <w:rsid w:val="00451A03"/>
    <w:rsid w:val="00451CCC"/>
    <w:rsid w:val="0045204F"/>
    <w:rsid w:val="00452914"/>
    <w:rsid w:val="00453801"/>
    <w:rsid w:val="00453B78"/>
    <w:rsid w:val="004543CB"/>
    <w:rsid w:val="00454AB6"/>
    <w:rsid w:val="004552DD"/>
    <w:rsid w:val="004561D7"/>
    <w:rsid w:val="00461A98"/>
    <w:rsid w:val="00461DB5"/>
    <w:rsid w:val="004622CA"/>
    <w:rsid w:val="004624CE"/>
    <w:rsid w:val="00462532"/>
    <w:rsid w:val="00463983"/>
    <w:rsid w:val="0046533A"/>
    <w:rsid w:val="00465D12"/>
    <w:rsid w:val="004701E4"/>
    <w:rsid w:val="004705A8"/>
    <w:rsid w:val="00473786"/>
    <w:rsid w:val="0047411A"/>
    <w:rsid w:val="0047495C"/>
    <w:rsid w:val="00477EFA"/>
    <w:rsid w:val="004803E5"/>
    <w:rsid w:val="00481607"/>
    <w:rsid w:val="00481A16"/>
    <w:rsid w:val="00482FAD"/>
    <w:rsid w:val="004830B5"/>
    <w:rsid w:val="004858C5"/>
    <w:rsid w:val="00485B44"/>
    <w:rsid w:val="00486F52"/>
    <w:rsid w:val="00487DF7"/>
    <w:rsid w:val="00490185"/>
    <w:rsid w:val="004913D2"/>
    <w:rsid w:val="004922BB"/>
    <w:rsid w:val="0049301E"/>
    <w:rsid w:val="0049448C"/>
    <w:rsid w:val="00496C46"/>
    <w:rsid w:val="004A2F00"/>
    <w:rsid w:val="004A6EA9"/>
    <w:rsid w:val="004B0028"/>
    <w:rsid w:val="004B072D"/>
    <w:rsid w:val="004B2F09"/>
    <w:rsid w:val="004B623C"/>
    <w:rsid w:val="004B7BDF"/>
    <w:rsid w:val="004C0015"/>
    <w:rsid w:val="004C1E40"/>
    <w:rsid w:val="004C2E36"/>
    <w:rsid w:val="004C3676"/>
    <w:rsid w:val="004C3E6D"/>
    <w:rsid w:val="004C4AF3"/>
    <w:rsid w:val="004C53FD"/>
    <w:rsid w:val="004C5968"/>
    <w:rsid w:val="004D09FD"/>
    <w:rsid w:val="004D1005"/>
    <w:rsid w:val="004D2C84"/>
    <w:rsid w:val="004D3AF0"/>
    <w:rsid w:val="004D459A"/>
    <w:rsid w:val="004D4698"/>
    <w:rsid w:val="004D4D52"/>
    <w:rsid w:val="004D7927"/>
    <w:rsid w:val="004E03BF"/>
    <w:rsid w:val="004E129A"/>
    <w:rsid w:val="004E373E"/>
    <w:rsid w:val="004E4CE4"/>
    <w:rsid w:val="004E6F6D"/>
    <w:rsid w:val="004E74AC"/>
    <w:rsid w:val="004F0180"/>
    <w:rsid w:val="004F3F99"/>
    <w:rsid w:val="004F43CC"/>
    <w:rsid w:val="004F5978"/>
    <w:rsid w:val="004F5A64"/>
    <w:rsid w:val="004F5D7D"/>
    <w:rsid w:val="004F6659"/>
    <w:rsid w:val="004F6BFB"/>
    <w:rsid w:val="004F75D1"/>
    <w:rsid w:val="0050024C"/>
    <w:rsid w:val="00501D18"/>
    <w:rsid w:val="00501E8A"/>
    <w:rsid w:val="00501FDD"/>
    <w:rsid w:val="005024ED"/>
    <w:rsid w:val="005031AF"/>
    <w:rsid w:val="0050339D"/>
    <w:rsid w:val="00504762"/>
    <w:rsid w:val="005053A4"/>
    <w:rsid w:val="0050605C"/>
    <w:rsid w:val="005062AF"/>
    <w:rsid w:val="0050715B"/>
    <w:rsid w:val="00507B8A"/>
    <w:rsid w:val="0051195F"/>
    <w:rsid w:val="0051234D"/>
    <w:rsid w:val="005133E9"/>
    <w:rsid w:val="00513540"/>
    <w:rsid w:val="00514E21"/>
    <w:rsid w:val="00516B4A"/>
    <w:rsid w:val="00517240"/>
    <w:rsid w:val="00517EF0"/>
    <w:rsid w:val="00520319"/>
    <w:rsid w:val="005209B6"/>
    <w:rsid w:val="00520D89"/>
    <w:rsid w:val="00522CA6"/>
    <w:rsid w:val="00522CD7"/>
    <w:rsid w:val="005235E4"/>
    <w:rsid w:val="00523712"/>
    <w:rsid w:val="0052409B"/>
    <w:rsid w:val="00524C94"/>
    <w:rsid w:val="00525603"/>
    <w:rsid w:val="00526726"/>
    <w:rsid w:val="00530336"/>
    <w:rsid w:val="005303E7"/>
    <w:rsid w:val="00530640"/>
    <w:rsid w:val="00530A04"/>
    <w:rsid w:val="00530DB7"/>
    <w:rsid w:val="00533218"/>
    <w:rsid w:val="0053546D"/>
    <w:rsid w:val="00535B19"/>
    <w:rsid w:val="00536EF8"/>
    <w:rsid w:val="0054010F"/>
    <w:rsid w:val="00540872"/>
    <w:rsid w:val="005419BD"/>
    <w:rsid w:val="00541F91"/>
    <w:rsid w:val="005421C8"/>
    <w:rsid w:val="00542F0E"/>
    <w:rsid w:val="00544CF8"/>
    <w:rsid w:val="00545AB1"/>
    <w:rsid w:val="00547737"/>
    <w:rsid w:val="00552108"/>
    <w:rsid w:val="00553C93"/>
    <w:rsid w:val="00553D9C"/>
    <w:rsid w:val="00554277"/>
    <w:rsid w:val="00555713"/>
    <w:rsid w:val="0055615C"/>
    <w:rsid w:val="005602E1"/>
    <w:rsid w:val="00561128"/>
    <w:rsid w:val="005611AE"/>
    <w:rsid w:val="00561856"/>
    <w:rsid w:val="00562241"/>
    <w:rsid w:val="00562B4D"/>
    <w:rsid w:val="005639B7"/>
    <w:rsid w:val="00563B6D"/>
    <w:rsid w:val="005642A1"/>
    <w:rsid w:val="005657DD"/>
    <w:rsid w:val="00566F6B"/>
    <w:rsid w:val="00567B0A"/>
    <w:rsid w:val="0057122D"/>
    <w:rsid w:val="0057165D"/>
    <w:rsid w:val="00571783"/>
    <w:rsid w:val="00571BED"/>
    <w:rsid w:val="00572684"/>
    <w:rsid w:val="005726A4"/>
    <w:rsid w:val="00573D40"/>
    <w:rsid w:val="00581C4B"/>
    <w:rsid w:val="00581CD5"/>
    <w:rsid w:val="00581F1D"/>
    <w:rsid w:val="005827F3"/>
    <w:rsid w:val="0058471B"/>
    <w:rsid w:val="0058627A"/>
    <w:rsid w:val="005863A5"/>
    <w:rsid w:val="00586ADE"/>
    <w:rsid w:val="00587709"/>
    <w:rsid w:val="005877BD"/>
    <w:rsid w:val="00587BC9"/>
    <w:rsid w:val="0059111F"/>
    <w:rsid w:val="005914B5"/>
    <w:rsid w:val="005915C8"/>
    <w:rsid w:val="00591938"/>
    <w:rsid w:val="00591AAA"/>
    <w:rsid w:val="00592732"/>
    <w:rsid w:val="0059317B"/>
    <w:rsid w:val="005931BB"/>
    <w:rsid w:val="00593491"/>
    <w:rsid w:val="005944B0"/>
    <w:rsid w:val="00594EE5"/>
    <w:rsid w:val="005957F2"/>
    <w:rsid w:val="00597902"/>
    <w:rsid w:val="005A0E9C"/>
    <w:rsid w:val="005A2B0D"/>
    <w:rsid w:val="005A2B85"/>
    <w:rsid w:val="005A3D67"/>
    <w:rsid w:val="005A4682"/>
    <w:rsid w:val="005A4D15"/>
    <w:rsid w:val="005A6E11"/>
    <w:rsid w:val="005A7135"/>
    <w:rsid w:val="005B0895"/>
    <w:rsid w:val="005B0F20"/>
    <w:rsid w:val="005B20A7"/>
    <w:rsid w:val="005B284F"/>
    <w:rsid w:val="005B51D1"/>
    <w:rsid w:val="005B5A64"/>
    <w:rsid w:val="005B63C4"/>
    <w:rsid w:val="005C0D18"/>
    <w:rsid w:val="005C1EFE"/>
    <w:rsid w:val="005C4A30"/>
    <w:rsid w:val="005C55C2"/>
    <w:rsid w:val="005C5F00"/>
    <w:rsid w:val="005C6211"/>
    <w:rsid w:val="005C7650"/>
    <w:rsid w:val="005D0330"/>
    <w:rsid w:val="005D2673"/>
    <w:rsid w:val="005D2B25"/>
    <w:rsid w:val="005D3D07"/>
    <w:rsid w:val="005D4B94"/>
    <w:rsid w:val="005D4E66"/>
    <w:rsid w:val="005D600E"/>
    <w:rsid w:val="005D7A19"/>
    <w:rsid w:val="005D7A7E"/>
    <w:rsid w:val="005E0AA8"/>
    <w:rsid w:val="005E1144"/>
    <w:rsid w:val="005E1D1C"/>
    <w:rsid w:val="005E2C0A"/>
    <w:rsid w:val="005E33EC"/>
    <w:rsid w:val="005E515C"/>
    <w:rsid w:val="005E5B1C"/>
    <w:rsid w:val="005E6387"/>
    <w:rsid w:val="005E7043"/>
    <w:rsid w:val="005E71C9"/>
    <w:rsid w:val="005E752C"/>
    <w:rsid w:val="005F4E8A"/>
    <w:rsid w:val="005F5E6F"/>
    <w:rsid w:val="005F61EF"/>
    <w:rsid w:val="005F688D"/>
    <w:rsid w:val="005F6CDA"/>
    <w:rsid w:val="005F7343"/>
    <w:rsid w:val="005F79D4"/>
    <w:rsid w:val="00603489"/>
    <w:rsid w:val="00603828"/>
    <w:rsid w:val="0060409B"/>
    <w:rsid w:val="00604FD1"/>
    <w:rsid w:val="00605055"/>
    <w:rsid w:val="00605408"/>
    <w:rsid w:val="00605437"/>
    <w:rsid w:val="0060747B"/>
    <w:rsid w:val="00607ADD"/>
    <w:rsid w:val="006115F1"/>
    <w:rsid w:val="00611BF8"/>
    <w:rsid w:val="00612153"/>
    <w:rsid w:val="0061452B"/>
    <w:rsid w:val="006161A3"/>
    <w:rsid w:val="006204AA"/>
    <w:rsid w:val="006205CF"/>
    <w:rsid w:val="006211FC"/>
    <w:rsid w:val="006237E7"/>
    <w:rsid w:val="00627BC8"/>
    <w:rsid w:val="00627CFA"/>
    <w:rsid w:val="00630F90"/>
    <w:rsid w:val="00631E5D"/>
    <w:rsid w:val="00632232"/>
    <w:rsid w:val="00633A41"/>
    <w:rsid w:val="006348F6"/>
    <w:rsid w:val="00634DE1"/>
    <w:rsid w:val="006410B3"/>
    <w:rsid w:val="006413D1"/>
    <w:rsid w:val="00643282"/>
    <w:rsid w:val="00643436"/>
    <w:rsid w:val="006444C1"/>
    <w:rsid w:val="006451B1"/>
    <w:rsid w:val="00645624"/>
    <w:rsid w:val="0064665D"/>
    <w:rsid w:val="006469F8"/>
    <w:rsid w:val="00646FEA"/>
    <w:rsid w:val="006514E6"/>
    <w:rsid w:val="00652EC0"/>
    <w:rsid w:val="00655034"/>
    <w:rsid w:val="00655195"/>
    <w:rsid w:val="00655A20"/>
    <w:rsid w:val="006601CE"/>
    <w:rsid w:val="006653BD"/>
    <w:rsid w:val="00667F14"/>
    <w:rsid w:val="006727BE"/>
    <w:rsid w:val="0067564F"/>
    <w:rsid w:val="00676D51"/>
    <w:rsid w:val="00677D0C"/>
    <w:rsid w:val="00677DC0"/>
    <w:rsid w:val="006816D8"/>
    <w:rsid w:val="00681F43"/>
    <w:rsid w:val="00682D20"/>
    <w:rsid w:val="00683D01"/>
    <w:rsid w:val="00684C24"/>
    <w:rsid w:val="00684CB5"/>
    <w:rsid w:val="00685118"/>
    <w:rsid w:val="00685493"/>
    <w:rsid w:val="00685F57"/>
    <w:rsid w:val="00686813"/>
    <w:rsid w:val="00690BBA"/>
    <w:rsid w:val="00692438"/>
    <w:rsid w:val="00692572"/>
    <w:rsid w:val="006928FE"/>
    <w:rsid w:val="00692E4C"/>
    <w:rsid w:val="00695741"/>
    <w:rsid w:val="00696F8E"/>
    <w:rsid w:val="0069713F"/>
    <w:rsid w:val="00697765"/>
    <w:rsid w:val="006A042D"/>
    <w:rsid w:val="006A04B0"/>
    <w:rsid w:val="006A07F9"/>
    <w:rsid w:val="006A2A10"/>
    <w:rsid w:val="006A5121"/>
    <w:rsid w:val="006A5176"/>
    <w:rsid w:val="006B08DF"/>
    <w:rsid w:val="006B1C39"/>
    <w:rsid w:val="006B20BB"/>
    <w:rsid w:val="006B4B11"/>
    <w:rsid w:val="006B650C"/>
    <w:rsid w:val="006B768B"/>
    <w:rsid w:val="006C1114"/>
    <w:rsid w:val="006C2174"/>
    <w:rsid w:val="006C2E3B"/>
    <w:rsid w:val="006D1420"/>
    <w:rsid w:val="006D1E21"/>
    <w:rsid w:val="006D4622"/>
    <w:rsid w:val="006D56D0"/>
    <w:rsid w:val="006E158D"/>
    <w:rsid w:val="006E23B1"/>
    <w:rsid w:val="006E27C9"/>
    <w:rsid w:val="006E3874"/>
    <w:rsid w:val="006E559C"/>
    <w:rsid w:val="006F23EB"/>
    <w:rsid w:val="006F29AC"/>
    <w:rsid w:val="006F3126"/>
    <w:rsid w:val="006F3FC6"/>
    <w:rsid w:val="006F4253"/>
    <w:rsid w:val="007001BE"/>
    <w:rsid w:val="007008BD"/>
    <w:rsid w:val="00701719"/>
    <w:rsid w:val="00701D88"/>
    <w:rsid w:val="00701E9E"/>
    <w:rsid w:val="00703354"/>
    <w:rsid w:val="00706668"/>
    <w:rsid w:val="007074E1"/>
    <w:rsid w:val="00707D11"/>
    <w:rsid w:val="00707ECB"/>
    <w:rsid w:val="0071014F"/>
    <w:rsid w:val="0071026F"/>
    <w:rsid w:val="00710768"/>
    <w:rsid w:val="0071111B"/>
    <w:rsid w:val="00711A29"/>
    <w:rsid w:val="00715676"/>
    <w:rsid w:val="0071572C"/>
    <w:rsid w:val="00715D9A"/>
    <w:rsid w:val="007207E3"/>
    <w:rsid w:val="007218B1"/>
    <w:rsid w:val="007237F1"/>
    <w:rsid w:val="007247A3"/>
    <w:rsid w:val="00724C72"/>
    <w:rsid w:val="007259FA"/>
    <w:rsid w:val="00727426"/>
    <w:rsid w:val="007304BE"/>
    <w:rsid w:val="00732F4F"/>
    <w:rsid w:val="007330BF"/>
    <w:rsid w:val="007330E2"/>
    <w:rsid w:val="00733197"/>
    <w:rsid w:val="0073722F"/>
    <w:rsid w:val="00737A38"/>
    <w:rsid w:val="00740074"/>
    <w:rsid w:val="007401B1"/>
    <w:rsid w:val="00742396"/>
    <w:rsid w:val="00742CAF"/>
    <w:rsid w:val="00743744"/>
    <w:rsid w:val="00744FDF"/>
    <w:rsid w:val="00750FEF"/>
    <w:rsid w:val="00751CC9"/>
    <w:rsid w:val="007524F8"/>
    <w:rsid w:val="007542F3"/>
    <w:rsid w:val="00756580"/>
    <w:rsid w:val="007571FE"/>
    <w:rsid w:val="00757FB6"/>
    <w:rsid w:val="00763DA5"/>
    <w:rsid w:val="00764CA8"/>
    <w:rsid w:val="00766591"/>
    <w:rsid w:val="007673C7"/>
    <w:rsid w:val="00767C46"/>
    <w:rsid w:val="00767EDE"/>
    <w:rsid w:val="00771870"/>
    <w:rsid w:val="0077191E"/>
    <w:rsid w:val="00773811"/>
    <w:rsid w:val="00774229"/>
    <w:rsid w:val="007773BA"/>
    <w:rsid w:val="00777E26"/>
    <w:rsid w:val="0078074C"/>
    <w:rsid w:val="0078181D"/>
    <w:rsid w:val="0078276B"/>
    <w:rsid w:val="00782D2F"/>
    <w:rsid w:val="007877EB"/>
    <w:rsid w:val="00790C41"/>
    <w:rsid w:val="00791253"/>
    <w:rsid w:val="00791458"/>
    <w:rsid w:val="00791E4B"/>
    <w:rsid w:val="00791ECF"/>
    <w:rsid w:val="00793D75"/>
    <w:rsid w:val="00794751"/>
    <w:rsid w:val="00794EA5"/>
    <w:rsid w:val="00796CC5"/>
    <w:rsid w:val="00797B97"/>
    <w:rsid w:val="007A14A5"/>
    <w:rsid w:val="007A15FC"/>
    <w:rsid w:val="007B05A7"/>
    <w:rsid w:val="007B09CA"/>
    <w:rsid w:val="007B1DB4"/>
    <w:rsid w:val="007B2E62"/>
    <w:rsid w:val="007B329B"/>
    <w:rsid w:val="007B40A1"/>
    <w:rsid w:val="007B6081"/>
    <w:rsid w:val="007B71BE"/>
    <w:rsid w:val="007B749E"/>
    <w:rsid w:val="007C06AB"/>
    <w:rsid w:val="007C5B26"/>
    <w:rsid w:val="007C5F8B"/>
    <w:rsid w:val="007D19E8"/>
    <w:rsid w:val="007D25FA"/>
    <w:rsid w:val="007D381A"/>
    <w:rsid w:val="007D4547"/>
    <w:rsid w:val="007D5664"/>
    <w:rsid w:val="007D5A22"/>
    <w:rsid w:val="007D5AC2"/>
    <w:rsid w:val="007D7419"/>
    <w:rsid w:val="007D7C34"/>
    <w:rsid w:val="007E0657"/>
    <w:rsid w:val="007E1191"/>
    <w:rsid w:val="007E17B8"/>
    <w:rsid w:val="007E1BC8"/>
    <w:rsid w:val="007E2B13"/>
    <w:rsid w:val="007E3000"/>
    <w:rsid w:val="007E3F3F"/>
    <w:rsid w:val="007E4C20"/>
    <w:rsid w:val="007E506D"/>
    <w:rsid w:val="007E7D48"/>
    <w:rsid w:val="007F04D5"/>
    <w:rsid w:val="007F0D72"/>
    <w:rsid w:val="007F183F"/>
    <w:rsid w:val="007F212F"/>
    <w:rsid w:val="007F3449"/>
    <w:rsid w:val="007F4C37"/>
    <w:rsid w:val="007F750D"/>
    <w:rsid w:val="007F77C9"/>
    <w:rsid w:val="0080245E"/>
    <w:rsid w:val="00802474"/>
    <w:rsid w:val="00802D8D"/>
    <w:rsid w:val="00804D20"/>
    <w:rsid w:val="00804DC6"/>
    <w:rsid w:val="0081189A"/>
    <w:rsid w:val="00812DEB"/>
    <w:rsid w:val="00813DA1"/>
    <w:rsid w:val="008167A4"/>
    <w:rsid w:val="00816A3C"/>
    <w:rsid w:val="0081780A"/>
    <w:rsid w:val="008179D5"/>
    <w:rsid w:val="00820275"/>
    <w:rsid w:val="00822352"/>
    <w:rsid w:val="00822962"/>
    <w:rsid w:val="00824BDC"/>
    <w:rsid w:val="00824F0A"/>
    <w:rsid w:val="00830465"/>
    <w:rsid w:val="00830788"/>
    <w:rsid w:val="0083099C"/>
    <w:rsid w:val="00830B5F"/>
    <w:rsid w:val="00830C91"/>
    <w:rsid w:val="0083183B"/>
    <w:rsid w:val="00831FF8"/>
    <w:rsid w:val="0083354A"/>
    <w:rsid w:val="008337C0"/>
    <w:rsid w:val="00833B05"/>
    <w:rsid w:val="00834E47"/>
    <w:rsid w:val="00835740"/>
    <w:rsid w:val="00835D74"/>
    <w:rsid w:val="00843B1C"/>
    <w:rsid w:val="008444DA"/>
    <w:rsid w:val="0084490A"/>
    <w:rsid w:val="00844D6D"/>
    <w:rsid w:val="00850567"/>
    <w:rsid w:val="00850CC4"/>
    <w:rsid w:val="008522F7"/>
    <w:rsid w:val="00852D1C"/>
    <w:rsid w:val="0085579E"/>
    <w:rsid w:val="008567C0"/>
    <w:rsid w:val="0085798E"/>
    <w:rsid w:val="00861C70"/>
    <w:rsid w:val="00864222"/>
    <w:rsid w:val="008643DE"/>
    <w:rsid w:val="00865520"/>
    <w:rsid w:val="00866986"/>
    <w:rsid w:val="00870495"/>
    <w:rsid w:val="00870575"/>
    <w:rsid w:val="00870E08"/>
    <w:rsid w:val="00871202"/>
    <w:rsid w:val="008715DD"/>
    <w:rsid w:val="008716BD"/>
    <w:rsid w:val="00871AAD"/>
    <w:rsid w:val="00871E5F"/>
    <w:rsid w:val="008721F7"/>
    <w:rsid w:val="00872514"/>
    <w:rsid w:val="008734B9"/>
    <w:rsid w:val="00874851"/>
    <w:rsid w:val="00874E19"/>
    <w:rsid w:val="00877263"/>
    <w:rsid w:val="0087791D"/>
    <w:rsid w:val="00880D27"/>
    <w:rsid w:val="00880FCA"/>
    <w:rsid w:val="0088170F"/>
    <w:rsid w:val="008845CE"/>
    <w:rsid w:val="0088795C"/>
    <w:rsid w:val="00890584"/>
    <w:rsid w:val="00890AA4"/>
    <w:rsid w:val="00891411"/>
    <w:rsid w:val="00891A7B"/>
    <w:rsid w:val="00893689"/>
    <w:rsid w:val="00893948"/>
    <w:rsid w:val="00895447"/>
    <w:rsid w:val="00895B6C"/>
    <w:rsid w:val="008A09EF"/>
    <w:rsid w:val="008A2128"/>
    <w:rsid w:val="008A2F21"/>
    <w:rsid w:val="008A3280"/>
    <w:rsid w:val="008A3FB7"/>
    <w:rsid w:val="008A41BD"/>
    <w:rsid w:val="008A544A"/>
    <w:rsid w:val="008A5C43"/>
    <w:rsid w:val="008A5F8C"/>
    <w:rsid w:val="008A6D5D"/>
    <w:rsid w:val="008A7A48"/>
    <w:rsid w:val="008B26B9"/>
    <w:rsid w:val="008B2970"/>
    <w:rsid w:val="008B5CB9"/>
    <w:rsid w:val="008B6FAD"/>
    <w:rsid w:val="008C06B7"/>
    <w:rsid w:val="008C4C58"/>
    <w:rsid w:val="008C5339"/>
    <w:rsid w:val="008C5872"/>
    <w:rsid w:val="008C5877"/>
    <w:rsid w:val="008C68E5"/>
    <w:rsid w:val="008C7947"/>
    <w:rsid w:val="008D0FBD"/>
    <w:rsid w:val="008D1785"/>
    <w:rsid w:val="008D2992"/>
    <w:rsid w:val="008D2FCE"/>
    <w:rsid w:val="008D48D4"/>
    <w:rsid w:val="008E147A"/>
    <w:rsid w:val="008E1FA3"/>
    <w:rsid w:val="008E2A89"/>
    <w:rsid w:val="008E3241"/>
    <w:rsid w:val="008E4E0F"/>
    <w:rsid w:val="008E78F5"/>
    <w:rsid w:val="008F1116"/>
    <w:rsid w:val="008F26D9"/>
    <w:rsid w:val="008F2AAD"/>
    <w:rsid w:val="008F3BC9"/>
    <w:rsid w:val="008F5656"/>
    <w:rsid w:val="008F56E9"/>
    <w:rsid w:val="008F7799"/>
    <w:rsid w:val="008F7B2A"/>
    <w:rsid w:val="00901330"/>
    <w:rsid w:val="00901B82"/>
    <w:rsid w:val="0090579F"/>
    <w:rsid w:val="00907DF1"/>
    <w:rsid w:val="00910079"/>
    <w:rsid w:val="009102A6"/>
    <w:rsid w:val="009111E1"/>
    <w:rsid w:val="00913DEB"/>
    <w:rsid w:val="00914491"/>
    <w:rsid w:val="0091618B"/>
    <w:rsid w:val="009162EE"/>
    <w:rsid w:val="00916A15"/>
    <w:rsid w:val="0091757F"/>
    <w:rsid w:val="009175E9"/>
    <w:rsid w:val="00917EA8"/>
    <w:rsid w:val="00921F96"/>
    <w:rsid w:val="00922C36"/>
    <w:rsid w:val="00924311"/>
    <w:rsid w:val="00924ADA"/>
    <w:rsid w:val="00924F24"/>
    <w:rsid w:val="00925D21"/>
    <w:rsid w:val="00925DF1"/>
    <w:rsid w:val="009274B6"/>
    <w:rsid w:val="0092799A"/>
    <w:rsid w:val="00927ED9"/>
    <w:rsid w:val="00930184"/>
    <w:rsid w:val="00930230"/>
    <w:rsid w:val="009341D5"/>
    <w:rsid w:val="009353FC"/>
    <w:rsid w:val="00935476"/>
    <w:rsid w:val="00937DA4"/>
    <w:rsid w:val="00940605"/>
    <w:rsid w:val="00940FAA"/>
    <w:rsid w:val="00942E65"/>
    <w:rsid w:val="009436C6"/>
    <w:rsid w:val="00943703"/>
    <w:rsid w:val="00944449"/>
    <w:rsid w:val="00944535"/>
    <w:rsid w:val="00944740"/>
    <w:rsid w:val="0094571A"/>
    <w:rsid w:val="00945910"/>
    <w:rsid w:val="00946623"/>
    <w:rsid w:val="009479A9"/>
    <w:rsid w:val="00947D69"/>
    <w:rsid w:val="00947DDF"/>
    <w:rsid w:val="00952553"/>
    <w:rsid w:val="00952DCB"/>
    <w:rsid w:val="00952EB1"/>
    <w:rsid w:val="00953644"/>
    <w:rsid w:val="00953AFB"/>
    <w:rsid w:val="00954264"/>
    <w:rsid w:val="00954827"/>
    <w:rsid w:val="0095547D"/>
    <w:rsid w:val="00957CF4"/>
    <w:rsid w:val="00957F34"/>
    <w:rsid w:val="00963BC6"/>
    <w:rsid w:val="00970B9E"/>
    <w:rsid w:val="00971009"/>
    <w:rsid w:val="009725CF"/>
    <w:rsid w:val="009729A5"/>
    <w:rsid w:val="00973A78"/>
    <w:rsid w:val="00974C03"/>
    <w:rsid w:val="00975396"/>
    <w:rsid w:val="0097554F"/>
    <w:rsid w:val="00975F85"/>
    <w:rsid w:val="00976D7C"/>
    <w:rsid w:val="00977A47"/>
    <w:rsid w:val="00977FE8"/>
    <w:rsid w:val="009858EF"/>
    <w:rsid w:val="009864E3"/>
    <w:rsid w:val="00991CB8"/>
    <w:rsid w:val="00992001"/>
    <w:rsid w:val="00992E43"/>
    <w:rsid w:val="00993164"/>
    <w:rsid w:val="00993C1D"/>
    <w:rsid w:val="0099605F"/>
    <w:rsid w:val="009975AC"/>
    <w:rsid w:val="009A0325"/>
    <w:rsid w:val="009A1F8B"/>
    <w:rsid w:val="009A3543"/>
    <w:rsid w:val="009A46E5"/>
    <w:rsid w:val="009A56DF"/>
    <w:rsid w:val="009A63C6"/>
    <w:rsid w:val="009A773E"/>
    <w:rsid w:val="009B14D3"/>
    <w:rsid w:val="009B1794"/>
    <w:rsid w:val="009B2605"/>
    <w:rsid w:val="009B2E20"/>
    <w:rsid w:val="009B2EAC"/>
    <w:rsid w:val="009B399E"/>
    <w:rsid w:val="009B5885"/>
    <w:rsid w:val="009B6C4C"/>
    <w:rsid w:val="009B7BFB"/>
    <w:rsid w:val="009C1DC9"/>
    <w:rsid w:val="009C3D61"/>
    <w:rsid w:val="009C491B"/>
    <w:rsid w:val="009C5DF0"/>
    <w:rsid w:val="009C70C5"/>
    <w:rsid w:val="009C726C"/>
    <w:rsid w:val="009D0200"/>
    <w:rsid w:val="009D0434"/>
    <w:rsid w:val="009D05FD"/>
    <w:rsid w:val="009D15F5"/>
    <w:rsid w:val="009D3763"/>
    <w:rsid w:val="009D63D4"/>
    <w:rsid w:val="009D6F3D"/>
    <w:rsid w:val="009D720D"/>
    <w:rsid w:val="009E00FA"/>
    <w:rsid w:val="009E2DBF"/>
    <w:rsid w:val="009E33E5"/>
    <w:rsid w:val="009E45FD"/>
    <w:rsid w:val="009E4669"/>
    <w:rsid w:val="009E62CB"/>
    <w:rsid w:val="009E6618"/>
    <w:rsid w:val="009E6744"/>
    <w:rsid w:val="009F0B4C"/>
    <w:rsid w:val="009F0E6C"/>
    <w:rsid w:val="009F3008"/>
    <w:rsid w:val="009F51A3"/>
    <w:rsid w:val="009F5DC7"/>
    <w:rsid w:val="009F67EC"/>
    <w:rsid w:val="009F7447"/>
    <w:rsid w:val="00A0066B"/>
    <w:rsid w:val="00A03975"/>
    <w:rsid w:val="00A04C0F"/>
    <w:rsid w:val="00A06991"/>
    <w:rsid w:val="00A074E2"/>
    <w:rsid w:val="00A078B3"/>
    <w:rsid w:val="00A134FD"/>
    <w:rsid w:val="00A14863"/>
    <w:rsid w:val="00A15FE5"/>
    <w:rsid w:val="00A16BEC"/>
    <w:rsid w:val="00A178E0"/>
    <w:rsid w:val="00A23BC4"/>
    <w:rsid w:val="00A23C7E"/>
    <w:rsid w:val="00A25183"/>
    <w:rsid w:val="00A25BB6"/>
    <w:rsid w:val="00A27898"/>
    <w:rsid w:val="00A33339"/>
    <w:rsid w:val="00A3363B"/>
    <w:rsid w:val="00A34747"/>
    <w:rsid w:val="00A34B7F"/>
    <w:rsid w:val="00A35372"/>
    <w:rsid w:val="00A370A5"/>
    <w:rsid w:val="00A37CCC"/>
    <w:rsid w:val="00A401C3"/>
    <w:rsid w:val="00A4055B"/>
    <w:rsid w:val="00A406D5"/>
    <w:rsid w:val="00A40BC4"/>
    <w:rsid w:val="00A41B82"/>
    <w:rsid w:val="00A4299B"/>
    <w:rsid w:val="00A46574"/>
    <w:rsid w:val="00A46750"/>
    <w:rsid w:val="00A46A1A"/>
    <w:rsid w:val="00A46C2E"/>
    <w:rsid w:val="00A47789"/>
    <w:rsid w:val="00A50AA0"/>
    <w:rsid w:val="00A50B76"/>
    <w:rsid w:val="00A52B06"/>
    <w:rsid w:val="00A533AB"/>
    <w:rsid w:val="00A53D1B"/>
    <w:rsid w:val="00A554A1"/>
    <w:rsid w:val="00A554D0"/>
    <w:rsid w:val="00A56FE7"/>
    <w:rsid w:val="00A57D8A"/>
    <w:rsid w:val="00A60368"/>
    <w:rsid w:val="00A60B9B"/>
    <w:rsid w:val="00A60D37"/>
    <w:rsid w:val="00A61934"/>
    <w:rsid w:val="00A619DC"/>
    <w:rsid w:val="00A628F4"/>
    <w:rsid w:val="00A63045"/>
    <w:rsid w:val="00A6549A"/>
    <w:rsid w:val="00A65821"/>
    <w:rsid w:val="00A65BA4"/>
    <w:rsid w:val="00A661B8"/>
    <w:rsid w:val="00A701CC"/>
    <w:rsid w:val="00A70E4F"/>
    <w:rsid w:val="00A71C46"/>
    <w:rsid w:val="00A7496A"/>
    <w:rsid w:val="00A74C8F"/>
    <w:rsid w:val="00A760B4"/>
    <w:rsid w:val="00A76D24"/>
    <w:rsid w:val="00A77227"/>
    <w:rsid w:val="00A77409"/>
    <w:rsid w:val="00A77EE1"/>
    <w:rsid w:val="00A8080A"/>
    <w:rsid w:val="00A809D0"/>
    <w:rsid w:val="00A80B76"/>
    <w:rsid w:val="00A80D11"/>
    <w:rsid w:val="00A82847"/>
    <w:rsid w:val="00A82ED6"/>
    <w:rsid w:val="00A83043"/>
    <w:rsid w:val="00A836C2"/>
    <w:rsid w:val="00A83EDF"/>
    <w:rsid w:val="00A84AA9"/>
    <w:rsid w:val="00A85CB4"/>
    <w:rsid w:val="00A86FE4"/>
    <w:rsid w:val="00A90BFC"/>
    <w:rsid w:val="00A91220"/>
    <w:rsid w:val="00A91C46"/>
    <w:rsid w:val="00A91F6C"/>
    <w:rsid w:val="00A938DA"/>
    <w:rsid w:val="00A973A6"/>
    <w:rsid w:val="00A976E2"/>
    <w:rsid w:val="00AA044C"/>
    <w:rsid w:val="00AA0BCA"/>
    <w:rsid w:val="00AA1CE4"/>
    <w:rsid w:val="00AA3688"/>
    <w:rsid w:val="00AA3B8D"/>
    <w:rsid w:val="00AA440A"/>
    <w:rsid w:val="00AA4D0A"/>
    <w:rsid w:val="00AA6473"/>
    <w:rsid w:val="00AA66A9"/>
    <w:rsid w:val="00AB0282"/>
    <w:rsid w:val="00AB1C88"/>
    <w:rsid w:val="00AB398F"/>
    <w:rsid w:val="00AB3C16"/>
    <w:rsid w:val="00AB4794"/>
    <w:rsid w:val="00AB4E7C"/>
    <w:rsid w:val="00AB5586"/>
    <w:rsid w:val="00AB584D"/>
    <w:rsid w:val="00AB72FC"/>
    <w:rsid w:val="00AB7BBB"/>
    <w:rsid w:val="00AC08C9"/>
    <w:rsid w:val="00AC0913"/>
    <w:rsid w:val="00AC3266"/>
    <w:rsid w:val="00AC3A20"/>
    <w:rsid w:val="00AC4349"/>
    <w:rsid w:val="00AC4491"/>
    <w:rsid w:val="00AC58CA"/>
    <w:rsid w:val="00AC62ED"/>
    <w:rsid w:val="00AC7DBF"/>
    <w:rsid w:val="00AD08CD"/>
    <w:rsid w:val="00AD0D27"/>
    <w:rsid w:val="00AD1A9B"/>
    <w:rsid w:val="00AD211B"/>
    <w:rsid w:val="00AD3B9E"/>
    <w:rsid w:val="00AD4123"/>
    <w:rsid w:val="00AD4460"/>
    <w:rsid w:val="00AD7060"/>
    <w:rsid w:val="00AD70CF"/>
    <w:rsid w:val="00AD730C"/>
    <w:rsid w:val="00AD7347"/>
    <w:rsid w:val="00AE243E"/>
    <w:rsid w:val="00AE34B1"/>
    <w:rsid w:val="00AE391E"/>
    <w:rsid w:val="00AE3AF6"/>
    <w:rsid w:val="00AE6F68"/>
    <w:rsid w:val="00AF23D0"/>
    <w:rsid w:val="00AF24B4"/>
    <w:rsid w:val="00AF370D"/>
    <w:rsid w:val="00AF38B2"/>
    <w:rsid w:val="00AF3A11"/>
    <w:rsid w:val="00AF3E5B"/>
    <w:rsid w:val="00AF6A7B"/>
    <w:rsid w:val="00AF7236"/>
    <w:rsid w:val="00B0176A"/>
    <w:rsid w:val="00B01A78"/>
    <w:rsid w:val="00B03161"/>
    <w:rsid w:val="00B04F28"/>
    <w:rsid w:val="00B056D6"/>
    <w:rsid w:val="00B06E75"/>
    <w:rsid w:val="00B072DB"/>
    <w:rsid w:val="00B1025D"/>
    <w:rsid w:val="00B107EB"/>
    <w:rsid w:val="00B14716"/>
    <w:rsid w:val="00B14B6C"/>
    <w:rsid w:val="00B200FD"/>
    <w:rsid w:val="00B20182"/>
    <w:rsid w:val="00B21B93"/>
    <w:rsid w:val="00B228AE"/>
    <w:rsid w:val="00B2325D"/>
    <w:rsid w:val="00B23AE5"/>
    <w:rsid w:val="00B23D15"/>
    <w:rsid w:val="00B249FD"/>
    <w:rsid w:val="00B2646D"/>
    <w:rsid w:val="00B26A38"/>
    <w:rsid w:val="00B26F67"/>
    <w:rsid w:val="00B27BFF"/>
    <w:rsid w:val="00B317EF"/>
    <w:rsid w:val="00B3289D"/>
    <w:rsid w:val="00B34C22"/>
    <w:rsid w:val="00B34ED7"/>
    <w:rsid w:val="00B35D4C"/>
    <w:rsid w:val="00B361D6"/>
    <w:rsid w:val="00B4085A"/>
    <w:rsid w:val="00B40BA3"/>
    <w:rsid w:val="00B44918"/>
    <w:rsid w:val="00B46AC8"/>
    <w:rsid w:val="00B46E48"/>
    <w:rsid w:val="00B47BEA"/>
    <w:rsid w:val="00B52202"/>
    <w:rsid w:val="00B536EC"/>
    <w:rsid w:val="00B5490D"/>
    <w:rsid w:val="00B54ECB"/>
    <w:rsid w:val="00B55C06"/>
    <w:rsid w:val="00B57357"/>
    <w:rsid w:val="00B57429"/>
    <w:rsid w:val="00B57A5F"/>
    <w:rsid w:val="00B617C1"/>
    <w:rsid w:val="00B62946"/>
    <w:rsid w:val="00B643BE"/>
    <w:rsid w:val="00B6476E"/>
    <w:rsid w:val="00B6486E"/>
    <w:rsid w:val="00B6519C"/>
    <w:rsid w:val="00B6567B"/>
    <w:rsid w:val="00B66B05"/>
    <w:rsid w:val="00B674F4"/>
    <w:rsid w:val="00B67A5B"/>
    <w:rsid w:val="00B70135"/>
    <w:rsid w:val="00B71920"/>
    <w:rsid w:val="00B72F18"/>
    <w:rsid w:val="00B73B53"/>
    <w:rsid w:val="00B773D9"/>
    <w:rsid w:val="00B806D7"/>
    <w:rsid w:val="00B81567"/>
    <w:rsid w:val="00B82E65"/>
    <w:rsid w:val="00B858EB"/>
    <w:rsid w:val="00B87E39"/>
    <w:rsid w:val="00B87E5A"/>
    <w:rsid w:val="00B9002A"/>
    <w:rsid w:val="00B905AE"/>
    <w:rsid w:val="00B91DD0"/>
    <w:rsid w:val="00B9281A"/>
    <w:rsid w:val="00B92CD9"/>
    <w:rsid w:val="00B92E24"/>
    <w:rsid w:val="00B94848"/>
    <w:rsid w:val="00BA1384"/>
    <w:rsid w:val="00BA1426"/>
    <w:rsid w:val="00BA16D3"/>
    <w:rsid w:val="00BA1BC0"/>
    <w:rsid w:val="00BA34AF"/>
    <w:rsid w:val="00BA418A"/>
    <w:rsid w:val="00BA637E"/>
    <w:rsid w:val="00BA641C"/>
    <w:rsid w:val="00BB08EF"/>
    <w:rsid w:val="00BB19AD"/>
    <w:rsid w:val="00BB2A60"/>
    <w:rsid w:val="00BB2FB3"/>
    <w:rsid w:val="00BB4420"/>
    <w:rsid w:val="00BB4474"/>
    <w:rsid w:val="00BB6113"/>
    <w:rsid w:val="00BB6797"/>
    <w:rsid w:val="00BB7EEC"/>
    <w:rsid w:val="00BC01C9"/>
    <w:rsid w:val="00BC0DEA"/>
    <w:rsid w:val="00BC1070"/>
    <w:rsid w:val="00BC1CA9"/>
    <w:rsid w:val="00BC2F9B"/>
    <w:rsid w:val="00BC303F"/>
    <w:rsid w:val="00BC4FFD"/>
    <w:rsid w:val="00BC50F1"/>
    <w:rsid w:val="00BD0518"/>
    <w:rsid w:val="00BD1E3F"/>
    <w:rsid w:val="00BD2316"/>
    <w:rsid w:val="00BD2A72"/>
    <w:rsid w:val="00BD3785"/>
    <w:rsid w:val="00BD3900"/>
    <w:rsid w:val="00BD439F"/>
    <w:rsid w:val="00BD51F0"/>
    <w:rsid w:val="00BD5E9F"/>
    <w:rsid w:val="00BD6D83"/>
    <w:rsid w:val="00BE017F"/>
    <w:rsid w:val="00BE4878"/>
    <w:rsid w:val="00BE58E4"/>
    <w:rsid w:val="00BF04FF"/>
    <w:rsid w:val="00BF1010"/>
    <w:rsid w:val="00BF1462"/>
    <w:rsid w:val="00BF19C6"/>
    <w:rsid w:val="00BF2DD2"/>
    <w:rsid w:val="00C0130E"/>
    <w:rsid w:val="00C01803"/>
    <w:rsid w:val="00C01A7A"/>
    <w:rsid w:val="00C01F9B"/>
    <w:rsid w:val="00C02398"/>
    <w:rsid w:val="00C024D6"/>
    <w:rsid w:val="00C02503"/>
    <w:rsid w:val="00C03723"/>
    <w:rsid w:val="00C04303"/>
    <w:rsid w:val="00C07230"/>
    <w:rsid w:val="00C10830"/>
    <w:rsid w:val="00C12C9D"/>
    <w:rsid w:val="00C136F5"/>
    <w:rsid w:val="00C1402B"/>
    <w:rsid w:val="00C15E91"/>
    <w:rsid w:val="00C17B45"/>
    <w:rsid w:val="00C17DE0"/>
    <w:rsid w:val="00C21D73"/>
    <w:rsid w:val="00C23719"/>
    <w:rsid w:val="00C24B04"/>
    <w:rsid w:val="00C256B5"/>
    <w:rsid w:val="00C26616"/>
    <w:rsid w:val="00C27078"/>
    <w:rsid w:val="00C31055"/>
    <w:rsid w:val="00C3209C"/>
    <w:rsid w:val="00C3263F"/>
    <w:rsid w:val="00C332B3"/>
    <w:rsid w:val="00C35006"/>
    <w:rsid w:val="00C3531A"/>
    <w:rsid w:val="00C364F5"/>
    <w:rsid w:val="00C405DA"/>
    <w:rsid w:val="00C40C4B"/>
    <w:rsid w:val="00C41464"/>
    <w:rsid w:val="00C426A2"/>
    <w:rsid w:val="00C433BD"/>
    <w:rsid w:val="00C44525"/>
    <w:rsid w:val="00C45663"/>
    <w:rsid w:val="00C475F9"/>
    <w:rsid w:val="00C50100"/>
    <w:rsid w:val="00C5321F"/>
    <w:rsid w:val="00C5581F"/>
    <w:rsid w:val="00C5583B"/>
    <w:rsid w:val="00C56AA5"/>
    <w:rsid w:val="00C57199"/>
    <w:rsid w:val="00C60286"/>
    <w:rsid w:val="00C6061A"/>
    <w:rsid w:val="00C61E8E"/>
    <w:rsid w:val="00C64C6B"/>
    <w:rsid w:val="00C650AA"/>
    <w:rsid w:val="00C652E1"/>
    <w:rsid w:val="00C669B3"/>
    <w:rsid w:val="00C6719F"/>
    <w:rsid w:val="00C67E56"/>
    <w:rsid w:val="00C70C5D"/>
    <w:rsid w:val="00C74454"/>
    <w:rsid w:val="00C765FA"/>
    <w:rsid w:val="00C80F9B"/>
    <w:rsid w:val="00C82AE9"/>
    <w:rsid w:val="00C83CE6"/>
    <w:rsid w:val="00C8557D"/>
    <w:rsid w:val="00C85C84"/>
    <w:rsid w:val="00C85E90"/>
    <w:rsid w:val="00C909FC"/>
    <w:rsid w:val="00C912DF"/>
    <w:rsid w:val="00C92587"/>
    <w:rsid w:val="00C92D75"/>
    <w:rsid w:val="00C95045"/>
    <w:rsid w:val="00C95D3C"/>
    <w:rsid w:val="00C95E22"/>
    <w:rsid w:val="00C95EBC"/>
    <w:rsid w:val="00CA048D"/>
    <w:rsid w:val="00CA1227"/>
    <w:rsid w:val="00CA239A"/>
    <w:rsid w:val="00CA3438"/>
    <w:rsid w:val="00CA3DE6"/>
    <w:rsid w:val="00CA4B7A"/>
    <w:rsid w:val="00CA5246"/>
    <w:rsid w:val="00CA5274"/>
    <w:rsid w:val="00CA71D9"/>
    <w:rsid w:val="00CB0109"/>
    <w:rsid w:val="00CB2371"/>
    <w:rsid w:val="00CB30DF"/>
    <w:rsid w:val="00CB3E7F"/>
    <w:rsid w:val="00CB4F71"/>
    <w:rsid w:val="00CB546E"/>
    <w:rsid w:val="00CB673B"/>
    <w:rsid w:val="00CC02BB"/>
    <w:rsid w:val="00CC1ABF"/>
    <w:rsid w:val="00CC2EC1"/>
    <w:rsid w:val="00CC3134"/>
    <w:rsid w:val="00CD072D"/>
    <w:rsid w:val="00CD09CC"/>
    <w:rsid w:val="00CD152A"/>
    <w:rsid w:val="00CD176B"/>
    <w:rsid w:val="00CD36AD"/>
    <w:rsid w:val="00CD4607"/>
    <w:rsid w:val="00CD63C2"/>
    <w:rsid w:val="00CD6710"/>
    <w:rsid w:val="00CE0043"/>
    <w:rsid w:val="00CE024D"/>
    <w:rsid w:val="00CE0341"/>
    <w:rsid w:val="00CE040C"/>
    <w:rsid w:val="00CE12F1"/>
    <w:rsid w:val="00CE2493"/>
    <w:rsid w:val="00CE2516"/>
    <w:rsid w:val="00CE3E20"/>
    <w:rsid w:val="00CE4CB5"/>
    <w:rsid w:val="00CE507F"/>
    <w:rsid w:val="00CE5A7A"/>
    <w:rsid w:val="00CE61A8"/>
    <w:rsid w:val="00CE65E4"/>
    <w:rsid w:val="00CE72AC"/>
    <w:rsid w:val="00CF2DA2"/>
    <w:rsid w:val="00CF4674"/>
    <w:rsid w:val="00CF6AE9"/>
    <w:rsid w:val="00CF6BFE"/>
    <w:rsid w:val="00CF72D6"/>
    <w:rsid w:val="00D0074A"/>
    <w:rsid w:val="00D00DE9"/>
    <w:rsid w:val="00D01721"/>
    <w:rsid w:val="00D02663"/>
    <w:rsid w:val="00D05244"/>
    <w:rsid w:val="00D142F4"/>
    <w:rsid w:val="00D15010"/>
    <w:rsid w:val="00D15C8B"/>
    <w:rsid w:val="00D16AEF"/>
    <w:rsid w:val="00D17116"/>
    <w:rsid w:val="00D206AB"/>
    <w:rsid w:val="00D21500"/>
    <w:rsid w:val="00D21BB1"/>
    <w:rsid w:val="00D27B3A"/>
    <w:rsid w:val="00D301BA"/>
    <w:rsid w:val="00D30DBA"/>
    <w:rsid w:val="00D31B12"/>
    <w:rsid w:val="00D326DB"/>
    <w:rsid w:val="00D326F1"/>
    <w:rsid w:val="00D32840"/>
    <w:rsid w:val="00D3297D"/>
    <w:rsid w:val="00D3512E"/>
    <w:rsid w:val="00D3578D"/>
    <w:rsid w:val="00D36D3E"/>
    <w:rsid w:val="00D442D5"/>
    <w:rsid w:val="00D460DD"/>
    <w:rsid w:val="00D463BB"/>
    <w:rsid w:val="00D50533"/>
    <w:rsid w:val="00D523A3"/>
    <w:rsid w:val="00D52583"/>
    <w:rsid w:val="00D5280F"/>
    <w:rsid w:val="00D53EA1"/>
    <w:rsid w:val="00D54055"/>
    <w:rsid w:val="00D55D57"/>
    <w:rsid w:val="00D57C98"/>
    <w:rsid w:val="00D617D1"/>
    <w:rsid w:val="00D63DDF"/>
    <w:rsid w:val="00D63EC8"/>
    <w:rsid w:val="00D65D34"/>
    <w:rsid w:val="00D661BA"/>
    <w:rsid w:val="00D66E25"/>
    <w:rsid w:val="00D70868"/>
    <w:rsid w:val="00D7132A"/>
    <w:rsid w:val="00D71CF7"/>
    <w:rsid w:val="00D73ED9"/>
    <w:rsid w:val="00D75506"/>
    <w:rsid w:val="00D75D7F"/>
    <w:rsid w:val="00D76707"/>
    <w:rsid w:val="00D76722"/>
    <w:rsid w:val="00D77B3A"/>
    <w:rsid w:val="00D80C3F"/>
    <w:rsid w:val="00D80D8E"/>
    <w:rsid w:val="00D81874"/>
    <w:rsid w:val="00D82A2F"/>
    <w:rsid w:val="00D82DC6"/>
    <w:rsid w:val="00D8344E"/>
    <w:rsid w:val="00D850E9"/>
    <w:rsid w:val="00D91EB7"/>
    <w:rsid w:val="00D93640"/>
    <w:rsid w:val="00D93B4D"/>
    <w:rsid w:val="00D93D69"/>
    <w:rsid w:val="00D94723"/>
    <w:rsid w:val="00D96CE5"/>
    <w:rsid w:val="00D9719A"/>
    <w:rsid w:val="00D977C5"/>
    <w:rsid w:val="00DA0A2B"/>
    <w:rsid w:val="00DA0FFF"/>
    <w:rsid w:val="00DA250D"/>
    <w:rsid w:val="00DA298E"/>
    <w:rsid w:val="00DA3B30"/>
    <w:rsid w:val="00DA3D8A"/>
    <w:rsid w:val="00DA5727"/>
    <w:rsid w:val="00DA6070"/>
    <w:rsid w:val="00DA6899"/>
    <w:rsid w:val="00DB06FD"/>
    <w:rsid w:val="00DB20C4"/>
    <w:rsid w:val="00DB29C6"/>
    <w:rsid w:val="00DB3311"/>
    <w:rsid w:val="00DB37C3"/>
    <w:rsid w:val="00DB395F"/>
    <w:rsid w:val="00DB46BD"/>
    <w:rsid w:val="00DB4F70"/>
    <w:rsid w:val="00DB6A3C"/>
    <w:rsid w:val="00DB779D"/>
    <w:rsid w:val="00DB7B5B"/>
    <w:rsid w:val="00DB7C96"/>
    <w:rsid w:val="00DC1852"/>
    <w:rsid w:val="00DC2AC2"/>
    <w:rsid w:val="00DC2D1B"/>
    <w:rsid w:val="00DC442D"/>
    <w:rsid w:val="00DC6C70"/>
    <w:rsid w:val="00DD1C98"/>
    <w:rsid w:val="00DD2535"/>
    <w:rsid w:val="00DD301D"/>
    <w:rsid w:val="00DD30E7"/>
    <w:rsid w:val="00DD40CF"/>
    <w:rsid w:val="00DD55BC"/>
    <w:rsid w:val="00DD5970"/>
    <w:rsid w:val="00DE0879"/>
    <w:rsid w:val="00DE1469"/>
    <w:rsid w:val="00DE1638"/>
    <w:rsid w:val="00DE3AAC"/>
    <w:rsid w:val="00DE6FCB"/>
    <w:rsid w:val="00DF06A8"/>
    <w:rsid w:val="00DF0736"/>
    <w:rsid w:val="00DF1061"/>
    <w:rsid w:val="00DF14BE"/>
    <w:rsid w:val="00DF2675"/>
    <w:rsid w:val="00DF2A69"/>
    <w:rsid w:val="00DF3EA2"/>
    <w:rsid w:val="00DF4501"/>
    <w:rsid w:val="00DF4E91"/>
    <w:rsid w:val="00DF6592"/>
    <w:rsid w:val="00DF74C1"/>
    <w:rsid w:val="00E00DE1"/>
    <w:rsid w:val="00E01232"/>
    <w:rsid w:val="00E0273F"/>
    <w:rsid w:val="00E03193"/>
    <w:rsid w:val="00E04905"/>
    <w:rsid w:val="00E04AFE"/>
    <w:rsid w:val="00E07E42"/>
    <w:rsid w:val="00E106F1"/>
    <w:rsid w:val="00E11099"/>
    <w:rsid w:val="00E1127F"/>
    <w:rsid w:val="00E1152C"/>
    <w:rsid w:val="00E140AB"/>
    <w:rsid w:val="00E1577B"/>
    <w:rsid w:val="00E16113"/>
    <w:rsid w:val="00E169C8"/>
    <w:rsid w:val="00E17367"/>
    <w:rsid w:val="00E174C3"/>
    <w:rsid w:val="00E1782A"/>
    <w:rsid w:val="00E20290"/>
    <w:rsid w:val="00E22330"/>
    <w:rsid w:val="00E234DC"/>
    <w:rsid w:val="00E242D7"/>
    <w:rsid w:val="00E246DE"/>
    <w:rsid w:val="00E255E0"/>
    <w:rsid w:val="00E25850"/>
    <w:rsid w:val="00E25DE7"/>
    <w:rsid w:val="00E265DA"/>
    <w:rsid w:val="00E26B02"/>
    <w:rsid w:val="00E27098"/>
    <w:rsid w:val="00E27133"/>
    <w:rsid w:val="00E27626"/>
    <w:rsid w:val="00E30456"/>
    <w:rsid w:val="00E30DB3"/>
    <w:rsid w:val="00E31096"/>
    <w:rsid w:val="00E31DA0"/>
    <w:rsid w:val="00E32086"/>
    <w:rsid w:val="00E33595"/>
    <w:rsid w:val="00E3380E"/>
    <w:rsid w:val="00E34BF3"/>
    <w:rsid w:val="00E3521B"/>
    <w:rsid w:val="00E36B6F"/>
    <w:rsid w:val="00E371D4"/>
    <w:rsid w:val="00E40FD2"/>
    <w:rsid w:val="00E419A2"/>
    <w:rsid w:val="00E463C5"/>
    <w:rsid w:val="00E46970"/>
    <w:rsid w:val="00E46CB2"/>
    <w:rsid w:val="00E503BC"/>
    <w:rsid w:val="00E51C1A"/>
    <w:rsid w:val="00E52595"/>
    <w:rsid w:val="00E539F9"/>
    <w:rsid w:val="00E5468C"/>
    <w:rsid w:val="00E54C8B"/>
    <w:rsid w:val="00E559DF"/>
    <w:rsid w:val="00E56678"/>
    <w:rsid w:val="00E56FE4"/>
    <w:rsid w:val="00E57014"/>
    <w:rsid w:val="00E57747"/>
    <w:rsid w:val="00E60F70"/>
    <w:rsid w:val="00E6193D"/>
    <w:rsid w:val="00E61B95"/>
    <w:rsid w:val="00E624F9"/>
    <w:rsid w:val="00E62B94"/>
    <w:rsid w:val="00E63DBC"/>
    <w:rsid w:val="00E658CE"/>
    <w:rsid w:val="00E659BA"/>
    <w:rsid w:val="00E65A96"/>
    <w:rsid w:val="00E6723F"/>
    <w:rsid w:val="00E7081D"/>
    <w:rsid w:val="00E7092B"/>
    <w:rsid w:val="00E71C26"/>
    <w:rsid w:val="00E72190"/>
    <w:rsid w:val="00E730DB"/>
    <w:rsid w:val="00E7352E"/>
    <w:rsid w:val="00E736F8"/>
    <w:rsid w:val="00E74B83"/>
    <w:rsid w:val="00E76170"/>
    <w:rsid w:val="00E76909"/>
    <w:rsid w:val="00E77E9E"/>
    <w:rsid w:val="00E8189F"/>
    <w:rsid w:val="00E81AF7"/>
    <w:rsid w:val="00E81E5C"/>
    <w:rsid w:val="00E82889"/>
    <w:rsid w:val="00E82BA4"/>
    <w:rsid w:val="00E83684"/>
    <w:rsid w:val="00E86221"/>
    <w:rsid w:val="00E902C8"/>
    <w:rsid w:val="00E92595"/>
    <w:rsid w:val="00E9269F"/>
    <w:rsid w:val="00E9280A"/>
    <w:rsid w:val="00E92F76"/>
    <w:rsid w:val="00E937AB"/>
    <w:rsid w:val="00E93B3B"/>
    <w:rsid w:val="00E945A1"/>
    <w:rsid w:val="00E9468F"/>
    <w:rsid w:val="00E96943"/>
    <w:rsid w:val="00E96E7B"/>
    <w:rsid w:val="00E97CE1"/>
    <w:rsid w:val="00EA0FAE"/>
    <w:rsid w:val="00EA1085"/>
    <w:rsid w:val="00EA2A1F"/>
    <w:rsid w:val="00EA3114"/>
    <w:rsid w:val="00EA3E45"/>
    <w:rsid w:val="00EA4763"/>
    <w:rsid w:val="00EA4B69"/>
    <w:rsid w:val="00EA65A9"/>
    <w:rsid w:val="00EB0302"/>
    <w:rsid w:val="00EB067A"/>
    <w:rsid w:val="00EB08A6"/>
    <w:rsid w:val="00EB0A92"/>
    <w:rsid w:val="00EB37C9"/>
    <w:rsid w:val="00EB4305"/>
    <w:rsid w:val="00EB4424"/>
    <w:rsid w:val="00EB5833"/>
    <w:rsid w:val="00EB5F22"/>
    <w:rsid w:val="00EB6CE0"/>
    <w:rsid w:val="00EB79A5"/>
    <w:rsid w:val="00EC14C3"/>
    <w:rsid w:val="00EC2F64"/>
    <w:rsid w:val="00EC4017"/>
    <w:rsid w:val="00EC66F7"/>
    <w:rsid w:val="00EC725A"/>
    <w:rsid w:val="00ED09FC"/>
    <w:rsid w:val="00ED0FF6"/>
    <w:rsid w:val="00ED2421"/>
    <w:rsid w:val="00ED3268"/>
    <w:rsid w:val="00ED611A"/>
    <w:rsid w:val="00ED73A6"/>
    <w:rsid w:val="00EE0976"/>
    <w:rsid w:val="00EE0C52"/>
    <w:rsid w:val="00EE1F3C"/>
    <w:rsid w:val="00EE29FE"/>
    <w:rsid w:val="00EE2C3D"/>
    <w:rsid w:val="00EE395C"/>
    <w:rsid w:val="00EE3B43"/>
    <w:rsid w:val="00EE45FA"/>
    <w:rsid w:val="00EE4A80"/>
    <w:rsid w:val="00EE5FC5"/>
    <w:rsid w:val="00EE6F67"/>
    <w:rsid w:val="00EF08EA"/>
    <w:rsid w:val="00EF1874"/>
    <w:rsid w:val="00EF1D75"/>
    <w:rsid w:val="00EF398C"/>
    <w:rsid w:val="00EF4063"/>
    <w:rsid w:val="00EF5479"/>
    <w:rsid w:val="00F00095"/>
    <w:rsid w:val="00F008F7"/>
    <w:rsid w:val="00F00D63"/>
    <w:rsid w:val="00F00E37"/>
    <w:rsid w:val="00F0189F"/>
    <w:rsid w:val="00F01FFA"/>
    <w:rsid w:val="00F02E43"/>
    <w:rsid w:val="00F03C0E"/>
    <w:rsid w:val="00F047E9"/>
    <w:rsid w:val="00F048AF"/>
    <w:rsid w:val="00F05A9F"/>
    <w:rsid w:val="00F0702A"/>
    <w:rsid w:val="00F07547"/>
    <w:rsid w:val="00F07730"/>
    <w:rsid w:val="00F07987"/>
    <w:rsid w:val="00F1091E"/>
    <w:rsid w:val="00F1163C"/>
    <w:rsid w:val="00F122CB"/>
    <w:rsid w:val="00F12FF7"/>
    <w:rsid w:val="00F148BB"/>
    <w:rsid w:val="00F14C04"/>
    <w:rsid w:val="00F164C6"/>
    <w:rsid w:val="00F1700B"/>
    <w:rsid w:val="00F2062C"/>
    <w:rsid w:val="00F206B3"/>
    <w:rsid w:val="00F20C35"/>
    <w:rsid w:val="00F224B6"/>
    <w:rsid w:val="00F22AD2"/>
    <w:rsid w:val="00F22EA6"/>
    <w:rsid w:val="00F24282"/>
    <w:rsid w:val="00F24A2E"/>
    <w:rsid w:val="00F24B10"/>
    <w:rsid w:val="00F30941"/>
    <w:rsid w:val="00F31BA6"/>
    <w:rsid w:val="00F3233B"/>
    <w:rsid w:val="00F33700"/>
    <w:rsid w:val="00F34168"/>
    <w:rsid w:val="00F34240"/>
    <w:rsid w:val="00F350F7"/>
    <w:rsid w:val="00F358B3"/>
    <w:rsid w:val="00F35DB7"/>
    <w:rsid w:val="00F368AE"/>
    <w:rsid w:val="00F372E0"/>
    <w:rsid w:val="00F41ED4"/>
    <w:rsid w:val="00F42166"/>
    <w:rsid w:val="00F4253E"/>
    <w:rsid w:val="00F426C5"/>
    <w:rsid w:val="00F42E3B"/>
    <w:rsid w:val="00F43CED"/>
    <w:rsid w:val="00F43FF0"/>
    <w:rsid w:val="00F44098"/>
    <w:rsid w:val="00F440D2"/>
    <w:rsid w:val="00F44A23"/>
    <w:rsid w:val="00F4749E"/>
    <w:rsid w:val="00F47A7C"/>
    <w:rsid w:val="00F502FD"/>
    <w:rsid w:val="00F508B7"/>
    <w:rsid w:val="00F50F80"/>
    <w:rsid w:val="00F5208A"/>
    <w:rsid w:val="00F5351B"/>
    <w:rsid w:val="00F54509"/>
    <w:rsid w:val="00F564FE"/>
    <w:rsid w:val="00F57B01"/>
    <w:rsid w:val="00F604C5"/>
    <w:rsid w:val="00F62207"/>
    <w:rsid w:val="00F641AB"/>
    <w:rsid w:val="00F648A0"/>
    <w:rsid w:val="00F64C64"/>
    <w:rsid w:val="00F66067"/>
    <w:rsid w:val="00F66F5B"/>
    <w:rsid w:val="00F670DA"/>
    <w:rsid w:val="00F70516"/>
    <w:rsid w:val="00F71674"/>
    <w:rsid w:val="00F7175C"/>
    <w:rsid w:val="00F71E00"/>
    <w:rsid w:val="00F76307"/>
    <w:rsid w:val="00F76901"/>
    <w:rsid w:val="00F77B6D"/>
    <w:rsid w:val="00F808C4"/>
    <w:rsid w:val="00F80A67"/>
    <w:rsid w:val="00F81760"/>
    <w:rsid w:val="00F856B0"/>
    <w:rsid w:val="00F85DAF"/>
    <w:rsid w:val="00F86333"/>
    <w:rsid w:val="00F86E5E"/>
    <w:rsid w:val="00F87034"/>
    <w:rsid w:val="00F875A6"/>
    <w:rsid w:val="00F8772A"/>
    <w:rsid w:val="00F91EE1"/>
    <w:rsid w:val="00F94153"/>
    <w:rsid w:val="00F96A4B"/>
    <w:rsid w:val="00FA02A3"/>
    <w:rsid w:val="00FA0DD8"/>
    <w:rsid w:val="00FA0FCE"/>
    <w:rsid w:val="00FA1400"/>
    <w:rsid w:val="00FA3D85"/>
    <w:rsid w:val="00FA409A"/>
    <w:rsid w:val="00FA46C6"/>
    <w:rsid w:val="00FA509D"/>
    <w:rsid w:val="00FA51B9"/>
    <w:rsid w:val="00FA6E81"/>
    <w:rsid w:val="00FA7084"/>
    <w:rsid w:val="00FA7DEF"/>
    <w:rsid w:val="00FB010A"/>
    <w:rsid w:val="00FB01FA"/>
    <w:rsid w:val="00FB0D24"/>
    <w:rsid w:val="00FB5B6F"/>
    <w:rsid w:val="00FB6A49"/>
    <w:rsid w:val="00FB771D"/>
    <w:rsid w:val="00FC1157"/>
    <w:rsid w:val="00FC2AAE"/>
    <w:rsid w:val="00FC3236"/>
    <w:rsid w:val="00FC3D05"/>
    <w:rsid w:val="00FC5B0F"/>
    <w:rsid w:val="00FD1738"/>
    <w:rsid w:val="00FD1887"/>
    <w:rsid w:val="00FD1941"/>
    <w:rsid w:val="00FD1D9B"/>
    <w:rsid w:val="00FD2AB4"/>
    <w:rsid w:val="00FD3C57"/>
    <w:rsid w:val="00FD6086"/>
    <w:rsid w:val="00FD6510"/>
    <w:rsid w:val="00FE003D"/>
    <w:rsid w:val="00FE0865"/>
    <w:rsid w:val="00FE18AF"/>
    <w:rsid w:val="00FE27E5"/>
    <w:rsid w:val="00FE52BE"/>
    <w:rsid w:val="00FE6D57"/>
    <w:rsid w:val="00FE7572"/>
    <w:rsid w:val="00FF013E"/>
    <w:rsid w:val="00FF2CA9"/>
    <w:rsid w:val="00FF2E58"/>
    <w:rsid w:val="00FF36B8"/>
    <w:rsid w:val="04BA47E9"/>
    <w:rsid w:val="04DE3A23"/>
    <w:rsid w:val="0A2C7B56"/>
    <w:rsid w:val="10C2298C"/>
    <w:rsid w:val="11742238"/>
    <w:rsid w:val="12017CF9"/>
    <w:rsid w:val="16AD2CCA"/>
    <w:rsid w:val="189C6A4F"/>
    <w:rsid w:val="1BBC10EF"/>
    <w:rsid w:val="1E7B1677"/>
    <w:rsid w:val="20F70BAE"/>
    <w:rsid w:val="226D4721"/>
    <w:rsid w:val="24952DB4"/>
    <w:rsid w:val="264D28A0"/>
    <w:rsid w:val="2862019F"/>
    <w:rsid w:val="2FCA1F22"/>
    <w:rsid w:val="33D3009A"/>
    <w:rsid w:val="39B437C3"/>
    <w:rsid w:val="39E55DAA"/>
    <w:rsid w:val="3DF807C0"/>
    <w:rsid w:val="40364756"/>
    <w:rsid w:val="40F51B62"/>
    <w:rsid w:val="480E1E7B"/>
    <w:rsid w:val="4CF610AB"/>
    <w:rsid w:val="51BC14AD"/>
    <w:rsid w:val="547A20A2"/>
    <w:rsid w:val="59852005"/>
    <w:rsid w:val="5C182322"/>
    <w:rsid w:val="5E1B4A56"/>
    <w:rsid w:val="5F006ED4"/>
    <w:rsid w:val="61F83C07"/>
    <w:rsid w:val="6531749F"/>
    <w:rsid w:val="65D232CE"/>
    <w:rsid w:val="66C272D9"/>
    <w:rsid w:val="67130C17"/>
    <w:rsid w:val="6ABA1153"/>
    <w:rsid w:val="6C7E104A"/>
    <w:rsid w:val="6C860820"/>
    <w:rsid w:val="6E1B525A"/>
    <w:rsid w:val="6FAC6741"/>
    <w:rsid w:val="726D0FAC"/>
    <w:rsid w:val="767B0D34"/>
    <w:rsid w:val="7AC541C8"/>
    <w:rsid w:val="7BD230D2"/>
    <w:rsid w:val="7E7A0ECD"/>
    <w:rsid w:val="7E84725B"/>
    <w:rsid w:val="AFFF18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Georgia" w:hAnsi="Georgia" w:eastAsia="宋体" w:cstheme="minorBidi"/>
      <w:sz w:val="22"/>
      <w:szCs w:val="22"/>
      <w:lang w:val="en-US" w:eastAsia="zh-CN" w:bidi="ar-SA"/>
    </w:rPr>
  </w:style>
  <w:style w:type="paragraph" w:styleId="2">
    <w:name w:val="heading 1"/>
    <w:basedOn w:val="1"/>
    <w:next w:val="1"/>
    <w:link w:val="4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5"/>
    <w:semiHidden/>
    <w:unhideWhenUsed/>
    <w:qFormat/>
    <w:uiPriority w:val="0"/>
    <w:pPr>
      <w:keepNext/>
      <w:keepLines/>
      <w:widowControl w:val="0"/>
      <w:spacing w:before="260" w:after="260" w:line="415" w:lineRule="auto"/>
      <w:jc w:val="both"/>
      <w:outlineLvl w:val="1"/>
    </w:pPr>
    <w:rPr>
      <w:rFonts w:ascii="Arial" w:hAnsi="Arial" w:eastAsia="黑体" w:cs="Times New Roman"/>
      <w:b/>
      <w:bCs/>
      <w:kern w:val="2"/>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51"/>
    <w:unhideWhenUsed/>
    <w:qFormat/>
    <w:uiPriority w:val="99"/>
  </w:style>
  <w:style w:type="paragraph" w:styleId="5">
    <w:name w:val="toc 3"/>
    <w:basedOn w:val="1"/>
    <w:next w:val="1"/>
    <w:autoRedefine/>
    <w:qFormat/>
    <w:uiPriority w:val="39"/>
    <w:pPr>
      <w:widowControl w:val="0"/>
      <w:tabs>
        <w:tab w:val="right" w:leader="dot" w:pos="9241"/>
      </w:tabs>
      <w:spacing w:after="0" w:line="240" w:lineRule="auto"/>
      <w:ind w:firstLine="100" w:firstLineChars="100"/>
    </w:pPr>
    <w:rPr>
      <w:rFonts w:ascii="宋体" w:hAnsi="Times New Roman" w:cs="Times New Roman"/>
      <w:kern w:val="2"/>
      <w:sz w:val="21"/>
      <w:szCs w:val="21"/>
    </w:rPr>
  </w:style>
  <w:style w:type="paragraph" w:styleId="6">
    <w:name w:val="Balloon Text"/>
    <w:basedOn w:val="1"/>
    <w:link w:val="30"/>
    <w:semiHidden/>
    <w:unhideWhenUsed/>
    <w:qFormat/>
    <w:uiPriority w:val="99"/>
    <w:pPr>
      <w:spacing w:after="0" w:line="240" w:lineRule="auto"/>
    </w:pPr>
    <w:rPr>
      <w:sz w:val="18"/>
      <w:szCs w:val="18"/>
    </w:rPr>
  </w:style>
  <w:style w:type="paragraph" w:styleId="7">
    <w:name w:val="footer"/>
    <w:basedOn w:val="1"/>
    <w:link w:val="25"/>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autoRedefine/>
    <w:qFormat/>
    <w:uiPriority w:val="39"/>
    <w:pPr>
      <w:widowControl w:val="0"/>
      <w:tabs>
        <w:tab w:val="right" w:leader="dot" w:pos="9242"/>
      </w:tabs>
      <w:spacing w:after="0" w:line="560" w:lineRule="exact"/>
      <w:jc w:val="center"/>
    </w:pPr>
    <w:rPr>
      <w:rFonts w:ascii="宋体" w:hAnsi="Times New Roman" w:cs="Times New Roman"/>
      <w:b/>
      <w:kern w:val="2"/>
      <w:sz w:val="44"/>
      <w:szCs w:val="44"/>
    </w:rPr>
  </w:style>
  <w:style w:type="paragraph" w:styleId="10">
    <w:name w:val="Subtitle"/>
    <w:basedOn w:val="1"/>
    <w:next w:val="1"/>
    <w:link w:val="50"/>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11">
    <w:name w:val="toc 2"/>
    <w:basedOn w:val="1"/>
    <w:next w:val="1"/>
    <w:autoRedefine/>
    <w:unhideWhenUsed/>
    <w:qFormat/>
    <w:uiPriority w:val="39"/>
    <w:pPr>
      <w:spacing w:after="100"/>
      <w:ind w:left="220"/>
    </w:pPr>
    <w:rPr>
      <w:rFonts w:cs="Times New Roman" w:asciiTheme="minorHAnsi" w:hAnsiTheme="minorHAnsi" w:eastAsiaTheme="minorEastAsia"/>
    </w:rPr>
  </w:style>
  <w:style w:type="paragraph" w:styleId="12">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13">
    <w:name w:val="annotation subject"/>
    <w:basedOn w:val="4"/>
    <w:next w:val="4"/>
    <w:link w:val="52"/>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FollowedHyperlink"/>
    <w:basedOn w:val="16"/>
    <w:semiHidden/>
    <w:unhideWhenUsed/>
    <w:qFormat/>
    <w:uiPriority w:val="99"/>
    <w:rPr>
      <w:color w:val="954F72" w:themeColor="followedHyperlink"/>
      <w:u w:val="single"/>
      <w14:textFill>
        <w14:solidFill>
          <w14:schemeClr w14:val="folHlink"/>
        </w14:solidFill>
      </w14:textFill>
    </w:rPr>
  </w:style>
  <w:style w:type="character" w:styleId="19">
    <w:name w:val="Emphasis"/>
    <w:basedOn w:val="16"/>
    <w:qFormat/>
    <w:uiPriority w:val="20"/>
    <w:rPr>
      <w:i/>
      <w:iCs/>
    </w:rPr>
  </w:style>
  <w:style w:type="character" w:styleId="20">
    <w:name w:val="Hyperlink"/>
    <w:basedOn w:val="16"/>
    <w:unhideWhenUsed/>
    <w:qFormat/>
    <w:uiPriority w:val="99"/>
    <w:rPr>
      <w:color w:val="0000FF"/>
      <w:u w:val="single"/>
    </w:rPr>
  </w:style>
  <w:style w:type="character" w:styleId="21">
    <w:name w:val="annotation reference"/>
    <w:basedOn w:val="16"/>
    <w:semiHidden/>
    <w:unhideWhenUsed/>
    <w:qFormat/>
    <w:uiPriority w:val="99"/>
    <w:rPr>
      <w:sz w:val="21"/>
      <w:szCs w:val="21"/>
    </w:rPr>
  </w:style>
  <w:style w:type="paragraph" w:styleId="22">
    <w:name w:val="List Paragraph"/>
    <w:basedOn w:val="1"/>
    <w:qFormat/>
    <w:uiPriority w:val="34"/>
    <w:pPr>
      <w:ind w:firstLine="420" w:firstLineChars="200"/>
    </w:pPr>
  </w:style>
  <w:style w:type="paragraph" w:customStyle="1" w:styleId="23">
    <w:name w:val="Default"/>
    <w:qFormat/>
    <w:uiPriority w:val="0"/>
    <w:pPr>
      <w:widowControl w:val="0"/>
      <w:autoSpaceDE w:val="0"/>
      <w:autoSpaceDN w:val="0"/>
      <w:adjustRightInd w:val="0"/>
    </w:pPr>
    <w:rPr>
      <w:rFonts w:ascii="仿宋_GB2312" w:eastAsia="仿宋_GB2312" w:cs="仿宋_GB2312" w:hAnsiTheme="minorHAnsi"/>
      <w:color w:val="000000"/>
      <w:sz w:val="24"/>
      <w:szCs w:val="24"/>
      <w:lang w:val="en-US" w:eastAsia="zh-CN" w:bidi="ar-SA"/>
    </w:rPr>
  </w:style>
  <w:style w:type="character" w:customStyle="1" w:styleId="24">
    <w:name w:val="页眉 字符"/>
    <w:basedOn w:val="16"/>
    <w:link w:val="8"/>
    <w:qFormat/>
    <w:uiPriority w:val="99"/>
    <w:rPr>
      <w:rFonts w:ascii="Georgia" w:hAnsi="Georgia" w:eastAsia="宋体"/>
      <w:kern w:val="0"/>
      <w:sz w:val="18"/>
      <w:szCs w:val="18"/>
    </w:rPr>
  </w:style>
  <w:style w:type="character" w:customStyle="1" w:styleId="25">
    <w:name w:val="页脚 字符"/>
    <w:basedOn w:val="16"/>
    <w:link w:val="7"/>
    <w:qFormat/>
    <w:uiPriority w:val="99"/>
    <w:rPr>
      <w:rFonts w:ascii="Georgia" w:hAnsi="Georgia" w:eastAsia="宋体"/>
      <w:kern w:val="0"/>
      <w:sz w:val="18"/>
      <w:szCs w:val="18"/>
    </w:rPr>
  </w:style>
  <w:style w:type="character" w:customStyle="1" w:styleId="26">
    <w:name w:val="fontstyle01"/>
    <w:basedOn w:val="16"/>
    <w:qFormat/>
    <w:uiPriority w:val="0"/>
    <w:rPr>
      <w:rFonts w:hint="default" w:ascii="MicrosoftYaHei-Bold" w:hAnsi="MicrosoftYaHei-Bold"/>
      <w:b/>
      <w:bCs/>
      <w:color w:val="FFFFFF"/>
      <w:sz w:val="32"/>
      <w:szCs w:val="32"/>
    </w:rPr>
  </w:style>
  <w:style w:type="character" w:customStyle="1" w:styleId="27">
    <w:name w:val="fontstyle21"/>
    <w:basedOn w:val="16"/>
    <w:qFormat/>
    <w:uiPriority w:val="0"/>
    <w:rPr>
      <w:rFonts w:hint="eastAsia" w:ascii="华文楷体" w:hAnsi="华文楷体" w:eastAsia="华文楷体"/>
      <w:color w:val="000000"/>
      <w:sz w:val="28"/>
      <w:szCs w:val="28"/>
    </w:rPr>
  </w:style>
  <w:style w:type="paragraph" w:customStyle="1" w:styleId="28">
    <w:name w:val="规章制度"/>
    <w:basedOn w:val="1"/>
    <w:link w:val="29"/>
    <w:qFormat/>
    <w:uiPriority w:val="0"/>
    <w:pPr>
      <w:widowControl w:val="0"/>
      <w:numPr>
        <w:ilvl w:val="0"/>
        <w:numId w:val="1"/>
      </w:numPr>
      <w:snapToGrid w:val="0"/>
      <w:spacing w:after="0" w:line="560" w:lineRule="exact"/>
      <w:jc w:val="both"/>
      <w:outlineLvl w:val="0"/>
    </w:pPr>
    <w:rPr>
      <w:rFonts w:ascii="仿宋_GB2312" w:hAnsi="华文楷体" w:eastAsia="仿宋_GB2312" w:cs="Times New Roman"/>
      <w:kern w:val="2"/>
      <w:sz w:val="32"/>
      <w:szCs w:val="32"/>
    </w:rPr>
  </w:style>
  <w:style w:type="character" w:customStyle="1" w:styleId="29">
    <w:name w:val="规章制度 Char"/>
    <w:basedOn w:val="16"/>
    <w:link w:val="28"/>
    <w:qFormat/>
    <w:uiPriority w:val="0"/>
    <w:rPr>
      <w:rFonts w:ascii="仿宋_GB2312" w:hAnsi="华文楷体" w:eastAsia="仿宋_GB2312" w:cs="Times New Roman"/>
      <w:kern w:val="2"/>
      <w:sz w:val="32"/>
      <w:szCs w:val="32"/>
    </w:rPr>
  </w:style>
  <w:style w:type="character" w:customStyle="1" w:styleId="30">
    <w:name w:val="批注框文本 字符"/>
    <w:basedOn w:val="16"/>
    <w:link w:val="6"/>
    <w:semiHidden/>
    <w:qFormat/>
    <w:uiPriority w:val="99"/>
    <w:rPr>
      <w:rFonts w:ascii="Georgia" w:hAnsi="Georgia" w:eastAsia="宋体"/>
      <w:kern w:val="0"/>
      <w:sz w:val="18"/>
      <w:szCs w:val="18"/>
    </w:rPr>
  </w:style>
  <w:style w:type="paragraph" w:customStyle="1" w:styleId="31">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2">
    <w:name w:val="段"/>
    <w:link w:val="33"/>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33">
    <w:name w:val="段 Char"/>
    <w:basedOn w:val="16"/>
    <w:link w:val="32"/>
    <w:qFormat/>
    <w:uiPriority w:val="0"/>
    <w:rPr>
      <w:rFonts w:ascii="宋体" w:hAnsi="Times New Roman" w:eastAsia="宋体" w:cs="Times New Roman"/>
      <w:kern w:val="0"/>
      <w:szCs w:val="20"/>
    </w:rPr>
  </w:style>
  <w:style w:type="paragraph" w:customStyle="1" w:styleId="34">
    <w:name w:val="目次、标准名称标题"/>
    <w:basedOn w:val="1"/>
    <w:next w:val="32"/>
    <w:qFormat/>
    <w:uiPriority w:val="0"/>
    <w:pPr>
      <w:keepNext/>
      <w:pageBreakBefore/>
      <w:shd w:val="clear" w:color="FFFFFF" w:fill="FFFFFF"/>
      <w:spacing w:before="640" w:after="560" w:line="460" w:lineRule="exact"/>
      <w:jc w:val="center"/>
      <w:outlineLvl w:val="0"/>
    </w:pPr>
    <w:rPr>
      <w:rFonts w:ascii="黑体" w:hAnsi="Times New Roman" w:eastAsia="黑体" w:cs="Times New Roman"/>
      <w:sz w:val="32"/>
      <w:szCs w:val="20"/>
    </w:rPr>
  </w:style>
  <w:style w:type="paragraph" w:customStyle="1" w:styleId="35">
    <w:name w:val="一级条标题"/>
    <w:next w:val="32"/>
    <w:qFormat/>
    <w:uiPriority w:val="0"/>
    <w:pPr>
      <w:numPr>
        <w:ilvl w:val="1"/>
        <w:numId w:val="2"/>
      </w:numPr>
      <w:spacing w:beforeLines="50" w:afterLines="50"/>
      <w:outlineLvl w:val="2"/>
    </w:pPr>
    <w:rPr>
      <w:rFonts w:ascii="黑体" w:hAnsi="Times New Roman" w:eastAsia="黑体" w:cs="Times New Roman"/>
      <w:sz w:val="21"/>
      <w:szCs w:val="21"/>
      <w:lang w:val="en-US" w:eastAsia="zh-CN" w:bidi="ar-SA"/>
    </w:rPr>
  </w:style>
  <w:style w:type="paragraph" w:customStyle="1" w:styleId="36">
    <w:name w:val="章标题"/>
    <w:next w:val="32"/>
    <w:qFormat/>
    <w:uiPriority w:val="0"/>
    <w:pPr>
      <w:numPr>
        <w:ilvl w:val="0"/>
        <w:numId w:val="2"/>
      </w:numPr>
      <w:spacing w:beforeLines="100" w:afterLines="100"/>
      <w:jc w:val="both"/>
      <w:outlineLvl w:val="1"/>
    </w:pPr>
    <w:rPr>
      <w:rFonts w:ascii="黑体" w:hAnsi="Times New Roman" w:eastAsia="黑体" w:cs="Times New Roman"/>
      <w:sz w:val="21"/>
      <w:lang w:val="en-US" w:eastAsia="zh-CN" w:bidi="ar-SA"/>
    </w:rPr>
  </w:style>
  <w:style w:type="paragraph" w:customStyle="1" w:styleId="37">
    <w:name w:val="二级条标题"/>
    <w:basedOn w:val="35"/>
    <w:next w:val="32"/>
    <w:qFormat/>
    <w:uiPriority w:val="0"/>
    <w:pPr>
      <w:numPr>
        <w:ilvl w:val="2"/>
      </w:numPr>
      <w:spacing w:before="50" w:after="50"/>
      <w:outlineLvl w:val="3"/>
    </w:pPr>
  </w:style>
  <w:style w:type="paragraph" w:customStyle="1" w:styleId="38">
    <w:name w:val="列项——（一级）"/>
    <w:qFormat/>
    <w:uiPriority w:val="0"/>
    <w:pPr>
      <w:widowControl w:val="0"/>
      <w:numPr>
        <w:ilvl w:val="0"/>
        <w:numId w:val="3"/>
      </w:numPr>
      <w:jc w:val="both"/>
    </w:pPr>
    <w:rPr>
      <w:rFonts w:ascii="宋体" w:hAnsi="Times New Roman" w:eastAsia="宋体" w:cs="Times New Roman"/>
      <w:sz w:val="21"/>
      <w:lang w:val="en-US" w:eastAsia="zh-CN" w:bidi="ar-SA"/>
    </w:rPr>
  </w:style>
  <w:style w:type="paragraph" w:customStyle="1" w:styleId="39">
    <w:name w:val="列项●（二级）"/>
    <w:qFormat/>
    <w:uiPriority w:val="0"/>
    <w:pPr>
      <w:numPr>
        <w:ilvl w:val="1"/>
        <w:numId w:val="3"/>
      </w:numPr>
      <w:tabs>
        <w:tab w:val="left" w:pos="840"/>
      </w:tabs>
      <w:jc w:val="both"/>
    </w:pPr>
    <w:rPr>
      <w:rFonts w:ascii="宋体" w:hAnsi="Times New Roman" w:eastAsia="宋体" w:cs="Times New Roman"/>
      <w:sz w:val="21"/>
      <w:lang w:val="en-US" w:eastAsia="zh-CN" w:bidi="ar-SA"/>
    </w:rPr>
  </w:style>
  <w:style w:type="paragraph" w:customStyle="1" w:styleId="40">
    <w:name w:val="三级条标题"/>
    <w:basedOn w:val="37"/>
    <w:next w:val="32"/>
    <w:qFormat/>
    <w:uiPriority w:val="0"/>
    <w:pPr>
      <w:numPr>
        <w:ilvl w:val="3"/>
      </w:numPr>
      <w:outlineLvl w:val="4"/>
    </w:pPr>
  </w:style>
  <w:style w:type="paragraph" w:customStyle="1" w:styleId="41">
    <w:name w:val="四级条标题"/>
    <w:basedOn w:val="40"/>
    <w:next w:val="32"/>
    <w:qFormat/>
    <w:uiPriority w:val="0"/>
    <w:pPr>
      <w:numPr>
        <w:ilvl w:val="4"/>
      </w:numPr>
      <w:outlineLvl w:val="5"/>
    </w:pPr>
  </w:style>
  <w:style w:type="paragraph" w:customStyle="1" w:styleId="42">
    <w:name w:val="五级条标题"/>
    <w:basedOn w:val="41"/>
    <w:next w:val="32"/>
    <w:qFormat/>
    <w:uiPriority w:val="0"/>
    <w:pPr>
      <w:numPr>
        <w:ilvl w:val="5"/>
      </w:numPr>
      <w:outlineLvl w:val="6"/>
    </w:pPr>
  </w:style>
  <w:style w:type="paragraph" w:customStyle="1" w:styleId="43">
    <w:name w:val="列项◆（三级）"/>
    <w:basedOn w:val="1"/>
    <w:qFormat/>
    <w:uiPriority w:val="0"/>
    <w:pPr>
      <w:widowControl w:val="0"/>
      <w:numPr>
        <w:ilvl w:val="2"/>
        <w:numId w:val="3"/>
      </w:numPr>
      <w:spacing w:after="0" w:line="240" w:lineRule="auto"/>
      <w:jc w:val="both"/>
    </w:pPr>
    <w:rPr>
      <w:rFonts w:ascii="宋体" w:hAnsi="Times New Roman" w:cs="Times New Roman"/>
      <w:kern w:val="2"/>
      <w:sz w:val="21"/>
      <w:szCs w:val="21"/>
    </w:rPr>
  </w:style>
  <w:style w:type="paragraph" w:customStyle="1" w:styleId="44">
    <w:name w:val="一级无"/>
    <w:basedOn w:val="35"/>
    <w:qFormat/>
    <w:uiPriority w:val="0"/>
    <w:pPr>
      <w:spacing w:beforeLines="0" w:afterLines="0"/>
    </w:pPr>
    <w:rPr>
      <w:rFonts w:ascii="宋体" w:eastAsia="宋体"/>
    </w:rPr>
  </w:style>
  <w:style w:type="character" w:customStyle="1" w:styleId="45">
    <w:name w:val="标题 2 字符"/>
    <w:basedOn w:val="16"/>
    <w:link w:val="3"/>
    <w:semiHidden/>
    <w:qFormat/>
    <w:uiPriority w:val="0"/>
    <w:rPr>
      <w:rFonts w:ascii="Arial" w:hAnsi="Arial" w:eastAsia="黑体" w:cs="Times New Roman"/>
      <w:b/>
      <w:bCs/>
      <w:sz w:val="32"/>
      <w:szCs w:val="32"/>
    </w:rPr>
  </w:style>
  <w:style w:type="paragraph" w:customStyle="1" w:styleId="46">
    <w:name w:val="条文"/>
    <w:basedOn w:val="28"/>
    <w:link w:val="47"/>
    <w:qFormat/>
    <w:uiPriority w:val="0"/>
    <w:pPr>
      <w:numPr>
        <w:numId w:val="0"/>
      </w:numPr>
      <w:ind w:firstLine="640" w:firstLineChars="200"/>
    </w:pPr>
  </w:style>
  <w:style w:type="character" w:customStyle="1" w:styleId="47">
    <w:name w:val="条文 Char"/>
    <w:basedOn w:val="29"/>
    <w:link w:val="46"/>
    <w:qFormat/>
    <w:uiPriority w:val="0"/>
    <w:rPr>
      <w:rFonts w:ascii="仿宋_GB2312" w:hAnsi="华文楷体" w:eastAsia="仿宋_GB2312" w:cs="Times New Roman"/>
      <w:kern w:val="2"/>
      <w:sz w:val="32"/>
      <w:szCs w:val="32"/>
    </w:rPr>
  </w:style>
  <w:style w:type="character" w:customStyle="1" w:styleId="48">
    <w:name w:val="标题 1 字符"/>
    <w:basedOn w:val="16"/>
    <w:link w:val="2"/>
    <w:qFormat/>
    <w:uiPriority w:val="9"/>
    <w:rPr>
      <w:rFonts w:ascii="Georgia" w:hAnsi="Georgia" w:eastAsia="宋体"/>
      <w:b/>
      <w:bCs/>
      <w:kern w:val="44"/>
      <w:sz w:val="44"/>
      <w:szCs w:val="44"/>
    </w:rPr>
  </w:style>
  <w:style w:type="paragraph" w:customStyle="1" w:styleId="49">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0">
    <w:name w:val="副标题 字符"/>
    <w:basedOn w:val="16"/>
    <w:link w:val="10"/>
    <w:qFormat/>
    <w:uiPriority w:val="11"/>
    <w:rPr>
      <w:b/>
      <w:bCs/>
      <w:kern w:val="28"/>
      <w:sz w:val="32"/>
      <w:szCs w:val="32"/>
    </w:rPr>
  </w:style>
  <w:style w:type="character" w:customStyle="1" w:styleId="51">
    <w:name w:val="批注文字 字符"/>
    <w:basedOn w:val="16"/>
    <w:link w:val="4"/>
    <w:qFormat/>
    <w:uiPriority w:val="99"/>
    <w:rPr>
      <w:rFonts w:ascii="Georgia" w:hAnsi="Georgia" w:eastAsia="宋体"/>
      <w:kern w:val="0"/>
      <w:sz w:val="22"/>
    </w:rPr>
  </w:style>
  <w:style w:type="character" w:customStyle="1" w:styleId="52">
    <w:name w:val="批注主题 字符"/>
    <w:basedOn w:val="51"/>
    <w:link w:val="13"/>
    <w:semiHidden/>
    <w:qFormat/>
    <w:uiPriority w:val="99"/>
    <w:rPr>
      <w:rFonts w:ascii="Georgia" w:hAnsi="Georgia" w:eastAsia="宋体"/>
      <w:b/>
      <w:bCs/>
      <w:kern w:val="0"/>
      <w:sz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2EB5BA70E9049EC8FFB4D03021B6556"/>
        <w:style w:val=""/>
        <w:category>
          <w:name w:val="常规"/>
          <w:gallery w:val="placeholder"/>
        </w:category>
        <w:types>
          <w:type w:val="bbPlcHdr"/>
        </w:types>
        <w:behaviors>
          <w:behavior w:val="content"/>
        </w:behaviors>
        <w:description w:val=""/>
        <w:guid w:val="{132CE08D-D885-411E-B6CD-BAB81694FA0C}"/>
      </w:docPartPr>
      <w:docPartBody>
        <w:p w14:paraId="75687233">
          <w:pPr>
            <w:pStyle w:val="4"/>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5B7"/>
    <w:rsid w:val="00002ECE"/>
    <w:rsid w:val="000213FF"/>
    <w:rsid w:val="00043B44"/>
    <w:rsid w:val="0009634E"/>
    <w:rsid w:val="000D0CD1"/>
    <w:rsid w:val="00122240"/>
    <w:rsid w:val="00156323"/>
    <w:rsid w:val="001B1238"/>
    <w:rsid w:val="001C610B"/>
    <w:rsid w:val="00215847"/>
    <w:rsid w:val="002B5A87"/>
    <w:rsid w:val="002C2760"/>
    <w:rsid w:val="002F61B1"/>
    <w:rsid w:val="00330353"/>
    <w:rsid w:val="003A7938"/>
    <w:rsid w:val="003C40EC"/>
    <w:rsid w:val="003D39D4"/>
    <w:rsid w:val="003F7E50"/>
    <w:rsid w:val="00426466"/>
    <w:rsid w:val="00440317"/>
    <w:rsid w:val="004D2D4C"/>
    <w:rsid w:val="004F0762"/>
    <w:rsid w:val="004F1DF8"/>
    <w:rsid w:val="004F3F70"/>
    <w:rsid w:val="005128D7"/>
    <w:rsid w:val="0055104D"/>
    <w:rsid w:val="00553964"/>
    <w:rsid w:val="00583CEB"/>
    <w:rsid w:val="005917CF"/>
    <w:rsid w:val="005D3261"/>
    <w:rsid w:val="005D5339"/>
    <w:rsid w:val="00611FC7"/>
    <w:rsid w:val="006314E5"/>
    <w:rsid w:val="00643E69"/>
    <w:rsid w:val="00656AF7"/>
    <w:rsid w:val="00687561"/>
    <w:rsid w:val="006A1FC6"/>
    <w:rsid w:val="006A4110"/>
    <w:rsid w:val="006A4D4E"/>
    <w:rsid w:val="006A5BE9"/>
    <w:rsid w:val="006E5337"/>
    <w:rsid w:val="00710447"/>
    <w:rsid w:val="0071684C"/>
    <w:rsid w:val="00724577"/>
    <w:rsid w:val="00740400"/>
    <w:rsid w:val="00745BD5"/>
    <w:rsid w:val="007622F0"/>
    <w:rsid w:val="007668D9"/>
    <w:rsid w:val="00782BCB"/>
    <w:rsid w:val="00785080"/>
    <w:rsid w:val="007A0404"/>
    <w:rsid w:val="007B72A5"/>
    <w:rsid w:val="007D56A0"/>
    <w:rsid w:val="007F04C7"/>
    <w:rsid w:val="007F5BFA"/>
    <w:rsid w:val="00822CBB"/>
    <w:rsid w:val="008259D0"/>
    <w:rsid w:val="008401EE"/>
    <w:rsid w:val="00866F74"/>
    <w:rsid w:val="008757D4"/>
    <w:rsid w:val="008B25F2"/>
    <w:rsid w:val="008B4407"/>
    <w:rsid w:val="008D4164"/>
    <w:rsid w:val="008E12D9"/>
    <w:rsid w:val="0095351E"/>
    <w:rsid w:val="00975B5B"/>
    <w:rsid w:val="009D37F0"/>
    <w:rsid w:val="00A25F46"/>
    <w:rsid w:val="00A27410"/>
    <w:rsid w:val="00A31FAD"/>
    <w:rsid w:val="00A331F0"/>
    <w:rsid w:val="00A54A38"/>
    <w:rsid w:val="00A65212"/>
    <w:rsid w:val="00A82E4B"/>
    <w:rsid w:val="00B0230B"/>
    <w:rsid w:val="00B54C5F"/>
    <w:rsid w:val="00B63801"/>
    <w:rsid w:val="00B747FB"/>
    <w:rsid w:val="00BA3919"/>
    <w:rsid w:val="00BE21DD"/>
    <w:rsid w:val="00BE3845"/>
    <w:rsid w:val="00BF33B8"/>
    <w:rsid w:val="00C267F8"/>
    <w:rsid w:val="00C64D9A"/>
    <w:rsid w:val="00CB50E6"/>
    <w:rsid w:val="00CE142A"/>
    <w:rsid w:val="00D211AB"/>
    <w:rsid w:val="00D76C3A"/>
    <w:rsid w:val="00D81096"/>
    <w:rsid w:val="00DA747D"/>
    <w:rsid w:val="00DC6C3B"/>
    <w:rsid w:val="00E1240B"/>
    <w:rsid w:val="00EA42FF"/>
    <w:rsid w:val="00EC70C2"/>
    <w:rsid w:val="00ED6032"/>
    <w:rsid w:val="00EE6BD2"/>
    <w:rsid w:val="00EE76C9"/>
    <w:rsid w:val="00EF641C"/>
    <w:rsid w:val="00F05987"/>
    <w:rsid w:val="00F278B4"/>
    <w:rsid w:val="00F30177"/>
    <w:rsid w:val="00F51F1B"/>
    <w:rsid w:val="00F6776F"/>
    <w:rsid w:val="00F70FE4"/>
    <w:rsid w:val="00F93D73"/>
    <w:rsid w:val="00F95042"/>
    <w:rsid w:val="00F96CF4"/>
    <w:rsid w:val="00FC0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F2EB5BA70E9049EC8FFB4D03021B6556"/>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807</Words>
  <Characters>4603</Characters>
  <Lines>38</Lines>
  <Paragraphs>10</Paragraphs>
  <TotalTime>6</TotalTime>
  <ScaleCrop>false</ScaleCrop>
  <LinksUpToDate>false</LinksUpToDate>
  <CharactersWithSpaces>5400</CharactersWithSpaces>
  <Application>WPS Office_12.8.2.19435_F1E327BC-269C-435d-A152-05C5408002CA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2023-06-27T21:44:00Z</dcterms:created>
  <dc:creator>Jiao Peng 焦鹏</dc:creator>
  <cp:lastModifiedBy>咨询组</cp:lastModifiedBy>
  <cp:lastPrinted>2024-06-14T10:38:00Z</cp:lastPrinted>
  <dcterms:modified xsi:type="dcterms:W3CDTF">2026-01-28T03:43:21Z</dcterms:modified>
  <cp:revision>1100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2052-12.8.2.19435</vt:lpwstr>
  </property>
  <property fmtid="{D5CDD505-2E9C-101B-9397-08002B2CF9AE}" pid="3" name="ICV">
    <vt:lpwstr>EC3722DC46BB4089A268E148F74FF96E_12</vt:lpwstr>
  </property>
</Properties>
</file>
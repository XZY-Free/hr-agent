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24450D">
      <w:pPr>
        <w:widowControl/>
        <w:spacing w:line="460" w:lineRule="exact"/>
        <w:jc w:val="center"/>
        <w:rPr>
          <w:rFonts w:ascii="黑体" w:hAnsi="Times New Roman" w:eastAsia="黑体"/>
          <w:b/>
          <w:bCs/>
          <w:kern w:val="2"/>
          <w:sz w:val="30"/>
          <w:szCs w:val="30"/>
          <w:u w:val="none"/>
          <w:lang w:eastAsia="zh-CN"/>
        </w:rPr>
      </w:pPr>
      <w:r>
        <w:rPr>
          <w:rFonts w:hint="eastAsia" w:ascii="黑体" w:hAnsi="Times New Roman" w:eastAsia="黑体"/>
          <w:b/>
          <w:bCs/>
          <w:kern w:val="2"/>
          <w:sz w:val="30"/>
          <w:szCs w:val="30"/>
          <w:u w:val="none"/>
          <w:lang w:eastAsia="zh-CN"/>
        </w:rPr>
        <w:t>华润雪花啤酒员工职级评定申诉处理指引（华啤人[2022〕346号）</w:t>
      </w:r>
    </w:p>
    <w:p w14:paraId="790848E8">
      <w:pPr>
        <w:widowControl/>
        <w:spacing w:line="460" w:lineRule="exact"/>
        <w:jc w:val="center"/>
        <w:rPr>
          <w:rFonts w:hint="eastAsia" w:ascii="黑体" w:hAnsi="Times New Roman" w:eastAsia="黑体"/>
          <w:b/>
          <w:bCs/>
          <w:kern w:val="2"/>
          <w:sz w:val="30"/>
          <w:szCs w:val="30"/>
          <w:u w:val="single"/>
          <w:lang w:eastAsia="zh-CN"/>
        </w:rPr>
      </w:pPr>
    </w:p>
    <w:p w14:paraId="5E29D036">
      <w:pPr>
        <w:tabs>
          <w:tab w:val="left" w:pos="2505"/>
        </w:tabs>
        <w:spacing w:line="460" w:lineRule="exact"/>
        <w:ind w:firstLine="424" w:firstLineChars="177"/>
        <w:rPr>
          <w:rFonts w:ascii="宋体" w:hAnsi="宋体" w:eastAsia="宋体"/>
          <w:sz w:val="24"/>
          <w:szCs w:val="24"/>
          <w:lang w:eastAsia="zh-CN"/>
        </w:rPr>
      </w:pPr>
      <w:r>
        <w:rPr>
          <w:rFonts w:hint="eastAsia" w:ascii="宋体" w:hAnsi="宋体" w:eastAsia="宋体"/>
          <w:sz w:val="24"/>
          <w:szCs w:val="24"/>
          <w:lang w:eastAsia="zh-CN"/>
        </w:rPr>
        <w:t>为支持《华润</w:t>
      </w:r>
      <w:del w:id="0" w:author="咨询组" w:date="2026-01-16T17:24:00Z">
        <w:r>
          <w:rPr>
            <w:rFonts w:hint="eastAsia" w:ascii="宋体" w:hAnsi="宋体" w:eastAsia="宋体"/>
            <w:sz w:val="24"/>
            <w:szCs w:val="24"/>
            <w:lang w:eastAsia="zh-CN"/>
          </w:rPr>
          <w:delText>雪花</w:delText>
        </w:r>
      </w:del>
      <w:r>
        <w:rPr>
          <w:rFonts w:hint="eastAsia" w:ascii="宋体" w:hAnsi="宋体" w:eastAsia="宋体"/>
          <w:sz w:val="24"/>
          <w:szCs w:val="24"/>
          <w:lang w:eastAsia="zh-CN"/>
        </w:rPr>
        <w:t>啤酒员工职业发展管理办法》有效落地，保证各序列职级评定顺利开展，帮助各级专业委员会及人力资源妥善处理申诉案件，积极维护公司与员工的合法权益，及时发现和处理隐患问题，从而进一步完善职级评定申诉机制，规范申诉程序及工作流程，明确申诉处理主体及职责，特制定本指引。</w:t>
      </w:r>
    </w:p>
    <w:p w14:paraId="30D049F9">
      <w:pPr>
        <w:tabs>
          <w:tab w:val="left" w:pos="2505"/>
        </w:tabs>
        <w:spacing w:line="460" w:lineRule="exact"/>
        <w:ind w:firstLine="424" w:firstLineChars="177"/>
        <w:rPr>
          <w:rFonts w:hint="eastAsia" w:ascii="宋体" w:hAnsi="宋体" w:eastAsia="宋体"/>
          <w:sz w:val="24"/>
          <w:szCs w:val="24"/>
          <w:lang w:eastAsia="zh-CN"/>
        </w:rPr>
      </w:pPr>
      <w:r>
        <w:rPr>
          <w:rFonts w:hint="eastAsia" w:ascii="宋体" w:hAnsi="宋体" w:eastAsia="宋体"/>
          <w:sz w:val="24"/>
          <w:szCs w:val="24"/>
          <w:lang w:eastAsia="zh-CN"/>
        </w:rPr>
        <w:t>本指引面向各级专业委员会及各单位人力资源部发布。</w:t>
      </w:r>
    </w:p>
    <w:p w14:paraId="41487FF8">
      <w:pPr>
        <w:pStyle w:val="2"/>
        <w:numPr>
          <w:ilvl w:val="0"/>
          <w:numId w:val="0"/>
        </w:numPr>
        <w:tabs>
          <w:tab w:val="left" w:pos="567"/>
        </w:tabs>
        <w:spacing w:before="156" w:beforeLines="50" w:line="460" w:lineRule="exact"/>
        <w:ind w:left="420" w:leftChars="0" w:hanging="420" w:firstLineChars="0"/>
        <w:rPr>
          <w:rFonts w:ascii="宋体" w:hAnsi="宋体" w:eastAsia="宋体"/>
          <w:sz w:val="24"/>
          <w:szCs w:val="24"/>
          <w:lang w:eastAsia="zh-CN"/>
        </w:rPr>
      </w:pPr>
      <w:r>
        <w:rPr>
          <w:rFonts w:hint="default" w:ascii="宋体" w:hAnsi="宋体" w:eastAsia="宋体"/>
          <w:b/>
          <w:sz w:val="24"/>
          <w:szCs w:val="24"/>
          <w:lang w:val="en-US" w:eastAsia="zh-CN" w:bidi="ar-SA"/>
        </w:rPr>
        <w:t>一、</w:t>
      </w:r>
      <w:r>
        <w:rPr>
          <w:rFonts w:hint="eastAsia" w:ascii="宋体" w:hAnsi="宋体" w:eastAsia="宋体"/>
          <w:sz w:val="24"/>
          <w:szCs w:val="24"/>
          <w:lang w:eastAsia="zh-CN"/>
        </w:rPr>
        <w:t>申诉处理原则</w:t>
      </w:r>
    </w:p>
    <w:p w14:paraId="145E3460">
      <w:pPr>
        <w:numPr>
          <w:ilvl w:val="0"/>
          <w:numId w:val="0"/>
        </w:numPr>
        <w:tabs>
          <w:tab w:val="left" w:pos="567"/>
        </w:tabs>
        <w:spacing w:line="460" w:lineRule="exact"/>
        <w:ind w:left="420" w:leftChars="0" w:hanging="420" w:firstLineChars="0"/>
        <w:rPr>
          <w:rFonts w:ascii="宋体" w:hAnsi="宋体" w:eastAsia="宋体"/>
          <w:sz w:val="24"/>
          <w:szCs w:val="24"/>
          <w:lang w:eastAsia="zh-CN"/>
        </w:rPr>
      </w:pPr>
      <w:r>
        <w:rPr>
          <w:rFonts w:ascii="宋体" w:hAnsi="宋体" w:eastAsia="宋体"/>
          <w:b w:val="0"/>
          <w:sz w:val="24"/>
          <w:szCs w:val="24"/>
          <w:lang w:val="en-US" w:eastAsia="zh-CN" w:bidi="ar-SA"/>
        </w:rPr>
        <w:t>(一)</w:t>
      </w:r>
      <w:r>
        <w:rPr>
          <w:rFonts w:hint="eastAsia" w:ascii="宋体" w:hAnsi="宋体" w:eastAsia="宋体"/>
          <w:sz w:val="24"/>
          <w:szCs w:val="24"/>
          <w:lang w:eastAsia="zh-CN"/>
        </w:rPr>
        <w:t>对已收到的申诉信息应充分重视、严肃对待、正确处理；</w:t>
      </w:r>
    </w:p>
    <w:p w14:paraId="7ED3BDD6">
      <w:pPr>
        <w:numPr>
          <w:ilvl w:val="0"/>
          <w:numId w:val="0"/>
        </w:numPr>
        <w:tabs>
          <w:tab w:val="left" w:pos="567"/>
        </w:tabs>
        <w:spacing w:line="460" w:lineRule="exact"/>
        <w:ind w:left="420" w:leftChars="0" w:hanging="420" w:firstLineChars="0"/>
        <w:rPr>
          <w:rFonts w:ascii="宋体" w:hAnsi="宋体" w:eastAsia="宋体"/>
          <w:sz w:val="24"/>
          <w:szCs w:val="24"/>
          <w:lang w:eastAsia="zh-CN"/>
        </w:rPr>
      </w:pPr>
      <w:r>
        <w:rPr>
          <w:rFonts w:ascii="宋体" w:hAnsi="宋体" w:eastAsia="宋体"/>
          <w:b w:val="0"/>
          <w:sz w:val="24"/>
          <w:szCs w:val="24"/>
          <w:lang w:val="en-US" w:eastAsia="zh-CN" w:bidi="ar-SA"/>
        </w:rPr>
        <w:t>(二)</w:t>
      </w:r>
      <w:r>
        <w:rPr>
          <w:rFonts w:hint="eastAsia" w:ascii="宋体" w:hAnsi="宋体" w:eastAsia="宋体"/>
          <w:sz w:val="24"/>
          <w:szCs w:val="24"/>
          <w:lang w:eastAsia="zh-CN"/>
        </w:rPr>
        <w:t>在核查过程中尊重客观事实，秉持实事求是，客观公正的态度；</w:t>
      </w:r>
    </w:p>
    <w:p w14:paraId="74E349A8">
      <w:pPr>
        <w:numPr>
          <w:ilvl w:val="0"/>
          <w:numId w:val="0"/>
        </w:numPr>
        <w:tabs>
          <w:tab w:val="left" w:pos="567"/>
        </w:tabs>
        <w:spacing w:line="460" w:lineRule="exact"/>
        <w:ind w:left="420" w:leftChars="0" w:hanging="420" w:firstLineChars="0"/>
        <w:rPr>
          <w:rFonts w:hint="eastAsia" w:ascii="宋体" w:hAnsi="宋体" w:eastAsia="宋体"/>
          <w:sz w:val="24"/>
          <w:szCs w:val="24"/>
          <w:lang w:eastAsia="zh-CN"/>
        </w:rPr>
      </w:pPr>
      <w:r>
        <w:rPr>
          <w:rFonts w:hint="eastAsia" w:ascii="宋体" w:hAnsi="宋体" w:eastAsia="宋体"/>
          <w:b w:val="0"/>
          <w:sz w:val="24"/>
          <w:szCs w:val="24"/>
          <w:lang w:val="en-US" w:eastAsia="zh-CN" w:bidi="ar-SA"/>
        </w:rPr>
        <w:t>(三)</w:t>
      </w:r>
      <w:r>
        <w:rPr>
          <w:rFonts w:hint="eastAsia" w:ascii="宋体" w:hAnsi="宋体" w:eastAsia="宋体"/>
          <w:sz w:val="24"/>
          <w:szCs w:val="24"/>
          <w:lang w:eastAsia="zh-CN"/>
        </w:rPr>
        <w:t>核查结论遵循事实清楚、定性准确、处理恰当。</w:t>
      </w:r>
    </w:p>
    <w:p w14:paraId="5B120223">
      <w:pPr>
        <w:pStyle w:val="2"/>
        <w:numPr>
          <w:ilvl w:val="0"/>
          <w:numId w:val="0"/>
        </w:numPr>
        <w:tabs>
          <w:tab w:val="left" w:pos="567"/>
        </w:tabs>
        <w:spacing w:before="156" w:beforeLines="50" w:line="460" w:lineRule="exact"/>
        <w:ind w:left="420" w:leftChars="0" w:hanging="420" w:firstLineChars="0"/>
        <w:rPr>
          <w:rFonts w:ascii="宋体" w:hAnsi="宋体" w:eastAsia="宋体"/>
          <w:sz w:val="24"/>
          <w:szCs w:val="24"/>
          <w:lang w:eastAsia="zh-CN"/>
        </w:rPr>
      </w:pPr>
      <w:r>
        <w:rPr>
          <w:rFonts w:hint="default" w:ascii="宋体" w:hAnsi="宋体" w:eastAsia="宋体"/>
          <w:b/>
          <w:sz w:val="24"/>
          <w:szCs w:val="24"/>
          <w:lang w:val="en-US" w:eastAsia="zh-CN" w:bidi="ar-SA"/>
        </w:rPr>
        <w:t>二、</w:t>
      </w:r>
      <w:r>
        <w:rPr>
          <w:rFonts w:hint="eastAsia" w:ascii="宋体" w:hAnsi="宋体" w:eastAsia="宋体"/>
          <w:sz w:val="24"/>
          <w:szCs w:val="24"/>
          <w:lang w:eastAsia="zh-CN"/>
        </w:rPr>
        <w:t>申诉受理单位及主要职责</w:t>
      </w:r>
    </w:p>
    <w:p w14:paraId="123315C0">
      <w:pPr>
        <w:numPr>
          <w:ilvl w:val="0"/>
          <w:numId w:val="0"/>
        </w:numPr>
        <w:tabs>
          <w:tab w:val="left" w:pos="426"/>
          <w:tab w:val="left" w:pos="567"/>
        </w:tabs>
        <w:spacing w:line="440" w:lineRule="exact"/>
        <w:ind w:left="420" w:leftChars="0" w:hanging="420" w:firstLineChars="0"/>
        <w:rPr>
          <w:rFonts w:ascii="宋体" w:hAnsi="宋体" w:eastAsia="宋体"/>
          <w:sz w:val="24"/>
          <w:szCs w:val="24"/>
          <w:lang w:eastAsia="zh-CN"/>
        </w:rPr>
      </w:pPr>
      <w:r>
        <w:rPr>
          <w:rFonts w:ascii="宋体" w:hAnsi="宋体" w:eastAsia="宋体"/>
          <w:sz w:val="24"/>
          <w:szCs w:val="24"/>
          <w:lang w:val="en-US" w:eastAsia="zh-CN" w:bidi="ar-SA"/>
        </w:rPr>
        <w:t>(一)</w:t>
      </w:r>
      <w:r>
        <w:rPr>
          <w:rFonts w:hint="eastAsia" w:ascii="宋体" w:hAnsi="宋体" w:eastAsia="宋体"/>
          <w:sz w:val="24"/>
          <w:szCs w:val="24"/>
          <w:lang w:eastAsia="zh-CN"/>
        </w:rPr>
        <w:t>人力资源部：</w:t>
      </w:r>
    </w:p>
    <w:p w14:paraId="4632FA41">
      <w:pPr>
        <w:numPr>
          <w:ilvl w:val="0"/>
          <w:numId w:val="0"/>
        </w:numPr>
        <w:tabs>
          <w:tab w:val="left" w:pos="567"/>
        </w:tabs>
        <w:spacing w:line="440" w:lineRule="exact"/>
        <w:ind w:left="709" w:leftChars="0" w:hanging="283" w:firstLineChars="0"/>
        <w:rPr>
          <w:rFonts w:ascii="宋体" w:hAnsi="宋体" w:eastAsia="宋体"/>
          <w:sz w:val="24"/>
          <w:szCs w:val="24"/>
          <w:lang w:eastAsia="zh-CN"/>
        </w:rPr>
      </w:pPr>
      <w:r>
        <w:rPr>
          <w:rFonts w:ascii="宋体" w:hAnsi="宋体" w:eastAsia="宋体"/>
          <w:sz w:val="24"/>
          <w:szCs w:val="24"/>
          <w:lang w:val="en-US" w:eastAsia="zh-CN" w:bidi="ar-SA"/>
        </w:rPr>
        <w:t>1.</w:t>
      </w:r>
      <w:r>
        <w:rPr>
          <w:rFonts w:hint="eastAsia" w:ascii="宋体" w:hAnsi="宋体" w:eastAsia="宋体"/>
          <w:sz w:val="24"/>
          <w:szCs w:val="24"/>
          <w:lang w:eastAsia="zh-CN"/>
        </w:rPr>
        <w:t>人力资源部是职级评定申诉管理的归口部门，指定专人负责申诉案件的受理、登记、编号、转办、汇总、归档等工作；</w:t>
      </w:r>
    </w:p>
    <w:p w14:paraId="69E370B3">
      <w:pPr>
        <w:numPr>
          <w:ilvl w:val="0"/>
          <w:numId w:val="0"/>
        </w:numPr>
        <w:tabs>
          <w:tab w:val="left" w:pos="567"/>
        </w:tabs>
        <w:spacing w:line="440" w:lineRule="exact"/>
        <w:ind w:left="709" w:leftChars="0" w:hanging="283" w:firstLineChars="0"/>
        <w:rPr>
          <w:rFonts w:ascii="宋体" w:hAnsi="宋体" w:eastAsia="宋体"/>
          <w:sz w:val="24"/>
          <w:szCs w:val="24"/>
          <w:lang w:eastAsia="zh-CN"/>
        </w:rPr>
      </w:pPr>
      <w:r>
        <w:rPr>
          <w:rFonts w:ascii="宋体" w:hAnsi="宋体" w:eastAsia="宋体"/>
          <w:sz w:val="24"/>
          <w:szCs w:val="24"/>
          <w:lang w:val="en-US" w:eastAsia="zh-CN" w:bidi="ar-SA"/>
        </w:rPr>
        <w:t>2.</w:t>
      </w:r>
      <w:r>
        <w:rPr>
          <w:rFonts w:hint="eastAsia" w:ascii="宋体" w:hAnsi="宋体" w:eastAsia="宋体"/>
          <w:sz w:val="24"/>
          <w:szCs w:val="24"/>
          <w:lang w:eastAsia="zh-CN"/>
        </w:rPr>
        <w:t>各级人力资源部负责牵头组织并协同本级专业委员会核查评定权限内的申诉案件，向申诉人反馈核查结果；</w:t>
      </w:r>
    </w:p>
    <w:p w14:paraId="075B48EE">
      <w:pPr>
        <w:numPr>
          <w:ilvl w:val="0"/>
          <w:numId w:val="0"/>
        </w:numPr>
        <w:tabs>
          <w:tab w:val="left" w:pos="567"/>
        </w:tabs>
        <w:spacing w:line="440" w:lineRule="exact"/>
        <w:ind w:left="709" w:leftChars="0" w:hanging="283" w:firstLineChars="0"/>
        <w:rPr>
          <w:rFonts w:ascii="宋体" w:hAnsi="宋体" w:eastAsia="宋体"/>
          <w:sz w:val="24"/>
          <w:szCs w:val="24"/>
          <w:lang w:eastAsia="zh-CN"/>
        </w:rPr>
      </w:pPr>
      <w:r>
        <w:rPr>
          <w:rFonts w:ascii="宋体" w:hAnsi="宋体" w:eastAsia="宋体"/>
          <w:sz w:val="24"/>
          <w:szCs w:val="24"/>
          <w:lang w:val="en-US" w:eastAsia="zh-CN" w:bidi="ar-SA"/>
        </w:rPr>
        <w:t>3.</w:t>
      </w:r>
      <w:r>
        <w:rPr>
          <w:rFonts w:hint="eastAsia" w:ascii="宋体" w:hAnsi="宋体" w:eastAsia="宋体"/>
          <w:sz w:val="24"/>
          <w:szCs w:val="24"/>
          <w:lang w:eastAsia="zh-CN"/>
        </w:rPr>
        <w:t>总部/区域人力资源部负责受理下一级单位已处理的，申诉人仍有异议的申诉案件，牵头组织并协同本级专业委员会进行复核；</w:t>
      </w:r>
    </w:p>
    <w:p w14:paraId="19F512AB">
      <w:pPr>
        <w:numPr>
          <w:ilvl w:val="0"/>
          <w:numId w:val="0"/>
        </w:numPr>
        <w:tabs>
          <w:tab w:val="left" w:pos="567"/>
        </w:tabs>
        <w:spacing w:line="440" w:lineRule="exact"/>
        <w:ind w:left="709" w:leftChars="0" w:hanging="283" w:firstLineChars="0"/>
        <w:rPr>
          <w:rFonts w:ascii="宋体" w:hAnsi="宋体" w:eastAsia="宋体"/>
          <w:sz w:val="24"/>
          <w:szCs w:val="24"/>
          <w:lang w:eastAsia="zh-CN"/>
        </w:rPr>
      </w:pPr>
      <w:r>
        <w:rPr>
          <w:rFonts w:ascii="宋体" w:hAnsi="宋体" w:eastAsia="宋体"/>
          <w:sz w:val="24"/>
          <w:szCs w:val="24"/>
          <w:lang w:val="en-US" w:eastAsia="zh-CN" w:bidi="ar-SA"/>
        </w:rPr>
        <w:t>4.</w:t>
      </w:r>
      <w:r>
        <w:rPr>
          <w:rFonts w:hint="eastAsia" w:ascii="宋体" w:hAnsi="宋体" w:eastAsia="宋体"/>
          <w:sz w:val="24"/>
          <w:szCs w:val="24"/>
          <w:lang w:eastAsia="zh-CN"/>
        </w:rPr>
        <w:t>总部人力资源部负责定期对申诉事项进行回顾，完善评定机制及相关规则。</w:t>
      </w:r>
    </w:p>
    <w:p w14:paraId="3944098D">
      <w:pPr>
        <w:numPr>
          <w:ilvl w:val="0"/>
          <w:numId w:val="0"/>
        </w:numPr>
        <w:tabs>
          <w:tab w:val="left" w:pos="426"/>
          <w:tab w:val="left" w:pos="567"/>
        </w:tabs>
        <w:spacing w:line="440" w:lineRule="exact"/>
        <w:ind w:left="420" w:leftChars="0" w:hanging="420" w:firstLineChars="0"/>
        <w:rPr>
          <w:rFonts w:ascii="宋体" w:hAnsi="宋体" w:eastAsia="宋体"/>
          <w:sz w:val="24"/>
          <w:szCs w:val="24"/>
          <w:lang w:eastAsia="zh-CN"/>
        </w:rPr>
      </w:pPr>
      <w:r>
        <w:rPr>
          <w:rFonts w:ascii="宋体" w:hAnsi="宋体" w:eastAsia="宋体"/>
          <w:sz w:val="24"/>
          <w:szCs w:val="24"/>
          <w:lang w:val="en-US" w:eastAsia="zh-CN" w:bidi="ar-SA"/>
        </w:rPr>
        <w:t>(二)</w:t>
      </w:r>
      <w:r>
        <w:rPr>
          <w:rFonts w:hint="eastAsia" w:ascii="宋体" w:hAnsi="宋体" w:eastAsia="宋体"/>
          <w:sz w:val="24"/>
          <w:szCs w:val="24"/>
          <w:lang w:eastAsia="zh-CN"/>
        </w:rPr>
        <w:t>专业委员会：</w:t>
      </w:r>
    </w:p>
    <w:p w14:paraId="48787737">
      <w:pPr>
        <w:numPr>
          <w:ilvl w:val="0"/>
          <w:numId w:val="0"/>
        </w:numPr>
        <w:tabs>
          <w:tab w:val="left" w:pos="567"/>
        </w:tabs>
        <w:spacing w:line="440" w:lineRule="exact"/>
        <w:ind w:left="709" w:leftChars="0" w:hanging="283" w:firstLineChars="0"/>
        <w:rPr>
          <w:rFonts w:ascii="宋体" w:hAnsi="宋体" w:eastAsia="宋体"/>
          <w:sz w:val="24"/>
          <w:szCs w:val="24"/>
          <w:lang w:eastAsia="zh-CN"/>
        </w:rPr>
      </w:pPr>
      <w:r>
        <w:rPr>
          <w:rFonts w:ascii="宋体" w:hAnsi="宋体" w:eastAsia="宋体"/>
          <w:sz w:val="24"/>
          <w:szCs w:val="24"/>
          <w:lang w:val="en-US" w:eastAsia="zh-CN" w:bidi="ar-SA"/>
        </w:rPr>
        <w:t>1.</w:t>
      </w:r>
      <w:r>
        <w:rPr>
          <w:rFonts w:hint="eastAsia" w:ascii="宋体" w:hAnsi="宋体" w:eastAsia="宋体"/>
          <w:sz w:val="24"/>
          <w:szCs w:val="24"/>
          <w:lang w:eastAsia="zh-CN"/>
        </w:rPr>
        <w:t>各级专业委员会负责评定权限内申诉案件的具体核查工作，包括对申诉内容/证据的梳理分析、研判甄别、核查、出具核查结果报告并协助反馈等工作；</w:t>
      </w:r>
    </w:p>
    <w:p w14:paraId="74351979">
      <w:pPr>
        <w:numPr>
          <w:ilvl w:val="0"/>
          <w:numId w:val="0"/>
        </w:numPr>
        <w:tabs>
          <w:tab w:val="left" w:pos="567"/>
        </w:tabs>
        <w:spacing w:line="440" w:lineRule="exact"/>
        <w:ind w:left="709" w:leftChars="0" w:hanging="283" w:firstLineChars="0"/>
        <w:rPr>
          <w:rFonts w:ascii="宋体" w:hAnsi="宋体" w:eastAsia="宋体"/>
          <w:sz w:val="24"/>
          <w:szCs w:val="24"/>
          <w:lang w:eastAsia="zh-CN"/>
        </w:rPr>
      </w:pPr>
      <w:r>
        <w:rPr>
          <w:rFonts w:ascii="宋体" w:hAnsi="宋体" w:eastAsia="宋体"/>
          <w:sz w:val="24"/>
          <w:szCs w:val="24"/>
          <w:lang w:val="en-US" w:eastAsia="zh-CN" w:bidi="ar-SA"/>
        </w:rPr>
        <w:t>2.</w:t>
      </w:r>
      <w:r>
        <w:rPr>
          <w:rFonts w:hint="eastAsia" w:ascii="宋体" w:hAnsi="宋体" w:eastAsia="宋体"/>
          <w:sz w:val="24"/>
          <w:szCs w:val="24"/>
          <w:lang w:eastAsia="zh-CN"/>
        </w:rPr>
        <w:t>公司级/区域级专业委员会负责对下一级专业委员会已处理的，申诉人仍有异议的申诉案件的复核工作，出具最终核查结论；</w:t>
      </w:r>
    </w:p>
    <w:p w14:paraId="757005ED">
      <w:pPr>
        <w:numPr>
          <w:ilvl w:val="0"/>
          <w:numId w:val="0"/>
        </w:numPr>
        <w:tabs>
          <w:tab w:val="left" w:pos="567"/>
        </w:tabs>
        <w:spacing w:line="440" w:lineRule="exact"/>
        <w:ind w:left="709" w:leftChars="0" w:hanging="283" w:firstLineChars="0"/>
        <w:rPr>
          <w:rFonts w:hint="eastAsia" w:ascii="宋体" w:hAnsi="宋体" w:eastAsia="宋体"/>
          <w:sz w:val="24"/>
          <w:szCs w:val="24"/>
          <w:lang w:eastAsia="zh-CN"/>
        </w:rPr>
      </w:pPr>
      <w:r>
        <w:rPr>
          <w:rFonts w:hint="eastAsia" w:ascii="宋体" w:hAnsi="宋体" w:eastAsia="宋体"/>
          <w:sz w:val="24"/>
          <w:szCs w:val="24"/>
          <w:lang w:val="en-US" w:eastAsia="zh-CN" w:bidi="ar-SA"/>
        </w:rPr>
        <w:t>3.</w:t>
      </w:r>
      <w:r>
        <w:rPr>
          <w:rFonts w:hint="eastAsia" w:ascii="宋体" w:hAnsi="宋体" w:eastAsia="宋体"/>
          <w:sz w:val="24"/>
          <w:szCs w:val="24"/>
          <w:lang w:eastAsia="zh-CN"/>
        </w:rPr>
        <w:t>公司级专业委员会负责对本序列内职级评定申诉核查工作的领导、监督工作；对申诉案件的核查结果有最终决定权。</w:t>
      </w:r>
    </w:p>
    <w:p w14:paraId="4EB7D389">
      <w:pPr>
        <w:pStyle w:val="2"/>
        <w:numPr>
          <w:ilvl w:val="0"/>
          <w:numId w:val="0"/>
        </w:numPr>
        <w:tabs>
          <w:tab w:val="left" w:pos="567"/>
        </w:tabs>
        <w:spacing w:before="156" w:beforeLines="50" w:line="460" w:lineRule="exact"/>
        <w:ind w:left="420" w:leftChars="0" w:hanging="420" w:firstLineChars="0"/>
        <w:rPr>
          <w:rFonts w:ascii="宋体" w:hAnsi="宋体" w:eastAsia="宋体"/>
          <w:sz w:val="24"/>
          <w:szCs w:val="24"/>
          <w:lang w:eastAsia="zh-CN"/>
        </w:rPr>
      </w:pPr>
      <w:r>
        <w:rPr>
          <w:rFonts w:hint="default" w:ascii="宋体" w:hAnsi="宋体" w:eastAsia="宋体"/>
          <w:b/>
          <w:sz w:val="24"/>
          <w:szCs w:val="24"/>
          <w:lang w:val="en-US" w:eastAsia="zh-CN" w:bidi="ar-SA"/>
        </w:rPr>
        <w:t>三、</w:t>
      </w:r>
      <w:r>
        <w:rPr>
          <w:rFonts w:hint="eastAsia" w:ascii="宋体" w:hAnsi="宋体" w:eastAsia="宋体"/>
          <w:sz w:val="24"/>
          <w:szCs w:val="24"/>
          <w:lang w:eastAsia="zh-CN"/>
        </w:rPr>
        <w:t>申诉来源及受理渠道</w:t>
      </w:r>
    </w:p>
    <w:p w14:paraId="0AC6F2BF">
      <w:pPr>
        <w:numPr>
          <w:ilvl w:val="0"/>
          <w:numId w:val="0"/>
        </w:numPr>
        <w:tabs>
          <w:tab w:val="left" w:pos="567"/>
        </w:tabs>
        <w:spacing w:line="460" w:lineRule="exact"/>
        <w:ind w:left="420" w:leftChars="0" w:hanging="420" w:firstLineChars="0"/>
        <w:rPr>
          <w:rFonts w:hint="eastAsia" w:ascii="宋体" w:hAnsi="宋体" w:eastAsia="宋体"/>
          <w:sz w:val="24"/>
          <w:szCs w:val="24"/>
          <w:lang w:eastAsia="zh-CN"/>
        </w:rPr>
      </w:pPr>
      <w:r>
        <w:rPr>
          <w:rFonts w:hint="eastAsia" w:ascii="宋体" w:hAnsi="宋体" w:eastAsia="宋体"/>
          <w:sz w:val="24"/>
          <w:szCs w:val="24"/>
          <w:lang w:val="en-US" w:eastAsia="zh-CN" w:bidi="ar-SA"/>
        </w:rPr>
        <w:t>(一)</w:t>
      </w:r>
      <w:r>
        <w:rPr>
          <w:rFonts w:hint="eastAsia" w:ascii="宋体" w:hAnsi="宋体" w:eastAsia="宋体"/>
          <w:sz w:val="24"/>
          <w:szCs w:val="24"/>
          <w:lang w:eastAsia="zh-CN"/>
        </w:rPr>
        <w:t>人力资源部直接收到的申诉：职级评定公示邮箱、电话；</w:t>
      </w:r>
    </w:p>
    <w:p w14:paraId="5AD68A0B">
      <w:pPr>
        <w:numPr>
          <w:ilvl w:val="0"/>
          <w:numId w:val="0"/>
        </w:numPr>
        <w:tabs>
          <w:tab w:val="left" w:pos="567"/>
        </w:tabs>
        <w:spacing w:line="460" w:lineRule="exact"/>
        <w:ind w:left="420" w:leftChars="0" w:hanging="420" w:firstLineChars="0"/>
        <w:rPr>
          <w:rFonts w:ascii="宋体" w:hAnsi="宋体" w:eastAsia="宋体"/>
          <w:sz w:val="24"/>
          <w:szCs w:val="24"/>
          <w:lang w:eastAsia="zh-CN"/>
        </w:rPr>
      </w:pPr>
      <w:r>
        <w:rPr>
          <w:rFonts w:ascii="宋体" w:hAnsi="宋体" w:eastAsia="宋体"/>
          <w:sz w:val="24"/>
          <w:szCs w:val="24"/>
          <w:lang w:val="en-US" w:eastAsia="zh-CN" w:bidi="ar-SA"/>
        </w:rPr>
        <w:t>(二)</w:t>
      </w:r>
      <w:r>
        <w:rPr>
          <w:rFonts w:hint="eastAsia" w:ascii="宋体" w:hAnsi="宋体" w:eastAsia="宋体"/>
          <w:sz w:val="24"/>
          <w:szCs w:val="24"/>
          <w:lang w:eastAsia="zh-CN"/>
        </w:rPr>
        <w:t>审计、纪检部门转办的申诉；</w:t>
      </w:r>
    </w:p>
    <w:p w14:paraId="5B09D614">
      <w:pPr>
        <w:numPr>
          <w:ilvl w:val="0"/>
          <w:numId w:val="0"/>
        </w:numPr>
        <w:tabs>
          <w:tab w:val="left" w:pos="567"/>
        </w:tabs>
        <w:spacing w:line="460" w:lineRule="exact"/>
        <w:ind w:left="420" w:leftChars="0" w:hanging="420" w:firstLineChars="0"/>
        <w:rPr>
          <w:rFonts w:ascii="宋体" w:hAnsi="宋体" w:eastAsia="宋体"/>
          <w:sz w:val="24"/>
          <w:szCs w:val="24"/>
          <w:lang w:eastAsia="zh-CN"/>
        </w:rPr>
      </w:pPr>
      <w:r>
        <w:rPr>
          <w:rFonts w:ascii="宋体" w:hAnsi="宋体" w:eastAsia="宋体"/>
          <w:sz w:val="24"/>
          <w:szCs w:val="24"/>
          <w:lang w:val="en-US" w:eastAsia="zh-CN" w:bidi="ar-SA"/>
        </w:rPr>
        <w:t>(三)</w:t>
      </w:r>
      <w:r>
        <w:rPr>
          <w:rFonts w:hint="eastAsia" w:ascii="宋体" w:hAnsi="宋体" w:eastAsia="宋体"/>
          <w:sz w:val="24"/>
          <w:szCs w:val="24"/>
          <w:lang w:eastAsia="zh-CN"/>
        </w:rPr>
        <w:t>上级领导/部门转办的申诉。</w:t>
      </w:r>
    </w:p>
    <w:p w14:paraId="1AB51FDE">
      <w:pPr>
        <w:pStyle w:val="2"/>
        <w:numPr>
          <w:ilvl w:val="0"/>
          <w:numId w:val="0"/>
        </w:numPr>
        <w:tabs>
          <w:tab w:val="left" w:pos="567"/>
        </w:tabs>
        <w:spacing w:before="156" w:beforeLines="50" w:line="460" w:lineRule="exact"/>
        <w:ind w:left="420" w:leftChars="0" w:hanging="420" w:firstLineChars="0"/>
        <w:rPr>
          <w:rFonts w:ascii="宋体" w:hAnsi="宋体" w:eastAsia="宋体"/>
          <w:sz w:val="24"/>
          <w:szCs w:val="24"/>
          <w:lang w:eastAsia="zh-CN"/>
        </w:rPr>
      </w:pPr>
      <w:r>
        <w:rPr>
          <w:rFonts w:hint="default" w:ascii="宋体" w:hAnsi="宋体" w:eastAsia="宋体"/>
          <w:b/>
          <w:sz w:val="24"/>
          <w:szCs w:val="24"/>
          <w:lang w:val="en-US" w:eastAsia="zh-CN" w:bidi="ar-SA"/>
        </w:rPr>
        <w:t>四、</w:t>
      </w:r>
      <w:r>
        <w:rPr>
          <w:rFonts w:hint="eastAsia" w:ascii="宋体" w:hAnsi="宋体" w:eastAsia="宋体"/>
          <w:sz w:val="24"/>
          <w:szCs w:val="24"/>
          <w:lang w:eastAsia="zh-CN"/>
        </w:rPr>
        <w:t>申诉受理条件</w:t>
      </w:r>
    </w:p>
    <w:p w14:paraId="7719534B">
      <w:pPr>
        <w:numPr>
          <w:ilvl w:val="0"/>
          <w:numId w:val="0"/>
        </w:numPr>
        <w:tabs>
          <w:tab w:val="left" w:pos="567"/>
        </w:tabs>
        <w:spacing w:line="460" w:lineRule="exact"/>
        <w:ind w:left="567" w:leftChars="0" w:hanging="567" w:firstLineChars="0"/>
        <w:rPr>
          <w:rFonts w:hint="eastAsia" w:ascii="宋体" w:hAnsi="宋体" w:eastAsia="宋体"/>
          <w:sz w:val="24"/>
          <w:szCs w:val="24"/>
          <w:lang w:eastAsia="zh-CN"/>
        </w:rPr>
      </w:pPr>
      <w:r>
        <w:rPr>
          <w:rFonts w:hint="eastAsia" w:ascii="宋体" w:hAnsi="宋体" w:eastAsia="宋体"/>
          <w:b w:val="0"/>
          <w:sz w:val="24"/>
          <w:szCs w:val="24"/>
          <w:lang w:val="en-US" w:eastAsia="zh-CN" w:bidi="ar-SA"/>
        </w:rPr>
        <w:t>(一)</w:t>
      </w:r>
      <w:r>
        <w:rPr>
          <w:rFonts w:hint="eastAsia" w:ascii="宋体" w:hAnsi="宋体" w:eastAsia="宋体"/>
          <w:sz w:val="24"/>
          <w:szCs w:val="24"/>
          <w:lang w:eastAsia="zh-CN"/>
        </w:rPr>
        <w:t>职级评定结果公示结束前，通过正式申诉渠道，提供申诉材料，包括申诉人姓名、联系方式、申诉内容及具体证据/线索、诉求等；</w:t>
      </w:r>
    </w:p>
    <w:p w14:paraId="1F75BF87">
      <w:pPr>
        <w:numPr>
          <w:ilvl w:val="0"/>
          <w:numId w:val="0"/>
        </w:numPr>
        <w:tabs>
          <w:tab w:val="left" w:pos="567"/>
        </w:tabs>
        <w:spacing w:line="460" w:lineRule="exact"/>
        <w:ind w:left="567" w:leftChars="0" w:hanging="567" w:firstLineChars="0"/>
        <w:rPr>
          <w:rFonts w:ascii="宋体" w:hAnsi="宋体" w:eastAsia="宋体"/>
          <w:sz w:val="24"/>
          <w:szCs w:val="24"/>
          <w:lang w:eastAsia="zh-CN"/>
        </w:rPr>
      </w:pPr>
      <w:r>
        <w:rPr>
          <w:rFonts w:ascii="宋体" w:hAnsi="宋体" w:eastAsia="宋体"/>
          <w:b w:val="0"/>
          <w:sz w:val="24"/>
          <w:szCs w:val="24"/>
          <w:lang w:val="en-US" w:eastAsia="zh-CN" w:bidi="ar-SA"/>
        </w:rPr>
        <w:t>(二)</w:t>
      </w:r>
      <w:r>
        <w:rPr>
          <w:rFonts w:hint="eastAsia" w:ascii="宋体" w:hAnsi="宋体" w:eastAsia="宋体"/>
          <w:sz w:val="24"/>
          <w:szCs w:val="24"/>
          <w:lang w:eastAsia="zh-CN"/>
        </w:rPr>
        <w:t>申诉人如未能提供申诉问题的具体证据/线索的，仅凭个人主观臆断/猜测，原则上可不予受理；</w:t>
      </w:r>
    </w:p>
    <w:p w14:paraId="38C8F9DA">
      <w:pPr>
        <w:numPr>
          <w:ilvl w:val="0"/>
          <w:numId w:val="0"/>
        </w:numPr>
        <w:tabs>
          <w:tab w:val="left" w:pos="567"/>
        </w:tabs>
        <w:spacing w:line="460" w:lineRule="exact"/>
        <w:ind w:left="567" w:leftChars="0" w:hanging="567" w:firstLineChars="0"/>
        <w:rPr>
          <w:rFonts w:ascii="宋体" w:hAnsi="宋体" w:eastAsia="宋体"/>
          <w:sz w:val="24"/>
          <w:szCs w:val="24"/>
          <w:lang w:eastAsia="zh-CN"/>
        </w:rPr>
      </w:pPr>
      <w:r>
        <w:rPr>
          <w:rFonts w:ascii="宋体" w:hAnsi="宋体" w:eastAsia="宋体"/>
          <w:b w:val="0"/>
          <w:sz w:val="24"/>
          <w:szCs w:val="24"/>
          <w:lang w:val="en-US" w:eastAsia="zh-CN" w:bidi="ar-SA"/>
        </w:rPr>
        <w:t>(三)</w:t>
      </w:r>
      <w:r>
        <w:rPr>
          <w:rFonts w:hint="eastAsia" w:ascii="宋体" w:hAnsi="宋体" w:eastAsia="宋体"/>
          <w:sz w:val="24"/>
          <w:szCs w:val="24"/>
          <w:lang w:eastAsia="zh-CN"/>
        </w:rPr>
        <w:t>申诉人为匿名申诉的，若对所诉问题已提供充分详实的证据/线索的，申诉受理单位可对案件进行核查；</w:t>
      </w:r>
    </w:p>
    <w:p w14:paraId="0E1306D0">
      <w:pPr>
        <w:numPr>
          <w:ilvl w:val="0"/>
          <w:numId w:val="0"/>
        </w:numPr>
        <w:tabs>
          <w:tab w:val="left" w:pos="567"/>
        </w:tabs>
        <w:spacing w:line="460" w:lineRule="exact"/>
        <w:ind w:left="567" w:leftChars="0" w:hanging="567" w:firstLineChars="0"/>
        <w:rPr>
          <w:rFonts w:ascii="宋体" w:hAnsi="宋体" w:eastAsia="宋体"/>
          <w:sz w:val="24"/>
          <w:szCs w:val="24"/>
          <w:lang w:eastAsia="zh-CN"/>
        </w:rPr>
      </w:pPr>
      <w:r>
        <w:rPr>
          <w:rFonts w:ascii="宋体" w:hAnsi="宋体" w:eastAsia="宋体"/>
          <w:b w:val="0"/>
          <w:sz w:val="24"/>
          <w:szCs w:val="24"/>
          <w:lang w:val="en-US" w:eastAsia="zh-CN" w:bidi="ar-SA"/>
        </w:rPr>
        <w:t>(四)</w:t>
      </w:r>
      <w:r>
        <w:rPr>
          <w:rFonts w:hint="eastAsia" w:ascii="宋体" w:hAnsi="宋体" w:eastAsia="宋体"/>
          <w:sz w:val="24"/>
          <w:szCs w:val="24"/>
          <w:lang w:eastAsia="zh-CN"/>
        </w:rPr>
        <w:t>公示结束后不再受理新增申诉内容及案件；</w:t>
      </w:r>
    </w:p>
    <w:p w14:paraId="353DF276">
      <w:pPr>
        <w:numPr>
          <w:ilvl w:val="0"/>
          <w:numId w:val="0"/>
        </w:numPr>
        <w:tabs>
          <w:tab w:val="left" w:pos="567"/>
        </w:tabs>
        <w:spacing w:line="460" w:lineRule="exact"/>
        <w:ind w:left="567" w:leftChars="0" w:hanging="567" w:firstLineChars="0"/>
        <w:rPr>
          <w:rFonts w:ascii="宋体" w:hAnsi="宋体" w:eastAsia="宋体"/>
          <w:sz w:val="24"/>
          <w:szCs w:val="24"/>
          <w:lang w:eastAsia="zh-CN"/>
        </w:rPr>
      </w:pPr>
      <w:r>
        <w:rPr>
          <w:rFonts w:ascii="宋体" w:hAnsi="宋体" w:eastAsia="宋体"/>
          <w:b w:val="0"/>
          <w:sz w:val="24"/>
          <w:szCs w:val="24"/>
          <w:lang w:val="en-US" w:eastAsia="zh-CN" w:bidi="ar-SA"/>
        </w:rPr>
        <w:t>(五)</w:t>
      </w:r>
      <w:r>
        <w:rPr>
          <w:rFonts w:hint="eastAsia" w:ascii="宋体" w:hAnsi="宋体" w:eastAsia="宋体"/>
          <w:sz w:val="24"/>
          <w:szCs w:val="24"/>
          <w:lang w:eastAsia="zh-CN"/>
        </w:rPr>
        <w:t>申诉受理单位应优先受理实名申诉（即提供申诉人真实姓名、联系方式）；</w:t>
      </w:r>
    </w:p>
    <w:p w14:paraId="632F56F1">
      <w:pPr>
        <w:numPr>
          <w:ilvl w:val="0"/>
          <w:numId w:val="0"/>
        </w:numPr>
        <w:tabs>
          <w:tab w:val="left" w:pos="567"/>
        </w:tabs>
        <w:spacing w:line="460" w:lineRule="exact"/>
        <w:ind w:left="567" w:leftChars="0" w:hanging="567" w:firstLineChars="0"/>
        <w:rPr>
          <w:rFonts w:ascii="宋体" w:hAnsi="宋体" w:eastAsia="宋体"/>
          <w:sz w:val="24"/>
          <w:szCs w:val="24"/>
          <w:lang w:eastAsia="zh-CN"/>
        </w:rPr>
      </w:pPr>
      <w:r>
        <w:rPr>
          <w:rFonts w:ascii="宋体" w:hAnsi="宋体" w:eastAsia="宋体"/>
          <w:b w:val="0"/>
          <w:sz w:val="24"/>
          <w:szCs w:val="24"/>
          <w:lang w:val="en-US" w:eastAsia="zh-CN" w:bidi="ar-SA"/>
        </w:rPr>
        <w:t>(六)</w:t>
      </w:r>
      <w:r>
        <w:rPr>
          <w:rFonts w:hint="eastAsia" w:ascii="宋体" w:hAnsi="宋体" w:eastAsia="宋体"/>
          <w:sz w:val="24"/>
          <w:szCs w:val="24"/>
          <w:lang w:eastAsia="zh-CN"/>
        </w:rPr>
        <w:t>申诉案件是否受理，由对应限权专业委员会根据上述条件结合申诉内容研究后确定。</w:t>
      </w:r>
    </w:p>
    <w:p w14:paraId="15D928F2">
      <w:pPr>
        <w:pStyle w:val="2"/>
        <w:numPr>
          <w:ilvl w:val="0"/>
          <w:numId w:val="0"/>
        </w:numPr>
        <w:tabs>
          <w:tab w:val="left" w:pos="567"/>
        </w:tabs>
        <w:spacing w:before="156" w:beforeLines="50" w:line="460" w:lineRule="exact"/>
        <w:ind w:left="420" w:leftChars="0" w:hanging="420" w:firstLineChars="0"/>
        <w:rPr>
          <w:rFonts w:ascii="宋体" w:hAnsi="宋体" w:eastAsia="宋体"/>
          <w:sz w:val="24"/>
          <w:szCs w:val="24"/>
          <w:lang w:eastAsia="zh-CN"/>
        </w:rPr>
      </w:pPr>
      <w:r>
        <w:rPr>
          <w:rFonts w:hint="default" w:ascii="宋体" w:hAnsi="宋体" w:eastAsia="宋体"/>
          <w:b/>
          <w:sz w:val="24"/>
          <w:szCs w:val="24"/>
          <w:lang w:val="en-US" w:eastAsia="zh-CN" w:bidi="ar-SA"/>
        </w:rPr>
        <w:t>五、</w:t>
      </w:r>
      <w:r>
        <w:rPr>
          <w:rFonts w:hint="eastAsia" w:ascii="宋体" w:hAnsi="宋体" w:eastAsia="宋体"/>
          <w:sz w:val="24"/>
          <w:szCs w:val="24"/>
          <w:lang w:eastAsia="zh-CN"/>
        </w:rPr>
        <w:t>申诉受理范围</w:t>
      </w:r>
    </w:p>
    <w:p w14:paraId="07663C06">
      <w:pPr>
        <w:numPr>
          <w:ilvl w:val="0"/>
          <w:numId w:val="0"/>
        </w:numPr>
        <w:tabs>
          <w:tab w:val="left" w:pos="426"/>
          <w:tab w:val="left" w:pos="567"/>
        </w:tabs>
        <w:spacing w:line="460" w:lineRule="exact"/>
        <w:ind w:left="284" w:leftChars="0" w:hanging="284" w:firstLineChars="0"/>
        <w:rPr>
          <w:rFonts w:ascii="宋体" w:hAnsi="宋体" w:eastAsia="宋体"/>
          <w:sz w:val="24"/>
          <w:szCs w:val="24"/>
          <w:lang w:eastAsia="zh-CN"/>
        </w:rPr>
      </w:pPr>
      <w:r>
        <w:rPr>
          <w:rFonts w:ascii="宋体" w:hAnsi="宋体" w:eastAsia="宋体"/>
          <w:sz w:val="24"/>
          <w:szCs w:val="24"/>
          <w:lang w:val="en-US" w:eastAsia="zh-CN" w:bidi="ar-SA"/>
        </w:rPr>
        <w:t>(一)</w:t>
      </w:r>
      <w:r>
        <w:rPr>
          <w:rFonts w:hint="eastAsia" w:ascii="宋体" w:hAnsi="宋体" w:eastAsia="宋体"/>
          <w:sz w:val="24"/>
          <w:szCs w:val="24"/>
          <w:lang w:eastAsia="zh-CN"/>
        </w:rPr>
        <w:t>对本人评定结果有异议：</w:t>
      </w:r>
    </w:p>
    <w:p w14:paraId="294220A9">
      <w:pPr>
        <w:numPr>
          <w:ilvl w:val="0"/>
          <w:numId w:val="0"/>
        </w:numPr>
        <w:tabs>
          <w:tab w:val="left" w:pos="426"/>
          <w:tab w:val="left" w:pos="567"/>
        </w:tabs>
        <w:spacing w:line="460" w:lineRule="exact"/>
        <w:ind w:left="420" w:leftChars="0" w:hanging="420" w:firstLineChars="0"/>
        <w:rPr>
          <w:rFonts w:ascii="宋体" w:hAnsi="宋体" w:eastAsia="宋体"/>
          <w:sz w:val="24"/>
          <w:szCs w:val="24"/>
          <w:lang w:eastAsia="zh-CN"/>
        </w:rPr>
      </w:pPr>
      <w:r>
        <w:rPr>
          <w:rFonts w:ascii="宋体" w:hAnsi="宋体" w:eastAsia="宋体"/>
          <w:sz w:val="24"/>
          <w:szCs w:val="24"/>
          <w:lang w:val="en-US" w:eastAsia="zh-CN" w:bidi="ar-SA"/>
        </w:rPr>
        <w:t>1.</w:t>
      </w:r>
      <w:r>
        <w:rPr>
          <w:rFonts w:hint="eastAsia" w:ascii="宋体" w:hAnsi="宋体" w:eastAsia="宋体"/>
          <w:sz w:val="24"/>
          <w:szCs w:val="24"/>
          <w:lang w:eastAsia="zh-CN"/>
        </w:rPr>
        <w:t>知识维度测评结果（笔试）：</w:t>
      </w:r>
    </w:p>
    <w:p w14:paraId="7075A2AF">
      <w:pPr>
        <w:numPr>
          <w:ilvl w:val="0"/>
          <w:numId w:val="0"/>
        </w:numPr>
        <w:tabs>
          <w:tab w:val="left" w:pos="426"/>
          <w:tab w:val="left" w:pos="567"/>
        </w:tabs>
        <w:spacing w:line="460" w:lineRule="exact"/>
        <w:ind w:left="840" w:leftChars="0" w:hanging="420" w:firstLineChars="0"/>
        <w:rPr>
          <w:rFonts w:ascii="宋体" w:hAnsi="宋体" w:eastAsia="宋体"/>
          <w:sz w:val="24"/>
          <w:szCs w:val="24"/>
          <w:lang w:eastAsia="zh-CN"/>
        </w:rPr>
      </w:pPr>
      <w:r>
        <w:rPr>
          <w:rFonts w:hint="default" w:ascii="宋体" w:hAnsi="宋体" w:eastAsia="宋体"/>
          <w:sz w:val="24"/>
          <w:szCs w:val="24"/>
          <w:lang w:val="en-US" w:eastAsia="zh-CN" w:bidi="ar-SA"/>
        </w:rPr>
        <w:t>(1)</w:t>
      </w:r>
      <w:r>
        <w:rPr>
          <w:rFonts w:hint="eastAsia" w:ascii="宋体" w:hAnsi="宋体" w:eastAsia="宋体"/>
          <w:sz w:val="24"/>
          <w:szCs w:val="24"/>
          <w:lang w:eastAsia="zh-CN"/>
        </w:rPr>
        <w:t>答卷是否有漏评、漏阅等；各题型总成绩计算是否准确；</w:t>
      </w:r>
    </w:p>
    <w:p w14:paraId="5E4107EC">
      <w:pPr>
        <w:numPr>
          <w:ilvl w:val="0"/>
          <w:numId w:val="0"/>
        </w:numPr>
        <w:tabs>
          <w:tab w:val="left" w:pos="426"/>
          <w:tab w:val="left" w:pos="567"/>
        </w:tabs>
        <w:spacing w:line="460" w:lineRule="exact"/>
        <w:ind w:left="840" w:leftChars="0" w:hanging="420" w:firstLineChars="0"/>
        <w:rPr>
          <w:rFonts w:ascii="宋体" w:hAnsi="宋体" w:eastAsia="宋体"/>
          <w:sz w:val="24"/>
          <w:szCs w:val="24"/>
          <w:lang w:eastAsia="zh-CN"/>
        </w:rPr>
      </w:pPr>
      <w:r>
        <w:rPr>
          <w:rFonts w:hint="default" w:ascii="宋体" w:hAnsi="宋体" w:eastAsia="宋体"/>
          <w:sz w:val="24"/>
          <w:szCs w:val="24"/>
          <w:lang w:val="en-US" w:eastAsia="zh-CN" w:bidi="ar-SA"/>
        </w:rPr>
        <w:t>(2)</w:t>
      </w:r>
      <w:r>
        <w:rPr>
          <w:rFonts w:hint="eastAsia" w:ascii="宋体" w:hAnsi="宋体" w:eastAsia="宋体"/>
          <w:sz w:val="24"/>
          <w:szCs w:val="24"/>
          <w:lang w:eastAsia="zh-CN"/>
        </w:rPr>
        <w:t>主观题，原则上不重新阅卷；若申诉人有充足理由的，可对其主诉题目进行复核，复核标准按阅卷时确定的得分点及评分标准；</w:t>
      </w:r>
    </w:p>
    <w:p w14:paraId="1249EDF9">
      <w:pPr>
        <w:numPr>
          <w:ilvl w:val="0"/>
          <w:numId w:val="0"/>
        </w:numPr>
        <w:tabs>
          <w:tab w:val="left" w:pos="426"/>
          <w:tab w:val="left" w:pos="567"/>
        </w:tabs>
        <w:spacing w:line="460" w:lineRule="exact"/>
        <w:ind w:left="840" w:leftChars="0" w:hanging="420" w:firstLineChars="0"/>
        <w:rPr>
          <w:rFonts w:hint="eastAsia" w:ascii="宋体" w:hAnsi="宋体" w:eastAsia="宋体"/>
          <w:sz w:val="24"/>
          <w:szCs w:val="24"/>
          <w:lang w:eastAsia="zh-CN"/>
        </w:rPr>
      </w:pPr>
      <w:r>
        <w:rPr>
          <w:rFonts w:hint="default" w:ascii="宋体" w:hAnsi="宋体" w:eastAsia="宋体"/>
          <w:sz w:val="24"/>
          <w:szCs w:val="24"/>
          <w:lang w:val="en-US" w:eastAsia="zh-CN" w:bidi="ar-SA"/>
        </w:rPr>
        <w:t>(3)</w:t>
      </w:r>
      <w:r>
        <w:rPr>
          <w:rFonts w:hint="eastAsia" w:ascii="宋体" w:hAnsi="宋体" w:eastAsia="宋体"/>
          <w:sz w:val="24"/>
          <w:szCs w:val="24"/>
          <w:lang w:eastAsia="zh-CN"/>
        </w:rPr>
        <w:t>主观题评分标准、评分要点/细则的尺度，不在核查范围之内。</w:t>
      </w:r>
    </w:p>
    <w:p w14:paraId="51B3202A">
      <w:pPr>
        <w:numPr>
          <w:ilvl w:val="0"/>
          <w:numId w:val="0"/>
        </w:numPr>
        <w:tabs>
          <w:tab w:val="left" w:pos="426"/>
          <w:tab w:val="left" w:pos="567"/>
        </w:tabs>
        <w:spacing w:line="460" w:lineRule="exact"/>
        <w:ind w:left="420" w:leftChars="0" w:hanging="420" w:firstLineChars="0"/>
        <w:rPr>
          <w:rFonts w:ascii="宋体" w:hAnsi="宋体" w:eastAsia="宋体"/>
          <w:sz w:val="24"/>
          <w:szCs w:val="24"/>
          <w:lang w:eastAsia="zh-CN"/>
        </w:rPr>
      </w:pPr>
      <w:r>
        <w:rPr>
          <w:rFonts w:ascii="宋体" w:hAnsi="宋体" w:eastAsia="宋体"/>
          <w:sz w:val="24"/>
          <w:szCs w:val="24"/>
          <w:lang w:val="en-US" w:eastAsia="zh-CN" w:bidi="ar-SA"/>
        </w:rPr>
        <w:t>2.</w:t>
      </w:r>
      <w:r>
        <w:rPr>
          <w:rFonts w:hint="eastAsia" w:ascii="宋体" w:hAnsi="宋体" w:eastAsia="宋体"/>
          <w:sz w:val="24"/>
          <w:szCs w:val="24"/>
          <w:lang w:eastAsia="zh-CN"/>
        </w:rPr>
        <w:t>技能、能力素质、进阶条件维度测评结果（面试答辩、上级评价）：</w:t>
      </w:r>
    </w:p>
    <w:p w14:paraId="7D76D0B4">
      <w:pPr>
        <w:numPr>
          <w:ilvl w:val="0"/>
          <w:numId w:val="0"/>
        </w:numPr>
        <w:tabs>
          <w:tab w:val="left" w:pos="426"/>
          <w:tab w:val="left" w:pos="567"/>
        </w:tabs>
        <w:spacing w:line="460" w:lineRule="exact"/>
        <w:ind w:left="840" w:leftChars="0" w:hanging="420" w:firstLineChars="0"/>
        <w:rPr>
          <w:rFonts w:ascii="宋体" w:hAnsi="宋体" w:eastAsia="宋体"/>
          <w:sz w:val="24"/>
          <w:szCs w:val="24"/>
          <w:lang w:eastAsia="zh-CN"/>
        </w:rPr>
      </w:pPr>
      <w:r>
        <w:rPr>
          <w:rFonts w:hint="default" w:ascii="宋体" w:hAnsi="宋体" w:eastAsia="宋体"/>
          <w:sz w:val="24"/>
          <w:szCs w:val="24"/>
          <w:lang w:val="en-US" w:eastAsia="zh-CN" w:bidi="ar-SA"/>
        </w:rPr>
        <w:t>(1)</w:t>
      </w:r>
      <w:r>
        <w:rPr>
          <w:rFonts w:hint="eastAsia" w:ascii="宋体" w:hAnsi="宋体" w:eastAsia="宋体"/>
          <w:sz w:val="24"/>
          <w:szCs w:val="24"/>
          <w:lang w:eastAsia="zh-CN"/>
        </w:rPr>
        <w:t>各维度分数是否符合制度计算规则，得分计算是否准确；</w:t>
      </w:r>
    </w:p>
    <w:p w14:paraId="5C7F234C">
      <w:pPr>
        <w:numPr>
          <w:ilvl w:val="0"/>
          <w:numId w:val="0"/>
        </w:numPr>
        <w:tabs>
          <w:tab w:val="left" w:pos="426"/>
          <w:tab w:val="left" w:pos="567"/>
        </w:tabs>
        <w:spacing w:line="460" w:lineRule="exact"/>
        <w:ind w:left="840" w:leftChars="0" w:hanging="420" w:firstLineChars="0"/>
        <w:rPr>
          <w:rFonts w:ascii="宋体" w:hAnsi="宋体" w:eastAsia="宋体"/>
          <w:sz w:val="24"/>
          <w:szCs w:val="24"/>
          <w:lang w:eastAsia="zh-CN"/>
        </w:rPr>
      </w:pPr>
      <w:r>
        <w:rPr>
          <w:rFonts w:hint="default" w:ascii="宋体" w:hAnsi="宋体" w:eastAsia="宋体"/>
          <w:sz w:val="24"/>
          <w:szCs w:val="24"/>
          <w:lang w:val="en-US" w:eastAsia="zh-CN" w:bidi="ar-SA"/>
        </w:rPr>
        <w:t>(2)</w:t>
      </w:r>
      <w:r>
        <w:rPr>
          <w:rFonts w:hint="eastAsia" w:ascii="宋体" w:hAnsi="宋体" w:eastAsia="宋体"/>
          <w:sz w:val="24"/>
          <w:szCs w:val="24"/>
          <w:lang w:eastAsia="zh-CN"/>
        </w:rPr>
        <w:t>评分尺度公平性。</w:t>
      </w:r>
    </w:p>
    <w:p w14:paraId="443C1BC0">
      <w:pPr>
        <w:numPr>
          <w:ilvl w:val="0"/>
          <w:numId w:val="0"/>
        </w:numPr>
        <w:tabs>
          <w:tab w:val="left" w:pos="426"/>
          <w:tab w:val="left" w:pos="567"/>
        </w:tabs>
        <w:spacing w:line="460" w:lineRule="exact"/>
        <w:ind w:left="420" w:leftChars="0" w:hanging="420" w:firstLineChars="0"/>
        <w:rPr>
          <w:rFonts w:ascii="宋体" w:hAnsi="宋体" w:eastAsia="宋体"/>
          <w:sz w:val="24"/>
          <w:szCs w:val="24"/>
          <w:lang w:eastAsia="zh-CN"/>
        </w:rPr>
      </w:pPr>
      <w:r>
        <w:rPr>
          <w:rFonts w:ascii="宋体" w:hAnsi="宋体" w:eastAsia="宋体"/>
          <w:sz w:val="24"/>
          <w:szCs w:val="24"/>
          <w:lang w:val="en-US" w:eastAsia="zh-CN" w:bidi="ar-SA"/>
        </w:rPr>
        <w:t>3.</w:t>
      </w:r>
      <w:r>
        <w:rPr>
          <w:rFonts w:hint="eastAsia" w:ascii="宋体" w:hAnsi="宋体" w:eastAsia="宋体"/>
          <w:sz w:val="24"/>
          <w:szCs w:val="24"/>
          <w:lang w:eastAsia="zh-CN"/>
        </w:rPr>
        <w:t>绩效维度测评结果（赋分）：得分是否按照制度赋分标准、规则应用。</w:t>
      </w:r>
    </w:p>
    <w:p w14:paraId="5FC795B2">
      <w:pPr>
        <w:numPr>
          <w:ilvl w:val="0"/>
          <w:numId w:val="0"/>
        </w:numPr>
        <w:tabs>
          <w:tab w:val="left" w:pos="426"/>
          <w:tab w:val="left" w:pos="567"/>
        </w:tabs>
        <w:spacing w:line="460" w:lineRule="exact"/>
        <w:ind w:left="420" w:leftChars="0" w:hanging="420" w:firstLineChars="0"/>
        <w:rPr>
          <w:rFonts w:hint="eastAsia" w:ascii="宋体" w:hAnsi="宋体" w:eastAsia="宋体"/>
          <w:sz w:val="24"/>
          <w:szCs w:val="24"/>
          <w:lang w:eastAsia="zh-CN"/>
        </w:rPr>
      </w:pPr>
      <w:r>
        <w:rPr>
          <w:rFonts w:hint="eastAsia" w:ascii="宋体" w:hAnsi="宋体" w:eastAsia="宋体"/>
          <w:sz w:val="24"/>
          <w:szCs w:val="24"/>
          <w:lang w:val="en-US" w:eastAsia="zh-CN" w:bidi="ar-SA"/>
        </w:rPr>
        <w:t>4.</w:t>
      </w:r>
      <w:r>
        <w:rPr>
          <w:rFonts w:hint="eastAsia" w:ascii="宋体" w:hAnsi="宋体" w:eastAsia="宋体"/>
          <w:sz w:val="24"/>
          <w:szCs w:val="24"/>
          <w:lang w:eastAsia="zh-CN"/>
        </w:rPr>
        <w:t>最终得分及排名结果是否准确，拟定结果是否按照相关制度、指引、方案/通知的规则评定。</w:t>
      </w:r>
    </w:p>
    <w:p w14:paraId="7285DFE5">
      <w:pPr>
        <w:numPr>
          <w:ilvl w:val="0"/>
          <w:numId w:val="0"/>
        </w:numPr>
        <w:tabs>
          <w:tab w:val="left" w:pos="426"/>
          <w:tab w:val="left" w:pos="567"/>
        </w:tabs>
        <w:spacing w:line="460" w:lineRule="exact"/>
        <w:ind w:left="284" w:leftChars="0" w:hanging="284" w:firstLineChars="0"/>
        <w:rPr>
          <w:rFonts w:ascii="宋体" w:hAnsi="宋体" w:eastAsia="宋体"/>
          <w:sz w:val="24"/>
          <w:szCs w:val="24"/>
          <w:lang w:eastAsia="zh-CN"/>
        </w:rPr>
      </w:pPr>
      <w:r>
        <w:rPr>
          <w:rFonts w:ascii="宋体" w:hAnsi="宋体" w:eastAsia="宋体"/>
          <w:sz w:val="24"/>
          <w:szCs w:val="24"/>
          <w:lang w:val="en-US" w:eastAsia="zh-CN" w:bidi="ar-SA"/>
        </w:rPr>
        <w:t>(二)</w:t>
      </w:r>
      <w:r>
        <w:rPr>
          <w:rFonts w:hint="eastAsia" w:ascii="宋体" w:hAnsi="宋体" w:eastAsia="宋体"/>
          <w:sz w:val="24"/>
          <w:szCs w:val="24"/>
          <w:lang w:eastAsia="zh-CN"/>
        </w:rPr>
        <w:t>对职级评定过程中的评定程序、规则应用有异议：</w:t>
      </w:r>
    </w:p>
    <w:p w14:paraId="275EDB70">
      <w:pPr>
        <w:numPr>
          <w:ilvl w:val="0"/>
          <w:numId w:val="0"/>
        </w:numPr>
        <w:tabs>
          <w:tab w:val="left" w:pos="426"/>
          <w:tab w:val="left" w:pos="567"/>
        </w:tabs>
        <w:spacing w:line="460" w:lineRule="exact"/>
        <w:ind w:left="420" w:leftChars="0" w:hanging="420" w:firstLineChars="0"/>
        <w:rPr>
          <w:rFonts w:hint="eastAsia" w:ascii="宋体" w:hAnsi="宋体" w:eastAsia="宋体"/>
          <w:sz w:val="24"/>
          <w:szCs w:val="24"/>
          <w:lang w:eastAsia="zh-CN"/>
        </w:rPr>
      </w:pPr>
      <w:r>
        <w:rPr>
          <w:rFonts w:hint="eastAsia" w:ascii="宋体" w:hAnsi="宋体" w:eastAsia="宋体"/>
          <w:sz w:val="24"/>
          <w:szCs w:val="24"/>
          <w:lang w:val="en-US" w:eastAsia="zh-CN" w:bidi="ar-SA"/>
        </w:rPr>
        <w:t>1.</w:t>
      </w:r>
      <w:r>
        <w:rPr>
          <w:rFonts w:hint="eastAsia" w:ascii="宋体" w:hAnsi="宋体" w:eastAsia="宋体"/>
          <w:sz w:val="24"/>
          <w:szCs w:val="24"/>
          <w:lang w:eastAsia="zh-CN"/>
        </w:rPr>
        <w:t>职数的计算规则、配置情况；</w:t>
      </w:r>
    </w:p>
    <w:p w14:paraId="3BB9B069">
      <w:pPr>
        <w:numPr>
          <w:ilvl w:val="0"/>
          <w:numId w:val="0"/>
        </w:numPr>
        <w:tabs>
          <w:tab w:val="left" w:pos="426"/>
          <w:tab w:val="left" w:pos="567"/>
        </w:tabs>
        <w:spacing w:line="460" w:lineRule="exact"/>
        <w:ind w:left="420" w:leftChars="0" w:hanging="420" w:firstLineChars="0"/>
        <w:rPr>
          <w:rFonts w:ascii="宋体" w:hAnsi="宋体" w:eastAsia="宋体"/>
          <w:sz w:val="24"/>
          <w:szCs w:val="24"/>
          <w:lang w:eastAsia="zh-CN"/>
        </w:rPr>
      </w:pPr>
      <w:r>
        <w:rPr>
          <w:rFonts w:ascii="宋体" w:hAnsi="宋体" w:eastAsia="宋体"/>
          <w:sz w:val="24"/>
          <w:szCs w:val="24"/>
          <w:lang w:val="en-US" w:eastAsia="zh-CN" w:bidi="ar-SA"/>
        </w:rPr>
        <w:t>2.</w:t>
      </w:r>
      <w:r>
        <w:rPr>
          <w:rFonts w:hint="eastAsia" w:ascii="宋体" w:hAnsi="宋体" w:eastAsia="宋体"/>
          <w:sz w:val="24"/>
          <w:szCs w:val="24"/>
          <w:lang w:eastAsia="zh-CN"/>
        </w:rPr>
        <w:t>评定方式、流程、时限等是否符合相关制度、指引、方案/通知的规则评定；</w:t>
      </w:r>
    </w:p>
    <w:p w14:paraId="177188BC">
      <w:pPr>
        <w:numPr>
          <w:ilvl w:val="0"/>
          <w:numId w:val="0"/>
        </w:numPr>
        <w:tabs>
          <w:tab w:val="left" w:pos="426"/>
          <w:tab w:val="left" w:pos="567"/>
        </w:tabs>
        <w:spacing w:line="460" w:lineRule="exact"/>
        <w:ind w:left="420" w:leftChars="0" w:hanging="420" w:firstLineChars="0"/>
        <w:rPr>
          <w:rFonts w:hint="eastAsia" w:ascii="宋体" w:hAnsi="宋体" w:eastAsia="宋体"/>
          <w:sz w:val="24"/>
          <w:szCs w:val="24"/>
          <w:lang w:eastAsia="zh-CN"/>
        </w:rPr>
      </w:pPr>
      <w:r>
        <w:rPr>
          <w:rFonts w:hint="eastAsia" w:ascii="宋体" w:hAnsi="宋体" w:eastAsia="宋体"/>
          <w:sz w:val="24"/>
          <w:szCs w:val="24"/>
          <w:lang w:val="en-US" w:eastAsia="zh-CN" w:bidi="ar-SA"/>
        </w:rPr>
        <w:t>3.</w:t>
      </w:r>
      <w:r>
        <w:rPr>
          <w:rFonts w:hint="eastAsia" w:ascii="宋体" w:hAnsi="宋体" w:eastAsia="宋体"/>
          <w:sz w:val="24"/>
          <w:szCs w:val="24"/>
          <w:lang w:eastAsia="zh-CN"/>
        </w:rPr>
        <w:t>评定过程中是否存在违规操作。</w:t>
      </w:r>
    </w:p>
    <w:p w14:paraId="6B775E53">
      <w:pPr>
        <w:numPr>
          <w:ilvl w:val="0"/>
          <w:numId w:val="0"/>
        </w:numPr>
        <w:tabs>
          <w:tab w:val="left" w:pos="0"/>
          <w:tab w:val="left" w:pos="426"/>
          <w:tab w:val="left" w:pos="567"/>
        </w:tabs>
        <w:spacing w:line="460" w:lineRule="exact"/>
        <w:ind w:left="-426" w:leftChars="0" w:firstLine="426" w:firstLineChars="0"/>
        <w:rPr>
          <w:rFonts w:hint="eastAsia" w:ascii="宋体" w:hAnsi="宋体" w:eastAsia="宋体"/>
          <w:sz w:val="24"/>
          <w:szCs w:val="24"/>
          <w:lang w:eastAsia="zh-CN"/>
        </w:rPr>
      </w:pPr>
      <w:r>
        <w:rPr>
          <w:rFonts w:hint="eastAsia" w:ascii="宋体" w:hAnsi="宋体" w:eastAsia="宋体"/>
          <w:sz w:val="24"/>
          <w:szCs w:val="24"/>
          <w:lang w:val="en-US" w:eastAsia="zh-CN" w:bidi="ar-SA"/>
        </w:rPr>
        <w:t>(三)</w:t>
      </w:r>
      <w:r>
        <w:rPr>
          <w:rFonts w:hint="eastAsia" w:ascii="宋体" w:hAnsi="宋体" w:eastAsia="宋体"/>
          <w:sz w:val="24"/>
          <w:szCs w:val="24"/>
          <w:lang w:eastAsia="zh-CN"/>
        </w:rPr>
        <w:t>其他本人</w:t>
      </w:r>
      <w:r>
        <w:rPr>
          <w:rFonts w:ascii="宋体" w:hAnsi="宋体" w:eastAsia="宋体"/>
          <w:sz w:val="24"/>
          <w:szCs w:val="24"/>
          <w:lang w:eastAsia="zh-CN"/>
        </w:rPr>
        <w:t>觉得需要</w:t>
      </w:r>
      <w:r>
        <w:rPr>
          <w:rFonts w:hint="eastAsia" w:ascii="宋体" w:hAnsi="宋体" w:eastAsia="宋体"/>
          <w:sz w:val="24"/>
          <w:szCs w:val="24"/>
          <w:lang w:eastAsia="zh-CN"/>
        </w:rPr>
        <w:t>向</w:t>
      </w:r>
      <w:r>
        <w:rPr>
          <w:rFonts w:ascii="宋体" w:hAnsi="宋体" w:eastAsia="宋体"/>
          <w:sz w:val="24"/>
          <w:szCs w:val="24"/>
          <w:lang w:eastAsia="zh-CN"/>
        </w:rPr>
        <w:t>公司申诉的事项</w:t>
      </w:r>
      <w:r>
        <w:rPr>
          <w:rFonts w:hint="eastAsia" w:ascii="宋体" w:hAnsi="宋体" w:eastAsia="宋体"/>
          <w:sz w:val="24"/>
          <w:szCs w:val="24"/>
          <w:lang w:eastAsia="zh-CN"/>
        </w:rPr>
        <w:t>。</w:t>
      </w:r>
    </w:p>
    <w:p w14:paraId="6EA630A2">
      <w:pPr>
        <w:pStyle w:val="2"/>
        <w:numPr>
          <w:ilvl w:val="0"/>
          <w:numId w:val="0"/>
        </w:numPr>
        <w:tabs>
          <w:tab w:val="left" w:pos="567"/>
        </w:tabs>
        <w:spacing w:before="156" w:beforeLines="50" w:line="460" w:lineRule="exact"/>
        <w:ind w:left="420" w:leftChars="0" w:hanging="420" w:firstLineChars="0"/>
        <w:rPr>
          <w:rFonts w:ascii="宋体" w:hAnsi="宋体" w:eastAsia="宋体"/>
          <w:sz w:val="24"/>
          <w:szCs w:val="24"/>
          <w:lang w:eastAsia="zh-CN"/>
        </w:rPr>
      </w:pPr>
      <w:r>
        <w:rPr>
          <w:rFonts w:hint="default" w:ascii="宋体" w:hAnsi="宋体" w:eastAsia="宋体"/>
          <w:b/>
          <w:sz w:val="24"/>
          <w:szCs w:val="24"/>
          <w:lang w:val="en-US" w:eastAsia="zh-CN" w:bidi="ar-SA"/>
        </w:rPr>
        <w:t>六、</w:t>
      </w:r>
      <w:r>
        <w:rPr>
          <w:rFonts w:hint="eastAsia" w:ascii="宋体" w:hAnsi="宋体" w:eastAsia="宋体"/>
          <w:sz w:val="24"/>
          <w:szCs w:val="24"/>
          <w:lang w:eastAsia="zh-CN"/>
        </w:rPr>
        <w:t>申诉核查要求</w:t>
      </w:r>
    </w:p>
    <w:p w14:paraId="36BC7883">
      <w:pPr>
        <w:numPr>
          <w:ilvl w:val="0"/>
          <w:numId w:val="0"/>
        </w:numPr>
        <w:tabs>
          <w:tab w:val="left" w:pos="567"/>
        </w:tabs>
        <w:spacing w:line="460" w:lineRule="exact"/>
        <w:ind w:left="567" w:leftChars="0" w:hanging="567" w:firstLineChars="0"/>
        <w:rPr>
          <w:rFonts w:ascii="宋体" w:hAnsi="宋体" w:eastAsia="宋体"/>
          <w:sz w:val="24"/>
          <w:szCs w:val="24"/>
          <w:lang w:eastAsia="zh-CN"/>
        </w:rPr>
      </w:pPr>
      <w:r>
        <w:rPr>
          <w:rFonts w:ascii="宋体" w:hAnsi="宋体" w:eastAsia="宋体"/>
          <w:b w:val="0"/>
          <w:sz w:val="24"/>
          <w:szCs w:val="24"/>
          <w:lang w:val="en-US" w:eastAsia="zh-CN" w:bidi="ar-SA"/>
        </w:rPr>
        <w:t>(一)</w:t>
      </w:r>
      <w:r>
        <w:rPr>
          <w:rFonts w:hint="eastAsia" w:ascii="宋体" w:hAnsi="宋体" w:eastAsia="宋体"/>
          <w:sz w:val="24"/>
          <w:szCs w:val="24"/>
          <w:lang w:eastAsia="zh-CN"/>
        </w:rPr>
        <w:t>公司级专业委员会评定的采用一级核查制，其他各级专业委员会评定的采用两级核查制，具体如下：</w:t>
      </w:r>
    </w:p>
    <w:p w14:paraId="390E8181">
      <w:pPr>
        <w:numPr>
          <w:ilvl w:val="0"/>
          <w:numId w:val="0"/>
        </w:numPr>
        <w:tabs>
          <w:tab w:val="left" w:pos="284"/>
          <w:tab w:val="left" w:pos="567"/>
        </w:tabs>
        <w:spacing w:line="460" w:lineRule="exact"/>
        <w:ind w:left="284" w:leftChars="0" w:hanging="284" w:firstLineChars="0"/>
        <w:rPr>
          <w:rFonts w:ascii="宋体" w:hAnsi="宋体" w:eastAsia="宋体"/>
          <w:sz w:val="24"/>
          <w:szCs w:val="24"/>
          <w:lang w:eastAsia="zh-CN"/>
        </w:rPr>
      </w:pPr>
      <w:r>
        <w:rPr>
          <w:rFonts w:ascii="宋体" w:hAnsi="宋体" w:eastAsia="宋体"/>
          <w:sz w:val="24"/>
          <w:szCs w:val="24"/>
          <w:lang w:val="en-US" w:eastAsia="zh-CN" w:bidi="ar-SA"/>
        </w:rPr>
        <w:t>1.</w:t>
      </w:r>
      <w:r>
        <w:rPr>
          <w:rFonts w:hint="eastAsia" w:ascii="宋体" w:hAnsi="宋体" w:eastAsia="宋体"/>
          <w:sz w:val="24"/>
          <w:szCs w:val="24"/>
          <w:lang w:eastAsia="zh-CN"/>
        </w:rPr>
        <w:t>按照职级评定权限，本级专业委员会负责处理评定权限内的申诉案件，其中笔试成绩复核的，由发起笔试的专业委员会负责，核查结果为最终结论，不再设置复核环节；</w:t>
      </w:r>
    </w:p>
    <w:p w14:paraId="140FF8D6">
      <w:pPr>
        <w:numPr>
          <w:ilvl w:val="0"/>
          <w:numId w:val="0"/>
        </w:numPr>
        <w:tabs>
          <w:tab w:val="left" w:pos="284"/>
          <w:tab w:val="left" w:pos="567"/>
        </w:tabs>
        <w:spacing w:line="460" w:lineRule="exact"/>
        <w:ind w:left="284" w:leftChars="0" w:hanging="284" w:firstLineChars="0"/>
        <w:rPr>
          <w:rFonts w:ascii="宋体" w:hAnsi="宋体" w:eastAsia="宋体"/>
          <w:sz w:val="24"/>
          <w:szCs w:val="24"/>
          <w:lang w:eastAsia="zh-CN"/>
        </w:rPr>
      </w:pPr>
      <w:r>
        <w:rPr>
          <w:rFonts w:ascii="宋体" w:hAnsi="宋体" w:eastAsia="宋体"/>
          <w:sz w:val="24"/>
          <w:szCs w:val="24"/>
          <w:lang w:val="en-US" w:eastAsia="zh-CN" w:bidi="ar-SA"/>
        </w:rPr>
        <w:t>2.</w:t>
      </w:r>
      <w:r>
        <w:rPr>
          <w:rFonts w:hint="eastAsia" w:ascii="宋体" w:hAnsi="宋体" w:eastAsia="宋体"/>
          <w:sz w:val="24"/>
          <w:szCs w:val="24"/>
          <w:lang w:eastAsia="zh-CN"/>
        </w:rPr>
        <w:t>申诉人收到核查结果反馈后，仍有异议的，有权向上一级人力资源部申请复核（除笔试结果外），由人力资源部牵头协同专业委员会对下进行复核，复核结果为最终结论；</w:t>
      </w:r>
    </w:p>
    <w:tbl>
      <w:tblPr>
        <w:tblStyle w:val="10"/>
        <w:tblW w:w="9129" w:type="dxa"/>
        <w:tblInd w:w="113" w:type="dxa"/>
        <w:tblLayout w:type="autofit"/>
        <w:tblCellMar>
          <w:top w:w="0" w:type="dxa"/>
          <w:left w:w="108" w:type="dxa"/>
          <w:bottom w:w="0" w:type="dxa"/>
          <w:right w:w="108" w:type="dxa"/>
        </w:tblCellMar>
      </w:tblPr>
      <w:tblGrid>
        <w:gridCol w:w="3069"/>
        <w:gridCol w:w="2914"/>
        <w:gridCol w:w="3146"/>
      </w:tblGrid>
      <w:tr w14:paraId="6428D1D3">
        <w:tblPrEx>
          <w:tblCellMar>
            <w:top w:w="0" w:type="dxa"/>
            <w:left w:w="108" w:type="dxa"/>
            <w:bottom w:w="0" w:type="dxa"/>
            <w:right w:w="108" w:type="dxa"/>
          </w:tblCellMar>
        </w:tblPrEx>
        <w:trPr>
          <w:wBefore w:w="0" w:type="dxa"/>
          <w:wAfter w:w="0" w:type="dxa"/>
          <w:trHeight w:val="238" w:hRule="atLeast"/>
        </w:trPr>
        <w:tc>
          <w:tcPr>
            <w:tcW w:w="3069" w:type="dxa"/>
            <w:tcBorders>
              <w:top w:val="single" w:color="auto" w:sz="4" w:space="0"/>
              <w:left w:val="single" w:color="auto" w:sz="4" w:space="0"/>
              <w:bottom w:val="single" w:color="auto" w:sz="4" w:space="0"/>
              <w:right w:val="single" w:color="auto" w:sz="4" w:space="0"/>
            </w:tcBorders>
            <w:noWrap/>
            <w:vAlign w:val="center"/>
          </w:tcPr>
          <w:p w14:paraId="560FD999">
            <w:pPr>
              <w:widowControl/>
              <w:spacing w:line="360" w:lineRule="auto"/>
              <w:jc w:val="center"/>
              <w:rPr>
                <w:rFonts w:ascii="宋体" w:hAnsi="宋体" w:eastAsia="宋体" w:cs="宋体"/>
                <w:b/>
                <w:sz w:val="24"/>
                <w:szCs w:val="24"/>
                <w:lang w:eastAsia="zh-CN"/>
              </w:rPr>
            </w:pPr>
            <w:r>
              <w:rPr>
                <w:rFonts w:hint="eastAsia" w:ascii="宋体" w:hAnsi="宋体" w:eastAsia="宋体" w:cs="宋体"/>
                <w:b/>
                <w:sz w:val="24"/>
                <w:szCs w:val="24"/>
                <w:lang w:eastAsia="zh-CN"/>
              </w:rPr>
              <w:t>评定机构</w:t>
            </w:r>
          </w:p>
        </w:tc>
        <w:tc>
          <w:tcPr>
            <w:tcW w:w="2914" w:type="dxa"/>
            <w:tcBorders>
              <w:top w:val="single" w:color="auto" w:sz="4" w:space="0"/>
              <w:left w:val="nil"/>
              <w:bottom w:val="single" w:color="auto" w:sz="4" w:space="0"/>
              <w:right w:val="single" w:color="auto" w:sz="4" w:space="0"/>
            </w:tcBorders>
            <w:noWrap/>
            <w:vAlign w:val="center"/>
          </w:tcPr>
          <w:p w14:paraId="46E52196">
            <w:pPr>
              <w:widowControl/>
              <w:spacing w:line="360" w:lineRule="auto"/>
              <w:jc w:val="center"/>
              <w:rPr>
                <w:rFonts w:hint="eastAsia" w:ascii="宋体" w:hAnsi="宋体" w:eastAsia="宋体" w:cs="宋体"/>
                <w:b/>
                <w:sz w:val="24"/>
                <w:szCs w:val="24"/>
                <w:lang w:eastAsia="zh-CN"/>
              </w:rPr>
            </w:pPr>
            <w:r>
              <w:rPr>
                <w:rFonts w:hint="eastAsia" w:ascii="宋体" w:hAnsi="宋体" w:eastAsia="宋体" w:cs="宋体"/>
                <w:b/>
                <w:sz w:val="24"/>
                <w:szCs w:val="24"/>
                <w:lang w:eastAsia="zh-CN"/>
              </w:rPr>
              <w:t>核查单位</w:t>
            </w:r>
          </w:p>
        </w:tc>
        <w:tc>
          <w:tcPr>
            <w:tcW w:w="3146" w:type="dxa"/>
            <w:tcBorders>
              <w:top w:val="single" w:color="auto" w:sz="4" w:space="0"/>
              <w:left w:val="nil"/>
              <w:bottom w:val="single" w:color="auto" w:sz="4" w:space="0"/>
              <w:right w:val="single" w:color="auto" w:sz="4" w:space="0"/>
            </w:tcBorders>
            <w:noWrap/>
            <w:vAlign w:val="center"/>
          </w:tcPr>
          <w:p w14:paraId="33A4E21D">
            <w:pPr>
              <w:widowControl/>
              <w:spacing w:line="360" w:lineRule="auto"/>
              <w:jc w:val="center"/>
              <w:rPr>
                <w:rFonts w:hint="eastAsia" w:ascii="宋体" w:hAnsi="宋体" w:eastAsia="宋体" w:cs="宋体"/>
                <w:b/>
                <w:sz w:val="24"/>
                <w:szCs w:val="24"/>
                <w:lang w:eastAsia="zh-CN"/>
              </w:rPr>
            </w:pPr>
            <w:r>
              <w:rPr>
                <w:rFonts w:hint="eastAsia" w:ascii="宋体" w:hAnsi="宋体" w:eastAsia="宋体" w:cs="宋体"/>
                <w:b/>
                <w:sz w:val="24"/>
                <w:szCs w:val="24"/>
                <w:lang w:eastAsia="zh-CN"/>
              </w:rPr>
              <w:t>复核单位</w:t>
            </w:r>
          </w:p>
        </w:tc>
      </w:tr>
      <w:tr w14:paraId="5E84B397">
        <w:tblPrEx>
          <w:tblCellMar>
            <w:top w:w="0" w:type="dxa"/>
            <w:left w:w="108" w:type="dxa"/>
            <w:bottom w:w="0" w:type="dxa"/>
            <w:right w:w="108" w:type="dxa"/>
          </w:tblCellMar>
        </w:tblPrEx>
        <w:trPr>
          <w:wBefore w:w="0" w:type="dxa"/>
          <w:wAfter w:w="0" w:type="dxa"/>
          <w:trHeight w:val="238" w:hRule="atLeast"/>
        </w:trPr>
        <w:tc>
          <w:tcPr>
            <w:tcW w:w="3069" w:type="dxa"/>
            <w:tcBorders>
              <w:top w:val="nil"/>
              <w:left w:val="single" w:color="auto" w:sz="4" w:space="0"/>
              <w:bottom w:val="single" w:color="auto" w:sz="4" w:space="0"/>
              <w:right w:val="single" w:color="auto" w:sz="4" w:space="0"/>
            </w:tcBorders>
            <w:noWrap/>
            <w:vAlign w:val="center"/>
          </w:tcPr>
          <w:p w14:paraId="49DABB93">
            <w:pPr>
              <w:widowControl/>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公司级专委会</w:t>
            </w:r>
          </w:p>
        </w:tc>
        <w:tc>
          <w:tcPr>
            <w:tcW w:w="2914" w:type="dxa"/>
            <w:tcBorders>
              <w:top w:val="nil"/>
              <w:left w:val="nil"/>
              <w:bottom w:val="single" w:color="auto" w:sz="4" w:space="0"/>
              <w:right w:val="single" w:color="auto" w:sz="4" w:space="0"/>
            </w:tcBorders>
            <w:noWrap/>
            <w:vAlign w:val="center"/>
          </w:tcPr>
          <w:p w14:paraId="550492A9">
            <w:pPr>
              <w:widowControl/>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公司级</w:t>
            </w:r>
          </w:p>
        </w:tc>
        <w:tc>
          <w:tcPr>
            <w:tcW w:w="3146" w:type="dxa"/>
            <w:tcBorders>
              <w:top w:val="nil"/>
              <w:left w:val="nil"/>
              <w:bottom w:val="single" w:color="auto" w:sz="4" w:space="0"/>
              <w:right w:val="single" w:color="auto" w:sz="4" w:space="0"/>
            </w:tcBorders>
            <w:noWrap/>
            <w:vAlign w:val="center"/>
          </w:tcPr>
          <w:p w14:paraId="6FE6F116">
            <w:pPr>
              <w:widowControl/>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w:t>
            </w:r>
          </w:p>
        </w:tc>
      </w:tr>
      <w:tr w14:paraId="2D76F0F2">
        <w:tblPrEx>
          <w:tblCellMar>
            <w:top w:w="0" w:type="dxa"/>
            <w:left w:w="108" w:type="dxa"/>
            <w:bottom w:w="0" w:type="dxa"/>
            <w:right w:w="108" w:type="dxa"/>
          </w:tblCellMar>
        </w:tblPrEx>
        <w:trPr>
          <w:wBefore w:w="0" w:type="dxa"/>
          <w:wAfter w:w="0" w:type="dxa"/>
          <w:trHeight w:val="238" w:hRule="atLeast"/>
        </w:trPr>
        <w:tc>
          <w:tcPr>
            <w:tcW w:w="3069" w:type="dxa"/>
            <w:tcBorders>
              <w:top w:val="nil"/>
              <w:left w:val="single" w:color="auto" w:sz="4" w:space="0"/>
              <w:bottom w:val="single" w:color="auto" w:sz="4" w:space="0"/>
              <w:right w:val="single" w:color="auto" w:sz="4" w:space="0"/>
            </w:tcBorders>
            <w:noWrap/>
            <w:vAlign w:val="center"/>
          </w:tcPr>
          <w:p w14:paraId="743461F9">
            <w:pPr>
              <w:widowControl/>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区域/总部级专委会</w:t>
            </w:r>
          </w:p>
        </w:tc>
        <w:tc>
          <w:tcPr>
            <w:tcW w:w="2914" w:type="dxa"/>
            <w:tcBorders>
              <w:top w:val="nil"/>
              <w:left w:val="nil"/>
              <w:bottom w:val="single" w:color="auto" w:sz="4" w:space="0"/>
              <w:right w:val="single" w:color="auto" w:sz="4" w:space="0"/>
            </w:tcBorders>
            <w:noWrap/>
            <w:vAlign w:val="center"/>
          </w:tcPr>
          <w:p w14:paraId="343FA27D">
            <w:pPr>
              <w:widowControl/>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区域/总部级</w:t>
            </w:r>
          </w:p>
        </w:tc>
        <w:tc>
          <w:tcPr>
            <w:tcW w:w="3146" w:type="dxa"/>
            <w:tcBorders>
              <w:top w:val="nil"/>
              <w:left w:val="nil"/>
              <w:bottom w:val="single" w:color="auto" w:sz="4" w:space="0"/>
              <w:right w:val="single" w:color="auto" w:sz="4" w:space="0"/>
            </w:tcBorders>
            <w:noWrap/>
            <w:vAlign w:val="center"/>
          </w:tcPr>
          <w:p w14:paraId="11DE9234">
            <w:pPr>
              <w:widowControl/>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公司级</w:t>
            </w:r>
          </w:p>
        </w:tc>
      </w:tr>
      <w:tr w14:paraId="7959A38C">
        <w:tblPrEx>
          <w:tblCellMar>
            <w:top w:w="0" w:type="dxa"/>
            <w:left w:w="108" w:type="dxa"/>
            <w:bottom w:w="0" w:type="dxa"/>
            <w:right w:w="108" w:type="dxa"/>
          </w:tblCellMar>
        </w:tblPrEx>
        <w:trPr>
          <w:wBefore w:w="0" w:type="dxa"/>
          <w:wAfter w:w="0" w:type="dxa"/>
          <w:trHeight w:val="238" w:hRule="atLeast"/>
        </w:trPr>
        <w:tc>
          <w:tcPr>
            <w:tcW w:w="3069" w:type="dxa"/>
            <w:tcBorders>
              <w:top w:val="nil"/>
              <w:left w:val="single" w:color="auto" w:sz="4" w:space="0"/>
              <w:bottom w:val="single" w:color="auto" w:sz="4" w:space="0"/>
              <w:right w:val="single" w:color="auto" w:sz="4" w:space="0"/>
            </w:tcBorders>
            <w:noWrap/>
            <w:vAlign w:val="center"/>
          </w:tcPr>
          <w:p w14:paraId="7989FA7F">
            <w:pPr>
              <w:widowControl/>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营销/工厂级专委会</w:t>
            </w:r>
          </w:p>
        </w:tc>
        <w:tc>
          <w:tcPr>
            <w:tcW w:w="2914" w:type="dxa"/>
            <w:tcBorders>
              <w:top w:val="nil"/>
              <w:left w:val="nil"/>
              <w:bottom w:val="single" w:color="auto" w:sz="4" w:space="0"/>
              <w:right w:val="single" w:color="auto" w:sz="4" w:space="0"/>
            </w:tcBorders>
            <w:noWrap/>
            <w:vAlign w:val="center"/>
          </w:tcPr>
          <w:p w14:paraId="47756312">
            <w:pPr>
              <w:widowControl/>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营销/工厂级</w:t>
            </w:r>
          </w:p>
        </w:tc>
        <w:tc>
          <w:tcPr>
            <w:tcW w:w="3146" w:type="dxa"/>
            <w:tcBorders>
              <w:top w:val="nil"/>
              <w:left w:val="nil"/>
              <w:bottom w:val="single" w:color="auto" w:sz="4" w:space="0"/>
              <w:right w:val="single" w:color="auto" w:sz="4" w:space="0"/>
            </w:tcBorders>
            <w:noWrap/>
            <w:vAlign w:val="center"/>
          </w:tcPr>
          <w:p w14:paraId="57DD8D45">
            <w:pPr>
              <w:widowControl/>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区域/总部级</w:t>
            </w:r>
          </w:p>
        </w:tc>
      </w:tr>
      <w:tr w14:paraId="587B8F63">
        <w:tblPrEx>
          <w:tblCellMar>
            <w:top w:w="0" w:type="dxa"/>
            <w:left w:w="108" w:type="dxa"/>
            <w:bottom w:w="0" w:type="dxa"/>
            <w:right w:w="108" w:type="dxa"/>
          </w:tblCellMar>
        </w:tblPrEx>
        <w:trPr>
          <w:wBefore w:w="0" w:type="dxa"/>
          <w:wAfter w:w="0" w:type="dxa"/>
          <w:trHeight w:val="238" w:hRule="atLeast"/>
        </w:trPr>
        <w:tc>
          <w:tcPr>
            <w:tcW w:w="3069" w:type="dxa"/>
            <w:tcBorders>
              <w:top w:val="single" w:color="auto" w:sz="4" w:space="0"/>
              <w:left w:val="single" w:color="auto" w:sz="4" w:space="0"/>
              <w:bottom w:val="single" w:color="auto" w:sz="4" w:space="0"/>
              <w:right w:val="single" w:color="auto" w:sz="4" w:space="0"/>
            </w:tcBorders>
            <w:noWrap/>
            <w:vAlign w:val="center"/>
          </w:tcPr>
          <w:p w14:paraId="791D2D64">
            <w:pPr>
              <w:widowControl/>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部门评定小组</w:t>
            </w:r>
          </w:p>
        </w:tc>
        <w:tc>
          <w:tcPr>
            <w:tcW w:w="2914" w:type="dxa"/>
            <w:tcBorders>
              <w:top w:val="single" w:color="auto" w:sz="4" w:space="0"/>
              <w:left w:val="nil"/>
              <w:bottom w:val="single" w:color="auto" w:sz="4" w:space="0"/>
              <w:right w:val="single" w:color="auto" w:sz="4" w:space="0"/>
            </w:tcBorders>
            <w:noWrap/>
            <w:vAlign w:val="center"/>
          </w:tcPr>
          <w:p w14:paraId="1024C9D9">
            <w:pPr>
              <w:widowControl/>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本级专委会</w:t>
            </w:r>
          </w:p>
        </w:tc>
        <w:tc>
          <w:tcPr>
            <w:tcW w:w="3146" w:type="dxa"/>
            <w:tcBorders>
              <w:top w:val="single" w:color="auto" w:sz="4" w:space="0"/>
              <w:left w:val="nil"/>
              <w:bottom w:val="single" w:color="auto" w:sz="4" w:space="0"/>
              <w:right w:val="single" w:color="auto" w:sz="4" w:space="0"/>
            </w:tcBorders>
            <w:noWrap/>
            <w:vAlign w:val="center"/>
          </w:tcPr>
          <w:p w14:paraId="47BB7EDE">
            <w:pPr>
              <w:widowControl/>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上级专委会</w:t>
            </w:r>
          </w:p>
        </w:tc>
      </w:tr>
    </w:tbl>
    <w:p w14:paraId="43753657">
      <w:pPr>
        <w:numPr>
          <w:ilvl w:val="0"/>
          <w:numId w:val="0"/>
        </w:numPr>
        <w:tabs>
          <w:tab w:val="left" w:pos="567"/>
        </w:tabs>
        <w:spacing w:line="460" w:lineRule="exact"/>
        <w:ind w:left="567" w:leftChars="0" w:hanging="567" w:firstLineChars="0"/>
        <w:rPr>
          <w:rFonts w:ascii="宋体" w:hAnsi="宋体" w:eastAsia="宋体"/>
          <w:sz w:val="24"/>
          <w:szCs w:val="24"/>
          <w:lang w:eastAsia="zh-CN"/>
        </w:rPr>
      </w:pPr>
      <w:r>
        <w:rPr>
          <w:rFonts w:ascii="宋体" w:hAnsi="宋体" w:eastAsia="宋体"/>
          <w:b w:val="0"/>
          <w:sz w:val="24"/>
          <w:szCs w:val="24"/>
          <w:lang w:val="en-US" w:eastAsia="zh-CN" w:bidi="ar-SA"/>
        </w:rPr>
        <w:t>(二)</w:t>
      </w:r>
      <w:r>
        <w:rPr>
          <w:rFonts w:hint="eastAsia" w:ascii="宋体" w:hAnsi="宋体" w:eastAsia="宋体"/>
          <w:sz w:val="24"/>
          <w:szCs w:val="24"/>
          <w:lang w:eastAsia="zh-CN"/>
        </w:rPr>
        <w:t>申诉人不能参与核查，核查工作由人力资源部及专业委员会责成专人完成：</w:t>
      </w:r>
    </w:p>
    <w:p w14:paraId="05DF446F">
      <w:pPr>
        <w:numPr>
          <w:ilvl w:val="0"/>
          <w:numId w:val="0"/>
        </w:numPr>
        <w:tabs>
          <w:tab w:val="left" w:pos="284"/>
        </w:tabs>
        <w:spacing w:line="460" w:lineRule="exact"/>
        <w:ind w:left="139" w:leftChars="0" w:hanging="139" w:hangingChars="58"/>
        <w:rPr>
          <w:rFonts w:ascii="宋体" w:hAnsi="宋体" w:eastAsia="宋体"/>
          <w:sz w:val="24"/>
          <w:szCs w:val="24"/>
          <w:lang w:eastAsia="zh-CN"/>
        </w:rPr>
      </w:pPr>
      <w:r>
        <w:rPr>
          <w:rFonts w:hint="default" w:ascii="宋体" w:hAnsi="宋体" w:eastAsia="宋体"/>
          <w:sz w:val="24"/>
          <w:szCs w:val="24"/>
          <w:lang w:val="en-US" w:eastAsia="zh-CN" w:bidi="ar-SA"/>
        </w:rPr>
        <w:t>1.</w:t>
      </w:r>
      <w:r>
        <w:rPr>
          <w:rFonts w:hint="eastAsia" w:ascii="宋体" w:hAnsi="宋体" w:eastAsia="宋体"/>
          <w:sz w:val="24"/>
          <w:szCs w:val="24"/>
          <w:lang w:eastAsia="zh-CN"/>
        </w:rPr>
        <w:t>对笔试结果有异议的，由专业委员会主责，阅卷组配合；</w:t>
      </w:r>
      <w:r>
        <w:rPr>
          <w:rFonts w:ascii="宋体" w:hAnsi="宋体" w:eastAsia="宋体"/>
          <w:sz w:val="24"/>
          <w:szCs w:val="24"/>
          <w:lang w:eastAsia="zh-CN"/>
        </w:rPr>
        <w:t xml:space="preserve"> </w:t>
      </w:r>
    </w:p>
    <w:p w14:paraId="440431B7">
      <w:pPr>
        <w:numPr>
          <w:ilvl w:val="0"/>
          <w:numId w:val="0"/>
        </w:numPr>
        <w:tabs>
          <w:tab w:val="left" w:pos="284"/>
        </w:tabs>
        <w:spacing w:line="460" w:lineRule="exact"/>
        <w:ind w:left="139" w:leftChars="0" w:hanging="139" w:hangingChars="58"/>
        <w:rPr>
          <w:rFonts w:ascii="宋体" w:hAnsi="宋体" w:eastAsia="宋体"/>
          <w:sz w:val="24"/>
          <w:szCs w:val="24"/>
          <w:lang w:eastAsia="zh-CN"/>
        </w:rPr>
      </w:pPr>
      <w:r>
        <w:rPr>
          <w:rFonts w:hint="default" w:ascii="宋体" w:hAnsi="宋体" w:eastAsia="宋体"/>
          <w:sz w:val="24"/>
          <w:szCs w:val="24"/>
          <w:lang w:val="en-US" w:eastAsia="zh-CN" w:bidi="ar-SA"/>
        </w:rPr>
        <w:t>2.</w:t>
      </w:r>
      <w:r>
        <w:rPr>
          <w:rFonts w:hint="eastAsia" w:ascii="宋体" w:hAnsi="宋体" w:eastAsia="宋体"/>
          <w:sz w:val="24"/>
          <w:szCs w:val="24"/>
          <w:lang w:eastAsia="zh-CN"/>
        </w:rPr>
        <w:t>对技能、能力素质、进阶条件评价结果有异议的，由专业委员会主责，评价机构配合（包括申诉人上级、面试评委、部门评定小组）；</w:t>
      </w:r>
    </w:p>
    <w:p w14:paraId="0F511F31">
      <w:pPr>
        <w:numPr>
          <w:ilvl w:val="0"/>
          <w:numId w:val="0"/>
        </w:numPr>
        <w:tabs>
          <w:tab w:val="left" w:pos="284"/>
        </w:tabs>
        <w:spacing w:line="460" w:lineRule="exact"/>
        <w:ind w:left="139" w:leftChars="0" w:hanging="139" w:hangingChars="58"/>
        <w:rPr>
          <w:rFonts w:hint="eastAsia" w:ascii="宋体" w:hAnsi="宋体" w:eastAsia="宋体"/>
          <w:sz w:val="24"/>
          <w:szCs w:val="24"/>
          <w:lang w:eastAsia="zh-CN"/>
        </w:rPr>
      </w:pPr>
      <w:r>
        <w:rPr>
          <w:rFonts w:hint="default" w:ascii="宋体" w:hAnsi="宋体" w:eastAsia="宋体"/>
          <w:sz w:val="24"/>
          <w:szCs w:val="24"/>
          <w:lang w:val="en-US" w:eastAsia="zh-CN" w:bidi="ar-SA"/>
        </w:rPr>
        <w:t>3.</w:t>
      </w:r>
      <w:r>
        <w:rPr>
          <w:rFonts w:hint="eastAsia" w:ascii="宋体" w:hAnsi="宋体" w:eastAsia="宋体"/>
          <w:sz w:val="24"/>
          <w:szCs w:val="24"/>
          <w:lang w:eastAsia="zh-CN"/>
        </w:rPr>
        <w:t>对评定过程中的评定程序、规则应用有异议，由人力资源部主责，专业委员会配合。</w:t>
      </w:r>
    </w:p>
    <w:p w14:paraId="421A00A8">
      <w:pPr>
        <w:numPr>
          <w:ilvl w:val="0"/>
          <w:numId w:val="0"/>
        </w:numPr>
        <w:tabs>
          <w:tab w:val="left" w:pos="284"/>
        </w:tabs>
        <w:spacing w:line="460" w:lineRule="exact"/>
        <w:ind w:left="567" w:leftChars="0" w:hanging="562" w:firstLineChars="0"/>
        <w:rPr>
          <w:rFonts w:ascii="宋体" w:hAnsi="宋体" w:eastAsia="宋体"/>
          <w:sz w:val="24"/>
          <w:szCs w:val="24"/>
          <w:lang w:eastAsia="zh-CN"/>
        </w:rPr>
      </w:pPr>
      <w:r>
        <w:rPr>
          <w:rFonts w:ascii="宋体" w:hAnsi="宋体" w:eastAsia="宋体"/>
          <w:b w:val="0"/>
          <w:sz w:val="24"/>
          <w:szCs w:val="24"/>
          <w:lang w:val="en-US" w:eastAsia="zh-CN" w:bidi="ar-SA"/>
        </w:rPr>
        <w:t>(三)</w:t>
      </w:r>
      <w:r>
        <w:rPr>
          <w:rFonts w:hint="eastAsia" w:ascii="宋体" w:hAnsi="宋体" w:eastAsia="宋体"/>
          <w:sz w:val="24"/>
          <w:szCs w:val="24"/>
          <w:lang w:eastAsia="zh-CN"/>
        </w:rPr>
        <w:t>核查工作应围绕申诉人提出的具体问题开展，依据已下发的《员工职业发展管理办法》、《职级评定操作指引》、对应序列职级评定实施细则、序列评定方案/通知标准进行；</w:t>
      </w:r>
    </w:p>
    <w:p w14:paraId="3FE431AE">
      <w:pPr>
        <w:numPr>
          <w:ilvl w:val="0"/>
          <w:numId w:val="0"/>
        </w:numPr>
        <w:tabs>
          <w:tab w:val="left" w:pos="284"/>
        </w:tabs>
        <w:spacing w:line="460" w:lineRule="exact"/>
        <w:ind w:left="567" w:leftChars="0" w:hanging="562" w:firstLineChars="0"/>
        <w:rPr>
          <w:rFonts w:ascii="宋体" w:hAnsi="宋体" w:eastAsia="宋体"/>
          <w:sz w:val="24"/>
          <w:szCs w:val="24"/>
          <w:lang w:eastAsia="zh-CN"/>
        </w:rPr>
      </w:pPr>
      <w:r>
        <w:rPr>
          <w:rFonts w:ascii="宋体" w:hAnsi="宋体" w:eastAsia="宋体"/>
          <w:b w:val="0"/>
          <w:sz w:val="24"/>
          <w:szCs w:val="24"/>
          <w:lang w:val="en-US" w:eastAsia="zh-CN" w:bidi="ar-SA"/>
        </w:rPr>
        <w:t>(四)</w:t>
      </w:r>
      <w:r>
        <w:rPr>
          <w:rFonts w:hint="eastAsia" w:ascii="宋体" w:hAnsi="宋体" w:eastAsia="宋体"/>
          <w:sz w:val="24"/>
          <w:szCs w:val="24"/>
          <w:lang w:eastAsia="zh-CN"/>
        </w:rPr>
        <w:t>专业委员会根据核查结果出具《核查结果报告》</w:t>
      </w:r>
      <w:del w:id="1" w:author="咨询组" w:date="2026-01-16T17:26:00Z">
        <w:r>
          <w:rPr>
            <w:rFonts w:hint="eastAsia" w:ascii="宋体" w:hAnsi="宋体" w:eastAsia="宋体"/>
            <w:sz w:val="24"/>
            <w:szCs w:val="24"/>
            <w:lang w:eastAsia="zh-CN"/>
          </w:rPr>
          <w:delText>（附件2）</w:delText>
        </w:r>
      </w:del>
      <w:r>
        <w:rPr>
          <w:rFonts w:hint="eastAsia" w:ascii="宋体" w:hAnsi="宋体" w:eastAsia="宋体"/>
          <w:sz w:val="24"/>
          <w:szCs w:val="24"/>
          <w:lang w:eastAsia="zh-CN"/>
        </w:rPr>
        <w:t>或《复核结果报告》</w:t>
      </w:r>
      <w:del w:id="2" w:author="咨询组" w:date="2026-01-16T17:26:00Z">
        <w:r>
          <w:rPr>
            <w:rFonts w:hint="eastAsia" w:ascii="宋体" w:hAnsi="宋体" w:eastAsia="宋体"/>
            <w:sz w:val="24"/>
            <w:szCs w:val="24"/>
            <w:lang w:eastAsia="zh-CN"/>
          </w:rPr>
          <w:delText>（附件3）</w:delText>
        </w:r>
      </w:del>
      <w:r>
        <w:rPr>
          <w:rFonts w:hint="eastAsia" w:ascii="宋体" w:hAnsi="宋体" w:eastAsia="宋体"/>
          <w:sz w:val="24"/>
          <w:szCs w:val="24"/>
          <w:lang w:eastAsia="zh-CN"/>
        </w:rPr>
        <w:t>，区域级、营销/工厂级的经所在单位总经理审批，公司级的经序列所属部门总监审批后，可对申诉人进行申诉反馈；</w:t>
      </w:r>
    </w:p>
    <w:p w14:paraId="2D77AC79">
      <w:pPr>
        <w:numPr>
          <w:ilvl w:val="0"/>
          <w:numId w:val="0"/>
        </w:numPr>
        <w:tabs>
          <w:tab w:val="left" w:pos="284"/>
        </w:tabs>
        <w:spacing w:line="460" w:lineRule="exact"/>
        <w:ind w:left="567" w:leftChars="0" w:hanging="562" w:firstLineChars="0"/>
        <w:rPr>
          <w:rFonts w:ascii="宋体" w:hAnsi="宋体" w:eastAsia="宋体"/>
          <w:sz w:val="24"/>
          <w:szCs w:val="24"/>
          <w:lang w:eastAsia="zh-CN"/>
        </w:rPr>
      </w:pPr>
      <w:r>
        <w:rPr>
          <w:rFonts w:ascii="宋体" w:hAnsi="宋体" w:eastAsia="宋体"/>
          <w:b w:val="0"/>
          <w:sz w:val="24"/>
          <w:szCs w:val="24"/>
          <w:lang w:val="en-US" w:eastAsia="zh-CN" w:bidi="ar-SA"/>
        </w:rPr>
        <w:t>(五)</w:t>
      </w:r>
      <w:r>
        <w:rPr>
          <w:rFonts w:hint="eastAsia" w:ascii="宋体" w:hAnsi="宋体" w:eastAsia="宋体"/>
          <w:sz w:val="24"/>
          <w:szCs w:val="24"/>
          <w:lang w:eastAsia="zh-CN"/>
        </w:rPr>
        <w:t>若员工仅对笔试成绩有异议，申请复核成绩的，不需出具核查结果报告及审批程序，专业委员会核查后可直接通过正式渠道将核查结果对申诉人进行反馈；</w:t>
      </w:r>
    </w:p>
    <w:p w14:paraId="3DBE7D92">
      <w:pPr>
        <w:pStyle w:val="2"/>
        <w:numPr>
          <w:ilvl w:val="0"/>
          <w:numId w:val="0"/>
        </w:numPr>
        <w:tabs>
          <w:tab w:val="left" w:pos="567"/>
        </w:tabs>
        <w:spacing w:before="156" w:beforeLines="50" w:line="460" w:lineRule="exact"/>
        <w:ind w:left="420" w:leftChars="0" w:hanging="420" w:firstLineChars="0"/>
        <w:rPr>
          <w:rFonts w:ascii="宋体" w:hAnsi="宋体" w:eastAsia="宋体"/>
          <w:sz w:val="24"/>
          <w:szCs w:val="24"/>
          <w:lang w:eastAsia="zh-CN"/>
        </w:rPr>
      </w:pPr>
      <w:r>
        <w:rPr>
          <w:rFonts w:hint="default" w:ascii="宋体" w:hAnsi="宋体" w:eastAsia="宋体"/>
          <w:b/>
          <w:sz w:val="24"/>
          <w:szCs w:val="24"/>
          <w:lang w:val="en-US" w:eastAsia="zh-CN" w:bidi="ar-SA"/>
        </w:rPr>
        <w:t>七、</w:t>
      </w:r>
      <w:r>
        <w:rPr>
          <w:rFonts w:hint="eastAsia" w:ascii="宋体" w:hAnsi="宋体" w:eastAsia="宋体"/>
          <w:sz w:val="24"/>
          <w:szCs w:val="24"/>
          <w:lang w:eastAsia="zh-CN"/>
        </w:rPr>
        <w:t>申诉处理流程</w:t>
      </w:r>
    </w:p>
    <w:p w14:paraId="55C1A77E">
      <w:pPr>
        <w:tabs>
          <w:tab w:val="left" w:pos="2505"/>
        </w:tabs>
        <w:spacing w:line="460" w:lineRule="exact"/>
        <w:ind w:firstLine="480" w:firstLineChars="200"/>
        <w:rPr>
          <w:rFonts w:hint="eastAsia" w:ascii="宋体" w:hAnsi="宋体" w:eastAsia="宋体"/>
          <w:sz w:val="24"/>
          <w:szCs w:val="24"/>
          <w:lang w:eastAsia="zh-CN"/>
        </w:rPr>
      </w:pPr>
      <w:r>
        <w:rPr>
          <w:rFonts w:hint="eastAsia" w:ascii="宋体" w:hAnsi="宋体" w:eastAsia="宋体"/>
          <w:sz w:val="24"/>
          <w:szCs w:val="24"/>
          <w:lang w:eastAsia="zh-CN"/>
        </w:rPr>
        <w:t>申诉处理整体流程为：员工申诉、申诉受理研判、申诉受理反馈、申诉问题核查、核查结果报批与结果反馈、员工申请复核、复核受理、复核；复核结果报批及反馈、结案。</w:t>
      </w:r>
    </w:p>
    <w:p w14:paraId="00B8B299">
      <w:pPr>
        <w:numPr>
          <w:ilvl w:val="0"/>
          <w:numId w:val="0"/>
        </w:numPr>
        <w:tabs>
          <w:tab w:val="left" w:pos="567"/>
        </w:tabs>
        <w:spacing w:line="460" w:lineRule="exact"/>
        <w:ind w:left="567" w:leftChars="0" w:hanging="567" w:firstLineChars="0"/>
        <w:rPr>
          <w:rFonts w:hint="eastAsia" w:ascii="宋体" w:hAnsi="宋体" w:eastAsia="宋体"/>
          <w:sz w:val="24"/>
          <w:szCs w:val="24"/>
          <w:lang w:eastAsia="zh-CN"/>
        </w:rPr>
      </w:pPr>
      <w:r>
        <w:rPr>
          <w:rFonts w:hint="eastAsia" w:ascii="宋体" w:hAnsi="宋体" w:eastAsia="宋体"/>
          <w:sz w:val="24"/>
          <w:szCs w:val="24"/>
          <w:lang w:val="en-US" w:eastAsia="zh-CN" w:bidi="ar-SA"/>
        </w:rPr>
        <w:t>(一)</w:t>
      </w:r>
      <w:r>
        <w:rPr>
          <w:rFonts w:hint="eastAsia" w:ascii="宋体" w:hAnsi="宋体" w:eastAsia="宋体"/>
          <w:sz w:val="24"/>
          <w:szCs w:val="24"/>
          <w:lang w:eastAsia="zh-CN"/>
        </w:rPr>
        <w:t>员工对职级评定有异议的，填写《职级评定结果申诉表》，并在职级评定结果公示结束前通过申诉渠道进行申诉；</w:t>
      </w:r>
    </w:p>
    <w:p w14:paraId="3877CCF1">
      <w:pPr>
        <w:numPr>
          <w:ilvl w:val="0"/>
          <w:numId w:val="0"/>
        </w:numPr>
        <w:tabs>
          <w:tab w:val="left" w:pos="567"/>
        </w:tabs>
        <w:spacing w:line="460" w:lineRule="exact"/>
        <w:ind w:left="567" w:leftChars="0" w:hanging="567" w:firstLineChars="0"/>
        <w:rPr>
          <w:rFonts w:ascii="宋体" w:hAnsi="宋体" w:eastAsia="宋体"/>
          <w:sz w:val="24"/>
          <w:szCs w:val="24"/>
          <w:lang w:eastAsia="zh-CN"/>
        </w:rPr>
      </w:pPr>
      <w:r>
        <w:rPr>
          <w:rFonts w:ascii="宋体" w:hAnsi="宋体" w:eastAsia="宋体"/>
          <w:sz w:val="24"/>
          <w:szCs w:val="24"/>
          <w:lang w:val="en-US" w:eastAsia="zh-CN" w:bidi="ar-SA"/>
        </w:rPr>
        <w:t>(二)</w:t>
      </w:r>
      <w:r>
        <w:rPr>
          <w:rFonts w:hint="eastAsia" w:ascii="宋体" w:hAnsi="宋体" w:eastAsia="宋体"/>
          <w:sz w:val="24"/>
          <w:szCs w:val="24"/>
          <w:lang w:eastAsia="zh-CN"/>
        </w:rPr>
        <w:t>人力资源部在收到各渠道反馈的申诉案件后，填写《职级评定申诉处理台账》</w:t>
      </w:r>
      <w:del w:id="3" w:author="咨询组" w:date="2026-01-16T17:26:00Z">
        <w:r>
          <w:rPr>
            <w:rFonts w:hint="eastAsia" w:ascii="宋体" w:hAnsi="宋体" w:eastAsia="宋体"/>
            <w:sz w:val="24"/>
            <w:szCs w:val="24"/>
            <w:lang w:eastAsia="zh-CN"/>
          </w:rPr>
          <w:delText>（附件</w:delText>
        </w:r>
      </w:del>
      <w:del w:id="4" w:author="咨询组" w:date="2026-01-16T17:26:00Z">
        <w:r>
          <w:rPr>
            <w:rFonts w:ascii="宋体" w:hAnsi="宋体" w:eastAsia="宋体"/>
            <w:sz w:val="24"/>
            <w:szCs w:val="24"/>
            <w:lang w:eastAsia="zh-CN"/>
          </w:rPr>
          <w:delText>1</w:delText>
        </w:r>
      </w:del>
      <w:del w:id="5" w:author="咨询组" w:date="2026-01-16T17:26:00Z">
        <w:r>
          <w:rPr>
            <w:rFonts w:hint="eastAsia" w:ascii="宋体" w:hAnsi="宋体" w:eastAsia="宋体"/>
            <w:sz w:val="24"/>
            <w:szCs w:val="24"/>
            <w:lang w:eastAsia="zh-CN"/>
          </w:rPr>
          <w:delText>）</w:delText>
        </w:r>
      </w:del>
      <w:r>
        <w:rPr>
          <w:rFonts w:hint="eastAsia" w:ascii="宋体" w:hAnsi="宋体" w:eastAsia="宋体"/>
          <w:sz w:val="24"/>
          <w:szCs w:val="24"/>
          <w:lang w:eastAsia="zh-CN"/>
        </w:rPr>
        <w:t>登记相关信息，并将申诉案件转至对应评定权限专业委员会；</w:t>
      </w:r>
    </w:p>
    <w:p w14:paraId="436FD409">
      <w:pPr>
        <w:numPr>
          <w:ilvl w:val="0"/>
          <w:numId w:val="0"/>
        </w:numPr>
        <w:tabs>
          <w:tab w:val="left" w:pos="567"/>
        </w:tabs>
        <w:spacing w:line="460" w:lineRule="exact"/>
        <w:ind w:left="567" w:leftChars="0" w:hanging="567" w:firstLineChars="0"/>
        <w:rPr>
          <w:rFonts w:ascii="宋体" w:hAnsi="宋体" w:eastAsia="宋体"/>
          <w:sz w:val="24"/>
          <w:szCs w:val="24"/>
          <w:lang w:eastAsia="zh-CN"/>
        </w:rPr>
      </w:pPr>
      <w:r>
        <w:rPr>
          <w:rFonts w:ascii="宋体" w:hAnsi="宋体" w:eastAsia="宋体"/>
          <w:sz w:val="24"/>
          <w:szCs w:val="24"/>
          <w:lang w:val="en-US" w:eastAsia="zh-CN" w:bidi="ar-SA"/>
        </w:rPr>
        <w:t>(三)</w:t>
      </w:r>
      <w:r>
        <w:rPr>
          <w:rFonts w:hint="eastAsia" w:ascii="宋体" w:hAnsi="宋体" w:eastAsia="宋体"/>
          <w:sz w:val="24"/>
          <w:szCs w:val="24"/>
          <w:lang w:eastAsia="zh-CN"/>
        </w:rPr>
        <w:t>专业委员会在收到申诉案件后，根据具体申诉内容及所提证据/线索，确定是否受理，并由人力资源部在收到申诉三个工作日内对申诉人进行反馈，可参考《申诉反馈-模板》</w:t>
      </w:r>
      <w:del w:id="6" w:author="咨询组" w:date="2026-01-16T17:26:00Z">
        <w:r>
          <w:rPr>
            <w:rFonts w:hint="eastAsia" w:ascii="宋体" w:hAnsi="宋体" w:eastAsia="宋体"/>
            <w:sz w:val="24"/>
            <w:szCs w:val="24"/>
            <w:lang w:eastAsia="zh-CN"/>
          </w:rPr>
          <w:delText>（附件</w:delText>
        </w:r>
      </w:del>
      <w:del w:id="7" w:author="咨询组" w:date="2026-01-16T17:26:00Z">
        <w:r>
          <w:rPr>
            <w:rFonts w:ascii="宋体" w:hAnsi="宋体" w:eastAsia="宋体"/>
            <w:sz w:val="24"/>
            <w:szCs w:val="24"/>
            <w:lang w:eastAsia="zh-CN"/>
          </w:rPr>
          <w:delText>4</w:delText>
        </w:r>
      </w:del>
      <w:del w:id="8" w:author="咨询组" w:date="2026-01-16T17:26:00Z">
        <w:r>
          <w:rPr>
            <w:rFonts w:hint="eastAsia" w:ascii="宋体" w:hAnsi="宋体" w:eastAsia="宋体"/>
            <w:sz w:val="24"/>
            <w:szCs w:val="24"/>
            <w:lang w:eastAsia="zh-CN"/>
          </w:rPr>
          <w:delText>）</w:delText>
        </w:r>
      </w:del>
      <w:r>
        <w:rPr>
          <w:rFonts w:hint="eastAsia" w:ascii="宋体" w:hAnsi="宋体" w:eastAsia="宋体"/>
          <w:sz w:val="24"/>
          <w:szCs w:val="24"/>
          <w:lang w:eastAsia="zh-CN"/>
        </w:rPr>
        <w:t>；</w:t>
      </w:r>
    </w:p>
    <w:p w14:paraId="63C186E4">
      <w:pPr>
        <w:numPr>
          <w:ilvl w:val="0"/>
          <w:numId w:val="0"/>
        </w:numPr>
        <w:tabs>
          <w:tab w:val="left" w:pos="567"/>
        </w:tabs>
        <w:spacing w:line="460" w:lineRule="exact"/>
        <w:ind w:left="567" w:leftChars="0" w:hanging="567" w:firstLineChars="0"/>
        <w:rPr>
          <w:rFonts w:hint="eastAsia" w:ascii="宋体" w:hAnsi="宋体" w:eastAsia="宋体"/>
          <w:sz w:val="24"/>
          <w:szCs w:val="24"/>
          <w:lang w:eastAsia="zh-CN"/>
        </w:rPr>
      </w:pPr>
      <w:r>
        <w:rPr>
          <w:rFonts w:hint="eastAsia" w:ascii="宋体" w:hAnsi="宋体" w:eastAsia="宋体"/>
          <w:sz w:val="24"/>
          <w:szCs w:val="24"/>
          <w:lang w:val="en-US" w:eastAsia="zh-CN" w:bidi="ar-SA"/>
        </w:rPr>
        <w:t>(四)</w:t>
      </w:r>
      <w:r>
        <w:rPr>
          <w:rFonts w:hint="eastAsia" w:ascii="宋体" w:hAnsi="宋体" w:eastAsia="宋体"/>
          <w:sz w:val="24"/>
          <w:szCs w:val="24"/>
          <w:lang w:eastAsia="zh-CN"/>
        </w:rPr>
        <w:t>对确定受理的案件，人力资源部与专业委员会责成专人共同就申诉内容及所提证据进行核查，由专业委员会出具核查结果报告《XX年XX序列申诉核查结果报告-模板》</w:t>
      </w:r>
      <w:del w:id="9" w:author="咨询组" w:date="2026-01-16T17:27:00Z">
        <w:r>
          <w:rPr>
            <w:rFonts w:hint="eastAsia" w:ascii="宋体" w:hAnsi="宋体" w:eastAsia="宋体"/>
            <w:sz w:val="24"/>
            <w:szCs w:val="24"/>
            <w:lang w:eastAsia="zh-CN"/>
          </w:rPr>
          <w:delText>（附件2）</w:delText>
        </w:r>
      </w:del>
      <w:r>
        <w:rPr>
          <w:rFonts w:hint="eastAsia" w:ascii="宋体" w:hAnsi="宋体" w:eastAsia="宋体"/>
          <w:sz w:val="24"/>
          <w:szCs w:val="24"/>
          <w:lang w:eastAsia="zh-CN"/>
        </w:rPr>
        <w:t>；</w:t>
      </w:r>
    </w:p>
    <w:p w14:paraId="5A2BA9C4">
      <w:pPr>
        <w:numPr>
          <w:ilvl w:val="0"/>
          <w:numId w:val="0"/>
        </w:numPr>
        <w:tabs>
          <w:tab w:val="left" w:pos="567"/>
        </w:tabs>
        <w:spacing w:line="460" w:lineRule="exact"/>
        <w:ind w:left="567" w:leftChars="0" w:hanging="567" w:firstLineChars="0"/>
        <w:rPr>
          <w:rFonts w:hint="eastAsia" w:ascii="宋体" w:hAnsi="宋体" w:eastAsia="宋体"/>
          <w:sz w:val="24"/>
          <w:szCs w:val="24"/>
          <w:lang w:eastAsia="zh-CN"/>
        </w:rPr>
      </w:pPr>
      <w:r>
        <w:rPr>
          <w:rFonts w:hint="eastAsia" w:ascii="宋体" w:hAnsi="宋体" w:eastAsia="宋体"/>
          <w:sz w:val="24"/>
          <w:szCs w:val="24"/>
          <w:lang w:val="en-US" w:eastAsia="zh-CN" w:bidi="ar-SA"/>
        </w:rPr>
        <w:t>(五)</w:t>
      </w:r>
      <w:r>
        <w:rPr>
          <w:rFonts w:hint="eastAsia" w:ascii="宋体" w:hAnsi="宋体" w:eastAsia="宋体"/>
          <w:sz w:val="24"/>
          <w:szCs w:val="24"/>
          <w:lang w:eastAsia="zh-CN"/>
        </w:rPr>
        <w:t>核查结果反馈由参与核查人员开展，原则上为H</w:t>
      </w:r>
      <w:r>
        <w:rPr>
          <w:rFonts w:ascii="宋体" w:hAnsi="宋体" w:eastAsia="宋体"/>
          <w:sz w:val="24"/>
          <w:szCs w:val="24"/>
          <w:lang w:eastAsia="zh-CN"/>
        </w:rPr>
        <w:t>RBP</w:t>
      </w:r>
      <w:r>
        <w:rPr>
          <w:rFonts w:hint="eastAsia" w:ascii="宋体" w:hAnsi="宋体" w:eastAsia="宋体"/>
          <w:sz w:val="24"/>
          <w:szCs w:val="24"/>
          <w:lang w:eastAsia="zh-CN"/>
        </w:rPr>
        <w:t>；申诉核查过程中形成的资料（包括但不限于：申诉表、核查情况报告、处理结论材料等）由HRBP进行整理并归档；</w:t>
      </w:r>
    </w:p>
    <w:p w14:paraId="5553B2B9">
      <w:pPr>
        <w:numPr>
          <w:ilvl w:val="0"/>
          <w:numId w:val="0"/>
        </w:numPr>
        <w:tabs>
          <w:tab w:val="left" w:pos="567"/>
        </w:tabs>
        <w:spacing w:line="460" w:lineRule="exact"/>
        <w:ind w:left="567" w:leftChars="0" w:hanging="567" w:firstLineChars="0"/>
        <w:rPr>
          <w:rFonts w:ascii="宋体" w:hAnsi="宋体" w:eastAsia="宋体"/>
          <w:sz w:val="24"/>
          <w:szCs w:val="24"/>
          <w:lang w:eastAsia="zh-CN"/>
        </w:rPr>
      </w:pPr>
      <w:r>
        <w:rPr>
          <w:rFonts w:ascii="宋体" w:hAnsi="宋体" w:eastAsia="宋体"/>
          <w:sz w:val="24"/>
          <w:szCs w:val="24"/>
          <w:lang w:val="en-US" w:eastAsia="zh-CN" w:bidi="ar-SA"/>
        </w:rPr>
        <w:t>(六)</w:t>
      </w:r>
      <w:r>
        <w:rPr>
          <w:rFonts w:hint="eastAsia" w:ascii="宋体" w:hAnsi="宋体" w:eastAsia="宋体"/>
          <w:sz w:val="24"/>
          <w:szCs w:val="24"/>
          <w:lang w:eastAsia="zh-CN"/>
        </w:rPr>
        <w:t>申诉人收到首次核查结果反馈后仍有异议的，可在收到申诉核查反馈之日起三个工作日内，向上一级人力资源部递交《职级评定结果申诉表》申请复核；</w:t>
      </w:r>
    </w:p>
    <w:p w14:paraId="2E80D907">
      <w:pPr>
        <w:numPr>
          <w:ilvl w:val="0"/>
          <w:numId w:val="0"/>
        </w:numPr>
        <w:tabs>
          <w:tab w:val="left" w:pos="567"/>
        </w:tabs>
        <w:spacing w:line="460" w:lineRule="exact"/>
        <w:ind w:left="567" w:leftChars="0" w:hanging="567" w:firstLineChars="0"/>
        <w:rPr>
          <w:rFonts w:ascii="宋体" w:hAnsi="宋体" w:eastAsia="宋体"/>
          <w:sz w:val="24"/>
          <w:szCs w:val="24"/>
          <w:lang w:eastAsia="zh-CN"/>
        </w:rPr>
      </w:pPr>
      <w:r>
        <w:rPr>
          <w:rFonts w:ascii="宋体" w:hAnsi="宋体" w:eastAsia="宋体"/>
          <w:sz w:val="24"/>
          <w:szCs w:val="24"/>
          <w:lang w:val="en-US" w:eastAsia="zh-CN" w:bidi="ar-SA"/>
        </w:rPr>
        <w:t>(七)</w:t>
      </w:r>
      <w:r>
        <w:rPr>
          <w:rFonts w:hint="eastAsia" w:ascii="宋体" w:hAnsi="宋体" w:eastAsia="宋体"/>
          <w:sz w:val="24"/>
          <w:szCs w:val="24"/>
          <w:lang w:eastAsia="zh-CN"/>
        </w:rPr>
        <w:t>上一级人力资源部收到申诉后，登记台账，并联合本级专业委员会对申诉内容进行复核，由专业委员会出具复核结果报告《XX年XX序列申诉复核结果报告-模板》</w:t>
      </w:r>
      <w:del w:id="10" w:author="咨询组" w:date="2026-01-16T17:27:00Z">
        <w:r>
          <w:rPr>
            <w:rFonts w:hint="eastAsia" w:ascii="宋体" w:hAnsi="宋体" w:eastAsia="宋体"/>
            <w:sz w:val="24"/>
            <w:szCs w:val="24"/>
            <w:lang w:eastAsia="zh-CN"/>
          </w:rPr>
          <w:delText>（附件</w:delText>
        </w:r>
      </w:del>
      <w:del w:id="11" w:author="咨询组" w:date="2026-01-16T17:27:00Z">
        <w:r>
          <w:rPr>
            <w:rFonts w:ascii="宋体" w:hAnsi="宋体" w:eastAsia="宋体"/>
            <w:sz w:val="24"/>
            <w:szCs w:val="24"/>
            <w:lang w:eastAsia="zh-CN"/>
          </w:rPr>
          <w:delText>3</w:delText>
        </w:r>
      </w:del>
      <w:del w:id="12" w:author="咨询组" w:date="2026-01-16T17:27:00Z">
        <w:r>
          <w:rPr>
            <w:rFonts w:hint="eastAsia" w:ascii="宋体" w:hAnsi="宋体" w:eastAsia="宋体"/>
            <w:sz w:val="24"/>
            <w:szCs w:val="24"/>
            <w:lang w:eastAsia="zh-CN"/>
          </w:rPr>
          <w:delText>）</w:delText>
        </w:r>
      </w:del>
      <w:r>
        <w:rPr>
          <w:rFonts w:hint="eastAsia" w:ascii="宋体" w:hAnsi="宋体" w:eastAsia="宋体"/>
          <w:sz w:val="24"/>
          <w:szCs w:val="24"/>
          <w:lang w:eastAsia="zh-CN"/>
        </w:rPr>
        <w:t>；复核结果反馈由参与复核人员开展，原则上为H</w:t>
      </w:r>
      <w:r>
        <w:rPr>
          <w:rFonts w:ascii="宋体" w:hAnsi="宋体" w:eastAsia="宋体"/>
          <w:sz w:val="24"/>
          <w:szCs w:val="24"/>
          <w:lang w:eastAsia="zh-CN"/>
        </w:rPr>
        <w:t>RBP</w:t>
      </w:r>
      <w:r>
        <w:rPr>
          <w:rFonts w:hint="eastAsia" w:ascii="宋体" w:hAnsi="宋体" w:eastAsia="宋体"/>
          <w:sz w:val="24"/>
          <w:szCs w:val="24"/>
          <w:lang w:eastAsia="zh-CN"/>
        </w:rPr>
        <w:t>；</w:t>
      </w:r>
    </w:p>
    <w:p w14:paraId="13CC76AA">
      <w:pPr>
        <w:numPr>
          <w:ilvl w:val="0"/>
          <w:numId w:val="0"/>
        </w:numPr>
        <w:tabs>
          <w:tab w:val="left" w:pos="567"/>
        </w:tabs>
        <w:spacing w:line="460" w:lineRule="exact"/>
        <w:ind w:left="567" w:leftChars="0" w:hanging="567" w:firstLineChars="0"/>
        <w:rPr>
          <w:rFonts w:ascii="宋体" w:hAnsi="宋体" w:eastAsia="宋体"/>
          <w:sz w:val="24"/>
          <w:szCs w:val="24"/>
          <w:lang w:eastAsia="zh-CN"/>
        </w:rPr>
      </w:pPr>
      <w:r>
        <w:rPr>
          <w:rFonts w:ascii="宋体" w:hAnsi="宋体" w:eastAsia="宋体"/>
          <w:sz w:val="24"/>
          <w:szCs w:val="24"/>
          <w:lang w:val="en-US" w:eastAsia="zh-CN" w:bidi="ar-SA"/>
        </w:rPr>
        <w:t>(八)</w:t>
      </w:r>
      <w:r>
        <w:rPr>
          <w:rFonts w:hint="eastAsia" w:ascii="宋体" w:hAnsi="宋体" w:eastAsia="宋体"/>
          <w:sz w:val="24"/>
          <w:szCs w:val="24"/>
          <w:lang w:eastAsia="zh-CN"/>
        </w:rPr>
        <w:t>核查/复核结果反馈后，由HRBP登记《职级评定申诉处理台账》备案；</w:t>
      </w:r>
    </w:p>
    <w:p w14:paraId="3751D2C8">
      <w:pPr>
        <w:numPr>
          <w:ilvl w:val="0"/>
          <w:numId w:val="0"/>
        </w:numPr>
        <w:tabs>
          <w:tab w:val="left" w:pos="567"/>
        </w:tabs>
        <w:spacing w:line="460" w:lineRule="exact"/>
        <w:ind w:left="567" w:leftChars="0" w:hanging="567" w:firstLineChars="0"/>
        <w:rPr>
          <w:rFonts w:ascii="宋体" w:hAnsi="宋体" w:eastAsia="宋体"/>
          <w:sz w:val="24"/>
          <w:szCs w:val="24"/>
          <w:lang w:eastAsia="zh-CN"/>
        </w:rPr>
      </w:pPr>
      <w:r>
        <w:rPr>
          <w:rFonts w:ascii="宋体" w:hAnsi="宋体" w:eastAsia="宋体"/>
          <w:sz w:val="24"/>
          <w:szCs w:val="24"/>
          <w:lang w:val="en-US" w:eastAsia="zh-CN" w:bidi="ar-SA"/>
        </w:rPr>
        <w:t>(九)</w:t>
      </w:r>
      <w:r>
        <w:rPr>
          <w:rFonts w:hint="eastAsia" w:ascii="宋体" w:hAnsi="宋体" w:eastAsia="宋体"/>
          <w:sz w:val="24"/>
          <w:szCs w:val="24"/>
          <w:lang w:eastAsia="zh-CN"/>
        </w:rPr>
        <w:t>在首次核查结果反馈后三个工作日内与上一级人力资源部确认未收到复核申请的或已反馈复核结果的，确定申诉结案；</w:t>
      </w:r>
    </w:p>
    <w:p w14:paraId="6CED20A3">
      <w:pPr>
        <w:numPr>
          <w:ilvl w:val="0"/>
          <w:numId w:val="0"/>
        </w:numPr>
        <w:tabs>
          <w:tab w:val="left" w:pos="567"/>
        </w:tabs>
        <w:spacing w:line="460" w:lineRule="exact"/>
        <w:ind w:left="567" w:leftChars="0" w:hanging="567" w:firstLineChars="0"/>
        <w:rPr>
          <w:rFonts w:hint="eastAsia" w:ascii="宋体" w:hAnsi="宋体" w:eastAsia="宋体"/>
          <w:sz w:val="24"/>
          <w:szCs w:val="24"/>
          <w:lang w:eastAsia="zh-CN"/>
        </w:rPr>
      </w:pPr>
      <w:r>
        <w:rPr>
          <w:rFonts w:hint="eastAsia" w:ascii="宋体" w:hAnsi="宋体" w:eastAsia="宋体"/>
          <w:sz w:val="24"/>
          <w:szCs w:val="24"/>
          <w:lang w:val="en-US" w:eastAsia="zh-CN" w:bidi="ar-SA"/>
        </w:rPr>
        <w:t>(十)</w:t>
      </w:r>
      <w:r>
        <w:rPr>
          <w:rFonts w:hint="eastAsia" w:ascii="宋体" w:hAnsi="宋体" w:eastAsia="宋体"/>
          <w:sz w:val="24"/>
          <w:szCs w:val="24"/>
          <w:lang w:eastAsia="zh-CN"/>
        </w:rPr>
        <w:t>申诉结案后可下发该序列《职级聘任通知》，职级生效日期仍按既定评定周期执行；</w:t>
      </w:r>
    </w:p>
    <w:p w14:paraId="4DF3D4B9">
      <w:pPr>
        <w:numPr>
          <w:ilvl w:val="0"/>
          <w:numId w:val="0"/>
        </w:numPr>
        <w:tabs>
          <w:tab w:val="left" w:pos="567"/>
        </w:tabs>
        <w:spacing w:line="460" w:lineRule="exact"/>
        <w:ind w:left="567" w:leftChars="0" w:hanging="567" w:firstLineChars="0"/>
        <w:rPr>
          <w:rFonts w:ascii="宋体" w:hAnsi="宋体" w:eastAsia="宋体"/>
          <w:sz w:val="24"/>
          <w:szCs w:val="24"/>
          <w:lang w:eastAsia="zh-CN"/>
        </w:rPr>
      </w:pPr>
      <w:r>
        <w:rPr>
          <w:rFonts w:ascii="宋体" w:hAnsi="宋体" w:eastAsia="宋体"/>
          <w:sz w:val="24"/>
          <w:szCs w:val="24"/>
          <w:lang w:val="en-US" w:eastAsia="zh-CN" w:bidi="ar-SA"/>
        </w:rPr>
        <w:t>(十一)</w:t>
      </w:r>
      <w:r>
        <w:rPr>
          <w:rFonts w:hint="eastAsia" w:ascii="宋体" w:hAnsi="宋体" w:eastAsia="宋体"/>
          <w:sz w:val="24"/>
          <w:szCs w:val="24"/>
          <w:lang w:eastAsia="zh-CN"/>
        </w:rPr>
        <w:t>每年5月、11月将《职级评定申诉处理台账》报职业发展COE及分管职业发展高层备案。</w:t>
      </w:r>
    </w:p>
    <w:p w14:paraId="55AA187C">
      <w:pPr>
        <w:tabs>
          <w:tab w:val="left" w:pos="567"/>
        </w:tabs>
        <w:rPr>
          <w:rFonts w:hint="eastAsia" w:ascii="宋体" w:hAnsi="宋体" w:eastAsia="宋体"/>
          <w:sz w:val="24"/>
          <w:szCs w:val="24"/>
          <w:lang w:eastAsia="zh-CN"/>
        </w:rPr>
      </w:pPr>
      <w:del w:id="13" w:author="咨询组" w:date="2026-01-16T17:27:00Z"/>
      <w:del w:id="14" w:author="咨询组" w:date="2026-01-16T17:27:00Z"/>
      <w:del w:id="15" w:author="咨询组" w:date="2026-01-16T17:27:00Z"/>
      <w:del w:id="16" w:author="咨询组" w:date="2026-01-16T17:27:00Z"/>
      <w:del w:id="17" w:author="咨询组" w:date="2026-01-16T17:27:00Z"/>
      <w:del w:id="18" w:author="咨询组" w:date="2026-01-16T17:27:00Z">
        <w:r>
          <w:rPr>
            <w:rFonts w:ascii="宋体" w:hAnsi="宋体" w:eastAsia="宋体"/>
            <w:sz w:val="24"/>
            <w:szCs w:val="24"/>
            <w:lang w:eastAsia="zh-CN"/>
          </w:rPr>
          <w:pict>
            <v:shape id="_x0000_s1026" o:spid="_x0000_s1026" o:spt="75" type="#_x0000_t75" style="height:321.9pt;width:331.55pt;" filled="f" stroked="f" coordsize="21600,21600">
              <v:path/>
              <v:fill on="f" focussize="0,0"/>
              <v:stroke on="f"/>
              <v:imagedata r:id="rId6" o:title=""/>
              <o:lock v:ext="edit" rotation="t" aspectratio="t"/>
              <w10:wrap type="none"/>
              <w10:anchorlock/>
            </v:shape>
          </w:pict>
        </w:r>
      </w:del>
      <w:del w:id="20" w:author="咨询组" w:date="2026-01-16T17:27:00Z"/>
    </w:p>
    <w:p w14:paraId="19803744">
      <w:pPr>
        <w:pStyle w:val="2"/>
        <w:numPr>
          <w:ilvl w:val="0"/>
          <w:numId w:val="0"/>
        </w:numPr>
        <w:tabs>
          <w:tab w:val="left" w:pos="567"/>
        </w:tabs>
        <w:spacing w:before="156" w:beforeLines="50" w:line="460" w:lineRule="exact"/>
        <w:ind w:left="420" w:leftChars="0" w:hanging="420" w:firstLineChars="0"/>
        <w:rPr>
          <w:rFonts w:ascii="宋体" w:hAnsi="宋体" w:eastAsia="宋体"/>
          <w:sz w:val="24"/>
          <w:szCs w:val="24"/>
          <w:lang w:eastAsia="zh-CN"/>
        </w:rPr>
      </w:pPr>
      <w:r>
        <w:rPr>
          <w:rFonts w:hint="default" w:ascii="宋体" w:hAnsi="宋体" w:eastAsia="宋体"/>
          <w:b/>
          <w:sz w:val="24"/>
          <w:szCs w:val="24"/>
          <w:lang w:val="en-US" w:eastAsia="zh-CN" w:bidi="ar-SA"/>
        </w:rPr>
        <w:t>八、</w:t>
      </w:r>
      <w:r>
        <w:rPr>
          <w:rFonts w:hint="eastAsia" w:ascii="宋体" w:hAnsi="宋体" w:eastAsia="宋体"/>
          <w:sz w:val="24"/>
          <w:szCs w:val="24"/>
          <w:lang w:eastAsia="zh-CN"/>
        </w:rPr>
        <w:t>核查结果反馈</w:t>
      </w:r>
    </w:p>
    <w:p w14:paraId="07D69FBD">
      <w:pPr>
        <w:numPr>
          <w:ilvl w:val="0"/>
          <w:numId w:val="0"/>
        </w:numPr>
        <w:tabs>
          <w:tab w:val="left" w:pos="426"/>
        </w:tabs>
        <w:spacing w:line="460" w:lineRule="exact"/>
        <w:ind w:left="567" w:leftChars="0" w:hanging="567" w:firstLineChars="0"/>
        <w:rPr>
          <w:rFonts w:ascii="宋体" w:hAnsi="宋体" w:eastAsia="宋体"/>
          <w:sz w:val="24"/>
          <w:szCs w:val="24"/>
          <w:lang w:eastAsia="zh-CN"/>
        </w:rPr>
      </w:pPr>
      <w:r>
        <w:rPr>
          <w:rFonts w:ascii="宋体" w:hAnsi="宋体" w:eastAsia="宋体"/>
          <w:sz w:val="24"/>
          <w:szCs w:val="24"/>
          <w:lang w:val="en-US" w:eastAsia="zh-CN" w:bidi="ar-SA"/>
        </w:rPr>
        <w:t>(一)</w:t>
      </w:r>
      <w:r>
        <w:rPr>
          <w:rFonts w:hint="eastAsia" w:ascii="宋体" w:hAnsi="宋体" w:eastAsia="宋体"/>
          <w:sz w:val="24"/>
          <w:szCs w:val="24"/>
          <w:lang w:eastAsia="zh-CN"/>
        </w:rPr>
        <w:t>原则上在人力资源部收到各渠道反馈的申诉案件后十个工作日内进行反馈；如遇特殊情形，可视申诉事项复杂程度适当延长，最长不超过十五个工作日；</w:t>
      </w:r>
    </w:p>
    <w:p w14:paraId="4A786F92">
      <w:pPr>
        <w:numPr>
          <w:ilvl w:val="0"/>
          <w:numId w:val="0"/>
        </w:numPr>
        <w:tabs>
          <w:tab w:val="left" w:pos="426"/>
        </w:tabs>
        <w:spacing w:line="460" w:lineRule="exact"/>
        <w:ind w:left="567" w:leftChars="0" w:hanging="567" w:firstLineChars="0"/>
        <w:rPr>
          <w:rFonts w:ascii="宋体" w:hAnsi="宋体" w:eastAsia="宋体"/>
          <w:sz w:val="24"/>
          <w:szCs w:val="24"/>
          <w:lang w:eastAsia="zh-CN"/>
        </w:rPr>
      </w:pPr>
      <w:r>
        <w:rPr>
          <w:rFonts w:ascii="宋体" w:hAnsi="宋体" w:eastAsia="宋体"/>
          <w:sz w:val="24"/>
          <w:szCs w:val="24"/>
          <w:lang w:val="en-US" w:eastAsia="zh-CN" w:bidi="ar-SA"/>
        </w:rPr>
        <w:t>(二)</w:t>
      </w:r>
      <w:r>
        <w:rPr>
          <w:rFonts w:hint="eastAsia" w:ascii="宋体" w:hAnsi="宋体" w:eastAsia="宋体"/>
          <w:sz w:val="24"/>
          <w:szCs w:val="24"/>
          <w:lang w:eastAsia="zh-CN"/>
        </w:rPr>
        <w:t>核查结果反馈除告知申诉人核查结论外，还应告知此次核查是否为最终结论以及申请复核的途径，可参考《申诉反馈-模板》</w:t>
      </w:r>
      <w:del w:id="21" w:author="咨询组" w:date="2026-01-16T17:27:00Z">
        <w:r>
          <w:rPr>
            <w:rFonts w:hint="eastAsia" w:ascii="宋体" w:hAnsi="宋体" w:eastAsia="宋体"/>
            <w:sz w:val="24"/>
            <w:szCs w:val="24"/>
            <w:lang w:eastAsia="zh-CN"/>
          </w:rPr>
          <w:delText>（附件</w:delText>
        </w:r>
      </w:del>
      <w:del w:id="22" w:author="咨询组" w:date="2026-01-16T17:27:00Z">
        <w:r>
          <w:rPr>
            <w:rFonts w:ascii="宋体" w:hAnsi="宋体" w:eastAsia="宋体"/>
            <w:sz w:val="24"/>
            <w:szCs w:val="24"/>
            <w:lang w:eastAsia="zh-CN"/>
          </w:rPr>
          <w:delText>4</w:delText>
        </w:r>
      </w:del>
      <w:del w:id="23" w:author="咨询组" w:date="2026-01-16T17:27:00Z">
        <w:r>
          <w:rPr>
            <w:rFonts w:hint="eastAsia" w:ascii="宋体" w:hAnsi="宋体" w:eastAsia="宋体"/>
            <w:sz w:val="24"/>
            <w:szCs w:val="24"/>
            <w:lang w:eastAsia="zh-CN"/>
          </w:rPr>
          <w:delText>）</w:delText>
        </w:r>
      </w:del>
      <w:r>
        <w:rPr>
          <w:rFonts w:hint="eastAsia" w:ascii="宋体" w:hAnsi="宋体" w:eastAsia="宋体"/>
          <w:sz w:val="24"/>
          <w:szCs w:val="24"/>
          <w:lang w:eastAsia="zh-CN"/>
        </w:rPr>
        <w:t>；</w:t>
      </w:r>
    </w:p>
    <w:p w14:paraId="4340BD68">
      <w:pPr>
        <w:numPr>
          <w:ilvl w:val="0"/>
          <w:numId w:val="0"/>
        </w:numPr>
        <w:tabs>
          <w:tab w:val="left" w:pos="426"/>
        </w:tabs>
        <w:spacing w:line="460" w:lineRule="exact"/>
        <w:ind w:left="567" w:leftChars="0" w:hanging="567" w:firstLineChars="0"/>
        <w:rPr>
          <w:rFonts w:ascii="宋体" w:hAnsi="宋体" w:eastAsia="宋体"/>
          <w:sz w:val="24"/>
          <w:szCs w:val="24"/>
          <w:lang w:eastAsia="zh-CN"/>
        </w:rPr>
      </w:pPr>
      <w:r>
        <w:rPr>
          <w:rFonts w:ascii="宋体" w:hAnsi="宋体" w:eastAsia="宋体"/>
          <w:sz w:val="24"/>
          <w:szCs w:val="24"/>
          <w:lang w:val="en-US" w:eastAsia="zh-CN" w:bidi="ar-SA"/>
        </w:rPr>
        <w:t>(三)</w:t>
      </w:r>
      <w:r>
        <w:rPr>
          <w:rFonts w:hint="eastAsia" w:ascii="宋体" w:hAnsi="宋体" w:eastAsia="宋体"/>
          <w:sz w:val="24"/>
          <w:szCs w:val="24"/>
          <w:lang w:eastAsia="zh-CN"/>
        </w:rPr>
        <w:t>对于匿名举报的案件（即未提供真实姓名及联系方式），若提供了详细的证据/线索的，申诉受理单位受理并核查后，核查结果可不对申诉人进行反馈；</w:t>
      </w:r>
    </w:p>
    <w:p w14:paraId="491B438E">
      <w:pPr>
        <w:numPr>
          <w:ilvl w:val="0"/>
          <w:numId w:val="0"/>
        </w:numPr>
        <w:tabs>
          <w:tab w:val="left" w:pos="426"/>
        </w:tabs>
        <w:spacing w:line="460" w:lineRule="exact"/>
        <w:ind w:left="567" w:leftChars="0" w:hanging="567" w:firstLineChars="0"/>
        <w:rPr>
          <w:rFonts w:ascii="宋体" w:hAnsi="宋体" w:eastAsia="宋体"/>
          <w:sz w:val="24"/>
          <w:szCs w:val="24"/>
          <w:lang w:eastAsia="zh-CN"/>
        </w:rPr>
      </w:pPr>
      <w:r>
        <w:rPr>
          <w:rFonts w:ascii="宋体" w:hAnsi="宋体" w:eastAsia="宋体"/>
          <w:sz w:val="24"/>
          <w:szCs w:val="24"/>
          <w:lang w:val="en-US" w:eastAsia="zh-CN" w:bidi="ar-SA"/>
        </w:rPr>
        <w:t>(四)</w:t>
      </w:r>
      <w:r>
        <w:rPr>
          <w:rFonts w:hint="eastAsia" w:ascii="宋体" w:hAnsi="宋体" w:eastAsia="宋体"/>
          <w:sz w:val="24"/>
          <w:szCs w:val="24"/>
          <w:lang w:eastAsia="zh-CN"/>
        </w:rPr>
        <w:t>申诉核查结果，可通过邮件、面谈、电话等方式进行反馈；</w:t>
      </w:r>
    </w:p>
    <w:p w14:paraId="40F337D3">
      <w:pPr>
        <w:numPr>
          <w:ilvl w:val="0"/>
          <w:numId w:val="0"/>
        </w:numPr>
        <w:tabs>
          <w:tab w:val="left" w:pos="426"/>
        </w:tabs>
        <w:spacing w:line="460" w:lineRule="exact"/>
        <w:ind w:left="567" w:leftChars="0" w:hanging="567" w:firstLineChars="0"/>
        <w:rPr>
          <w:rFonts w:hint="eastAsia" w:ascii="宋体" w:hAnsi="宋体" w:eastAsia="宋体"/>
          <w:sz w:val="24"/>
          <w:szCs w:val="24"/>
          <w:lang w:eastAsia="zh-CN"/>
        </w:rPr>
      </w:pPr>
      <w:r>
        <w:rPr>
          <w:rFonts w:hint="eastAsia" w:ascii="宋体" w:hAnsi="宋体" w:eastAsia="宋体"/>
          <w:sz w:val="24"/>
          <w:szCs w:val="24"/>
          <w:lang w:val="en-US" w:eastAsia="zh-CN" w:bidi="ar-SA"/>
        </w:rPr>
        <w:t>(五)</w:t>
      </w:r>
      <w:r>
        <w:rPr>
          <w:rFonts w:hint="eastAsia" w:ascii="宋体" w:hAnsi="宋体" w:eastAsia="宋体"/>
          <w:sz w:val="24"/>
          <w:szCs w:val="24"/>
          <w:lang w:eastAsia="zh-CN"/>
        </w:rPr>
        <w:t>除书面反馈外的其他反馈方式，反馈方应为参与核查人员，至少2人；</w:t>
      </w:r>
    </w:p>
    <w:p w14:paraId="6AD8E51F">
      <w:pPr>
        <w:numPr>
          <w:ilvl w:val="0"/>
          <w:numId w:val="0"/>
        </w:numPr>
        <w:tabs>
          <w:tab w:val="left" w:pos="426"/>
        </w:tabs>
        <w:spacing w:line="460" w:lineRule="exact"/>
        <w:ind w:left="567" w:leftChars="0" w:hanging="567" w:firstLineChars="0"/>
        <w:rPr>
          <w:rFonts w:hint="eastAsia" w:ascii="宋体" w:hAnsi="宋体" w:eastAsia="宋体"/>
          <w:sz w:val="24"/>
          <w:szCs w:val="24"/>
          <w:lang w:eastAsia="zh-CN"/>
        </w:rPr>
      </w:pPr>
      <w:r>
        <w:rPr>
          <w:rFonts w:hint="eastAsia" w:ascii="宋体" w:hAnsi="宋体" w:eastAsia="宋体"/>
          <w:sz w:val="24"/>
          <w:szCs w:val="24"/>
          <w:lang w:val="en-US" w:eastAsia="zh-CN" w:bidi="ar-SA"/>
        </w:rPr>
        <w:t>(六)</w:t>
      </w:r>
      <w:r>
        <w:rPr>
          <w:rFonts w:hint="eastAsia" w:ascii="宋体" w:hAnsi="宋体" w:eastAsia="宋体"/>
          <w:sz w:val="24"/>
          <w:szCs w:val="24"/>
          <w:lang w:eastAsia="zh-CN"/>
        </w:rPr>
        <w:t>最终核查结果若需对职级评定结果进行调整的，需重新提报请示，说明具体情况，按照职级评定结果请示报告审批流程履行审批手续并对修改后的评定结果公示。</w:t>
      </w:r>
    </w:p>
    <w:p w14:paraId="023B9691">
      <w:pPr>
        <w:pStyle w:val="2"/>
        <w:numPr>
          <w:ilvl w:val="0"/>
          <w:numId w:val="0"/>
        </w:numPr>
        <w:tabs>
          <w:tab w:val="left" w:pos="567"/>
        </w:tabs>
        <w:spacing w:before="156" w:beforeLines="50" w:line="460" w:lineRule="exact"/>
        <w:ind w:left="420" w:leftChars="0" w:hanging="420" w:firstLineChars="0"/>
        <w:rPr>
          <w:rFonts w:ascii="宋体" w:hAnsi="宋体" w:eastAsia="宋体"/>
          <w:sz w:val="24"/>
          <w:szCs w:val="24"/>
          <w:lang w:eastAsia="zh-CN"/>
        </w:rPr>
      </w:pPr>
      <w:r>
        <w:rPr>
          <w:rFonts w:hint="default" w:ascii="宋体" w:hAnsi="宋体" w:eastAsia="宋体"/>
          <w:b/>
          <w:sz w:val="24"/>
          <w:szCs w:val="24"/>
          <w:lang w:val="en-US" w:eastAsia="zh-CN" w:bidi="ar-SA"/>
        </w:rPr>
        <w:t>九</w:t>
      </w:r>
      <w:bookmarkStart w:id="0" w:name="_GoBack"/>
      <w:bookmarkEnd w:id="0"/>
      <w:r>
        <w:rPr>
          <w:rFonts w:hint="default" w:ascii="宋体" w:hAnsi="宋体" w:eastAsia="宋体"/>
          <w:b/>
          <w:sz w:val="24"/>
          <w:szCs w:val="24"/>
          <w:lang w:val="en-US" w:eastAsia="zh-CN" w:bidi="ar-SA"/>
        </w:rPr>
        <w:t>、</w:t>
      </w:r>
      <w:r>
        <w:rPr>
          <w:rFonts w:hint="eastAsia" w:ascii="宋体" w:hAnsi="宋体" w:eastAsia="宋体"/>
          <w:sz w:val="24"/>
          <w:szCs w:val="24"/>
          <w:lang w:eastAsia="zh-CN"/>
        </w:rPr>
        <w:t>其他应关注内容</w:t>
      </w:r>
    </w:p>
    <w:p w14:paraId="31059E34">
      <w:pPr>
        <w:spacing w:line="460" w:lineRule="exact"/>
        <w:ind w:firstLine="566" w:firstLineChars="236"/>
        <w:rPr>
          <w:rFonts w:hint="eastAsia" w:ascii="宋体" w:hAnsi="宋体" w:eastAsia="宋体"/>
          <w:sz w:val="24"/>
          <w:szCs w:val="24"/>
          <w:lang w:eastAsia="zh-CN"/>
        </w:rPr>
      </w:pPr>
      <w:r>
        <w:rPr>
          <w:rFonts w:hint="eastAsia" w:ascii="宋体" w:hAnsi="宋体" w:eastAsia="宋体"/>
          <w:sz w:val="24"/>
          <w:szCs w:val="24"/>
          <w:lang w:eastAsia="zh-CN"/>
        </w:rPr>
        <w:t>严肃查处诬告陷害行为，防止滥用申诉权，积极营造良好的员工职业发展环境，同时要严格界定诬告陷害行为的边界，准确区分正常申诉与诬告陷害，防止阻断和伤及正常的申诉反馈渠道，保护和引导员工依规行使申诉权。</w:t>
      </w:r>
    </w:p>
    <w:p w14:paraId="007F966C">
      <w:pPr>
        <w:spacing w:line="460" w:lineRule="exact"/>
        <w:ind w:firstLine="566" w:firstLineChars="236"/>
        <w:rPr>
          <w:rFonts w:ascii="宋体" w:hAnsi="宋体" w:eastAsia="PMingLiU" w:cs="Arial"/>
          <w:sz w:val="24"/>
          <w:szCs w:val="24"/>
        </w:rPr>
      </w:pPr>
      <w:r>
        <w:rPr>
          <w:rFonts w:hint="eastAsia" w:ascii="宋体" w:hAnsi="宋体" w:eastAsia="宋体"/>
          <w:sz w:val="24"/>
          <w:szCs w:val="24"/>
          <w:lang w:eastAsia="zh-CN"/>
        </w:rPr>
        <w:t>各序列专业委员会在职级评定开展过程中应加强对评级规则的讲解与澄清工作，同时，遵循公平、公正、公开的原则，及时关注员工思想动态，做好员工沟通工作，确保评聘双方信息对称，保证评级工作严肃性，从而维护职级评定工作及专业委员会的公信力。及时总结与反思产生申诉案件的根因，有针对性的进行改进，尽可能避免再次发生同类问题，进而降低发生职级评定申诉的概率。</w:t>
      </w:r>
    </w:p>
    <w:p w14:paraId="019D6F5B">
      <w:pPr>
        <w:spacing w:line="460" w:lineRule="exact"/>
        <w:jc w:val="right"/>
        <w:rPr>
          <w:rFonts w:hint="eastAsia" w:ascii="宋体" w:hAnsi="宋体" w:eastAsia="PMingLiU" w:cs="Arial"/>
          <w:sz w:val="24"/>
          <w:szCs w:val="24"/>
        </w:rPr>
      </w:pPr>
    </w:p>
    <w:p w14:paraId="630D2D63">
      <w:pPr>
        <w:spacing w:line="460" w:lineRule="exact"/>
        <w:jc w:val="right"/>
        <w:rPr>
          <w:rFonts w:ascii="宋体" w:hAnsi="宋体" w:eastAsia="宋体" w:cs="Arial"/>
          <w:sz w:val="24"/>
          <w:szCs w:val="24"/>
        </w:rPr>
      </w:pPr>
      <w:r>
        <w:rPr>
          <w:rFonts w:hint="eastAsia" w:ascii="宋体" w:hAnsi="宋体" w:eastAsia="宋体" w:cs="Arial"/>
          <w:sz w:val="24"/>
          <w:szCs w:val="24"/>
        </w:rPr>
        <w:t>华润雪花啤酒（中国）</w:t>
      </w:r>
      <w:r>
        <w:rPr>
          <w:rFonts w:hint="eastAsia" w:ascii="宋体" w:hAnsi="宋体" w:eastAsia="宋体" w:cs="Arial"/>
          <w:sz w:val="24"/>
          <w:szCs w:val="24"/>
          <w:lang w:eastAsia="zh-CN"/>
        </w:rPr>
        <w:t>投资</w:t>
      </w:r>
      <w:r>
        <w:rPr>
          <w:rFonts w:hint="eastAsia" w:ascii="宋体" w:hAnsi="宋体" w:eastAsia="宋体" w:cs="Arial"/>
          <w:sz w:val="24"/>
          <w:szCs w:val="24"/>
        </w:rPr>
        <w:t>有限公司</w:t>
      </w:r>
    </w:p>
    <w:p w14:paraId="19C5882B">
      <w:pPr>
        <w:spacing w:line="460" w:lineRule="exact"/>
        <w:ind w:left="5720" w:leftChars="2600" w:firstLine="1200" w:firstLineChars="500"/>
        <w:rPr>
          <w:rFonts w:ascii="宋体" w:hAnsi="宋体" w:eastAsia="宋体" w:cs="Arial"/>
          <w:sz w:val="24"/>
          <w:szCs w:val="24"/>
        </w:rPr>
      </w:pPr>
      <w:r>
        <w:rPr>
          <w:rFonts w:hint="eastAsia" w:ascii="宋体" w:hAnsi="宋体" w:eastAsia="宋体" w:cs="Arial"/>
          <w:sz w:val="24"/>
          <w:szCs w:val="24"/>
          <w:lang w:eastAsia="zh-CN"/>
        </w:rPr>
        <w:t>人力资源部</w:t>
      </w:r>
    </w:p>
    <w:p w14:paraId="531F9619">
      <w:pPr>
        <w:spacing w:line="460" w:lineRule="exact"/>
        <w:ind w:left="5720" w:leftChars="2600" w:firstLine="480" w:firstLineChars="200"/>
        <w:rPr>
          <w:rFonts w:ascii="宋体" w:hAnsi="宋体" w:eastAsia="PMingLiU" w:cs="Arial"/>
          <w:sz w:val="24"/>
          <w:szCs w:val="24"/>
        </w:rPr>
      </w:pPr>
      <w:r>
        <w:rPr>
          <w:rFonts w:hint="eastAsia" w:ascii="宋体" w:hAnsi="宋体" w:eastAsia="宋体" w:cs="Arial"/>
          <w:sz w:val="24"/>
          <w:szCs w:val="24"/>
        </w:rPr>
        <w:t>二○</w:t>
      </w:r>
      <w:r>
        <w:rPr>
          <w:rFonts w:hint="eastAsia" w:ascii="宋体" w:hAnsi="宋体" w:eastAsia="宋体" w:cs="Arial"/>
          <w:sz w:val="24"/>
          <w:szCs w:val="24"/>
          <w:lang w:eastAsia="zh-CN"/>
        </w:rPr>
        <w:t>二二</w:t>
      </w:r>
      <w:r>
        <w:rPr>
          <w:rFonts w:hint="eastAsia" w:ascii="宋体" w:hAnsi="宋体" w:eastAsia="宋体" w:cs="Arial"/>
          <w:sz w:val="24"/>
          <w:szCs w:val="24"/>
        </w:rPr>
        <w:t>年</w:t>
      </w:r>
      <w:r>
        <w:rPr>
          <w:rFonts w:hint="eastAsia" w:ascii="宋体" w:hAnsi="宋体" w:eastAsia="宋体" w:cs="Arial"/>
          <w:sz w:val="24"/>
          <w:szCs w:val="24"/>
          <w:lang w:eastAsia="zh-CN"/>
        </w:rPr>
        <w:t>四</w:t>
      </w:r>
      <w:r>
        <w:rPr>
          <w:rFonts w:hint="eastAsia" w:ascii="宋体" w:hAnsi="宋体" w:eastAsia="宋体" w:cs="Arial"/>
          <w:sz w:val="24"/>
          <w:szCs w:val="24"/>
        </w:rPr>
        <w:t>月</w:t>
      </w:r>
      <w:r>
        <w:rPr>
          <w:rFonts w:hint="eastAsia" w:ascii="宋体" w:hAnsi="宋体" w:eastAsia="宋体" w:cs="Arial"/>
          <w:sz w:val="24"/>
          <w:szCs w:val="24"/>
          <w:lang w:eastAsia="zh-CN"/>
        </w:rPr>
        <w:t>二十二</w:t>
      </w:r>
      <w:r>
        <w:rPr>
          <w:rFonts w:hint="eastAsia" w:ascii="宋体" w:hAnsi="宋体" w:eastAsia="宋体" w:cs="Arial"/>
          <w:sz w:val="24"/>
          <w:szCs w:val="24"/>
        </w:rPr>
        <w:t>日</w:t>
      </w:r>
    </w:p>
    <w:sectPr>
      <w:headerReference r:id="rId3" w:type="default"/>
      <w:headerReference r:id="rId4" w:type="even"/>
      <w:pgSz w:w="11906" w:h="16838"/>
      <w:pgMar w:top="851" w:right="1236" w:bottom="567" w:left="1418" w:header="851" w:footer="66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etaPlusNormalRoman">
    <w:altName w:val="Segoe Print"/>
    <w:panose1 w:val="00000000000000000000"/>
    <w:charset w:val="00"/>
    <w:family w:val="swiss"/>
    <w:pitch w:val="default"/>
    <w:sig w:usb0="00000000" w:usb1="00000000" w:usb2="00000000" w:usb3="00000000" w:csb0="00000001" w:csb1="00000000"/>
  </w:font>
  <w:font w:name="MS Song">
    <w:altName w:val="宋体"/>
    <w:panose1 w:val="02010609030101010101"/>
    <w:charset w:val="86"/>
    <w:family w:val="modern"/>
    <w:pitch w:val="default"/>
    <w:sig w:usb0="00000000" w:usb1="080E0000" w:usb2="00000010" w:usb3="00000000" w:csb0="00040000" w:csb1="00000000"/>
  </w:font>
  <w:font w:name="Arial">
    <w:panose1 w:val="020B0604020202020204"/>
    <w:charset w:val="00"/>
    <w:family w:val="swiss"/>
    <w:pitch w:val="default"/>
    <w:sig w:usb0="E0002EFF" w:usb1="C000785B" w:usb2="00000009" w:usb3="00000000" w:csb0="400001FF" w:csb1="FFFF0000"/>
  </w:font>
  <w:font w:name="PMingLiU">
    <w:altName w:val="Microsoft JhengHei UI"/>
    <w:panose1 w:val="02010601000101010101"/>
    <w:charset w:val="88"/>
    <w:family w:val="auto"/>
    <w:pitch w:val="default"/>
    <w:sig w:usb0="00000000" w:usb1="08080000" w:usb2="00000010" w:usb3="00000000" w:csb0="00100000" w:csb1="00000000"/>
  </w:font>
  <w:font w:name="等线">
    <w:panose1 w:val="02010600030101010101"/>
    <w:charset w:val="86"/>
    <w:family w:val="auto"/>
    <w:pitch w:val="default"/>
    <w:sig w:usb0="A00002BF" w:usb1="38CF7CFA" w:usb2="00000016" w:usb3="00000000" w:csb0="0004000F"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Microsoft JhengHei UI">
    <w:panose1 w:val="020B0604030504040204"/>
    <w:charset w:val="88"/>
    <w:family w:val="auto"/>
    <w:pitch w:val="default"/>
    <w:sig w:usb0="000002A7" w:usb1="28CF4400" w:usb2="00000016" w:usb3="00000000" w:csb0="00100009"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34DC62">
    <w:pPr>
      <w:pStyle w:val="7"/>
      <w:pBdr>
        <w:bottom w:val="none" w:color="auto" w:sz="0" w:space="0"/>
      </w:pBdr>
      <w:jc w:val="both"/>
      <w:rPr>
        <w:rFonts w:hint="eastAsia"/>
        <w:lang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5DA8DC">
    <w:pPr>
      <w:pStyle w:val="7"/>
      <w:jc w:val="both"/>
    </w:pPr>
    <w:r>
      <w:rPr>
        <w:lang w:eastAsia="zh-CN"/>
      </w:rPr>
      <w:pict>
        <v:shape id="_x0000_i1025" o:spt="75" type="#_x0000_t75" style="height:29.25pt;width:57.15pt;" filled="f" stroked="f" coordsize="21600,21600">
          <v:path/>
          <v:fill on="f" focussize="0,0"/>
          <v:stroke on="f"/>
          <v:imagedata r:id="rId1" o:title=""/>
          <o:lock v:ext="edit" aspectratio="t"/>
          <w10:wrap type="none"/>
          <w10:anchorlock/>
        </v:shape>
      </w:pict>
    </w:r>
  </w:p>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咨询组">
    <w15:presenceInfo w15:providerId="None" w15:userId="咨询组"/>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1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B471D6"/>
    <w:rsid w:val="00000DFD"/>
    <w:rsid w:val="00001DDF"/>
    <w:rsid w:val="00003D23"/>
    <w:rsid w:val="00003F36"/>
    <w:rsid w:val="000042C9"/>
    <w:rsid w:val="0000433C"/>
    <w:rsid w:val="0000515F"/>
    <w:rsid w:val="0000575D"/>
    <w:rsid w:val="00005CF3"/>
    <w:rsid w:val="0000612A"/>
    <w:rsid w:val="00007A75"/>
    <w:rsid w:val="00012219"/>
    <w:rsid w:val="0001230E"/>
    <w:rsid w:val="00013F2E"/>
    <w:rsid w:val="000161C2"/>
    <w:rsid w:val="000163CC"/>
    <w:rsid w:val="0001746B"/>
    <w:rsid w:val="0001774D"/>
    <w:rsid w:val="00017C28"/>
    <w:rsid w:val="00020085"/>
    <w:rsid w:val="00020329"/>
    <w:rsid w:val="00020D6B"/>
    <w:rsid w:val="00022B39"/>
    <w:rsid w:val="000234D3"/>
    <w:rsid w:val="000247A3"/>
    <w:rsid w:val="00024FCB"/>
    <w:rsid w:val="00025056"/>
    <w:rsid w:val="0002537F"/>
    <w:rsid w:val="00025BB0"/>
    <w:rsid w:val="000318A8"/>
    <w:rsid w:val="00031C19"/>
    <w:rsid w:val="000327C1"/>
    <w:rsid w:val="00037242"/>
    <w:rsid w:val="0003780E"/>
    <w:rsid w:val="00040073"/>
    <w:rsid w:val="00041481"/>
    <w:rsid w:val="00041F50"/>
    <w:rsid w:val="00042452"/>
    <w:rsid w:val="00043171"/>
    <w:rsid w:val="00043B89"/>
    <w:rsid w:val="00043ECA"/>
    <w:rsid w:val="00044481"/>
    <w:rsid w:val="00046FA3"/>
    <w:rsid w:val="00047739"/>
    <w:rsid w:val="00047BD3"/>
    <w:rsid w:val="000507BE"/>
    <w:rsid w:val="0005136D"/>
    <w:rsid w:val="00052225"/>
    <w:rsid w:val="00056CC6"/>
    <w:rsid w:val="000573E0"/>
    <w:rsid w:val="000604BC"/>
    <w:rsid w:val="000617C3"/>
    <w:rsid w:val="00062278"/>
    <w:rsid w:val="0006365F"/>
    <w:rsid w:val="00063C77"/>
    <w:rsid w:val="00064F37"/>
    <w:rsid w:val="00064F7D"/>
    <w:rsid w:val="000653B9"/>
    <w:rsid w:val="000678DC"/>
    <w:rsid w:val="00067C27"/>
    <w:rsid w:val="00071921"/>
    <w:rsid w:val="00071BE0"/>
    <w:rsid w:val="00071DA4"/>
    <w:rsid w:val="00072D3B"/>
    <w:rsid w:val="00072FB8"/>
    <w:rsid w:val="000745B1"/>
    <w:rsid w:val="000762D6"/>
    <w:rsid w:val="0007787E"/>
    <w:rsid w:val="00080CA4"/>
    <w:rsid w:val="00083191"/>
    <w:rsid w:val="00083878"/>
    <w:rsid w:val="000847D1"/>
    <w:rsid w:val="0008704B"/>
    <w:rsid w:val="0009026D"/>
    <w:rsid w:val="000958A1"/>
    <w:rsid w:val="00097A70"/>
    <w:rsid w:val="000A086A"/>
    <w:rsid w:val="000A28F1"/>
    <w:rsid w:val="000A3BD4"/>
    <w:rsid w:val="000A508C"/>
    <w:rsid w:val="000A608D"/>
    <w:rsid w:val="000A619F"/>
    <w:rsid w:val="000A6BA0"/>
    <w:rsid w:val="000A6CC7"/>
    <w:rsid w:val="000B0C45"/>
    <w:rsid w:val="000B22B3"/>
    <w:rsid w:val="000B398B"/>
    <w:rsid w:val="000B40B2"/>
    <w:rsid w:val="000B5ED4"/>
    <w:rsid w:val="000B6068"/>
    <w:rsid w:val="000B6203"/>
    <w:rsid w:val="000B685E"/>
    <w:rsid w:val="000B7B16"/>
    <w:rsid w:val="000B7F65"/>
    <w:rsid w:val="000B7FBE"/>
    <w:rsid w:val="000C0C9D"/>
    <w:rsid w:val="000C17AF"/>
    <w:rsid w:val="000C2E51"/>
    <w:rsid w:val="000C364B"/>
    <w:rsid w:val="000C3DD0"/>
    <w:rsid w:val="000C3FF7"/>
    <w:rsid w:val="000C42F2"/>
    <w:rsid w:val="000C5103"/>
    <w:rsid w:val="000C599C"/>
    <w:rsid w:val="000C63C9"/>
    <w:rsid w:val="000D036C"/>
    <w:rsid w:val="000D0AAA"/>
    <w:rsid w:val="000D1FFD"/>
    <w:rsid w:val="000D2478"/>
    <w:rsid w:val="000D39D4"/>
    <w:rsid w:val="000D3EF1"/>
    <w:rsid w:val="000D5B4E"/>
    <w:rsid w:val="000D5FFA"/>
    <w:rsid w:val="000D723F"/>
    <w:rsid w:val="000E030D"/>
    <w:rsid w:val="000E1323"/>
    <w:rsid w:val="000E151E"/>
    <w:rsid w:val="000E19AA"/>
    <w:rsid w:val="000E1E0D"/>
    <w:rsid w:val="000E22B8"/>
    <w:rsid w:val="000E3AD8"/>
    <w:rsid w:val="000E3FA7"/>
    <w:rsid w:val="000F085B"/>
    <w:rsid w:val="000F10D8"/>
    <w:rsid w:val="000F11C3"/>
    <w:rsid w:val="000F27DD"/>
    <w:rsid w:val="000F359B"/>
    <w:rsid w:val="000F3E55"/>
    <w:rsid w:val="000F44A9"/>
    <w:rsid w:val="000F49F7"/>
    <w:rsid w:val="000F6F65"/>
    <w:rsid w:val="000F7846"/>
    <w:rsid w:val="001004F3"/>
    <w:rsid w:val="00102220"/>
    <w:rsid w:val="0010611C"/>
    <w:rsid w:val="0010795E"/>
    <w:rsid w:val="00107E68"/>
    <w:rsid w:val="0011353B"/>
    <w:rsid w:val="001145C7"/>
    <w:rsid w:val="00114C19"/>
    <w:rsid w:val="0011603C"/>
    <w:rsid w:val="00117B9E"/>
    <w:rsid w:val="001226B6"/>
    <w:rsid w:val="00124F3B"/>
    <w:rsid w:val="00124FC6"/>
    <w:rsid w:val="001267CD"/>
    <w:rsid w:val="00127060"/>
    <w:rsid w:val="001274BB"/>
    <w:rsid w:val="00130245"/>
    <w:rsid w:val="00132BDF"/>
    <w:rsid w:val="0013330F"/>
    <w:rsid w:val="00134117"/>
    <w:rsid w:val="00135478"/>
    <w:rsid w:val="0014114E"/>
    <w:rsid w:val="00141915"/>
    <w:rsid w:val="001444DE"/>
    <w:rsid w:val="00144B86"/>
    <w:rsid w:val="001459D7"/>
    <w:rsid w:val="00146426"/>
    <w:rsid w:val="001464B9"/>
    <w:rsid w:val="001478EA"/>
    <w:rsid w:val="00150B8D"/>
    <w:rsid w:val="00150C9C"/>
    <w:rsid w:val="00151E68"/>
    <w:rsid w:val="00152636"/>
    <w:rsid w:val="00161EEB"/>
    <w:rsid w:val="00162092"/>
    <w:rsid w:val="00162953"/>
    <w:rsid w:val="00163E83"/>
    <w:rsid w:val="0016410D"/>
    <w:rsid w:val="001668E5"/>
    <w:rsid w:val="00167355"/>
    <w:rsid w:val="00167B34"/>
    <w:rsid w:val="00170227"/>
    <w:rsid w:val="00170843"/>
    <w:rsid w:val="001732B2"/>
    <w:rsid w:val="00176A69"/>
    <w:rsid w:val="001776C0"/>
    <w:rsid w:val="00182889"/>
    <w:rsid w:val="00183ECD"/>
    <w:rsid w:val="0018460F"/>
    <w:rsid w:val="00185059"/>
    <w:rsid w:val="00187C1B"/>
    <w:rsid w:val="001911AB"/>
    <w:rsid w:val="00193089"/>
    <w:rsid w:val="00193151"/>
    <w:rsid w:val="00194189"/>
    <w:rsid w:val="0019503A"/>
    <w:rsid w:val="0019544D"/>
    <w:rsid w:val="00195DA2"/>
    <w:rsid w:val="001A0848"/>
    <w:rsid w:val="001A21F7"/>
    <w:rsid w:val="001A2A36"/>
    <w:rsid w:val="001A3124"/>
    <w:rsid w:val="001A3C13"/>
    <w:rsid w:val="001A7357"/>
    <w:rsid w:val="001B1FC9"/>
    <w:rsid w:val="001B5C41"/>
    <w:rsid w:val="001B5F64"/>
    <w:rsid w:val="001B5FA1"/>
    <w:rsid w:val="001C0965"/>
    <w:rsid w:val="001C159E"/>
    <w:rsid w:val="001C1B4C"/>
    <w:rsid w:val="001C3294"/>
    <w:rsid w:val="001C45B2"/>
    <w:rsid w:val="001C5726"/>
    <w:rsid w:val="001C7A23"/>
    <w:rsid w:val="001D0496"/>
    <w:rsid w:val="001D0B5D"/>
    <w:rsid w:val="001D158D"/>
    <w:rsid w:val="001D16F4"/>
    <w:rsid w:val="001D2AA9"/>
    <w:rsid w:val="001D4635"/>
    <w:rsid w:val="001D6446"/>
    <w:rsid w:val="001D674D"/>
    <w:rsid w:val="001D7926"/>
    <w:rsid w:val="001E0FBC"/>
    <w:rsid w:val="001E16B6"/>
    <w:rsid w:val="001E2D63"/>
    <w:rsid w:val="001E3D67"/>
    <w:rsid w:val="001E57D5"/>
    <w:rsid w:val="001E6F3F"/>
    <w:rsid w:val="001F1678"/>
    <w:rsid w:val="001F194A"/>
    <w:rsid w:val="001F3BAD"/>
    <w:rsid w:val="001F5467"/>
    <w:rsid w:val="001F560E"/>
    <w:rsid w:val="001F7074"/>
    <w:rsid w:val="00202A77"/>
    <w:rsid w:val="00202B5D"/>
    <w:rsid w:val="00202C22"/>
    <w:rsid w:val="00202E0B"/>
    <w:rsid w:val="00203F0D"/>
    <w:rsid w:val="00212D8A"/>
    <w:rsid w:val="00214C0C"/>
    <w:rsid w:val="00215D7A"/>
    <w:rsid w:val="00216E5A"/>
    <w:rsid w:val="00217703"/>
    <w:rsid w:val="00217F66"/>
    <w:rsid w:val="00221482"/>
    <w:rsid w:val="00221B88"/>
    <w:rsid w:val="0022585E"/>
    <w:rsid w:val="002260B8"/>
    <w:rsid w:val="002272C9"/>
    <w:rsid w:val="002272FE"/>
    <w:rsid w:val="002274D3"/>
    <w:rsid w:val="00227B53"/>
    <w:rsid w:val="00230000"/>
    <w:rsid w:val="002310E9"/>
    <w:rsid w:val="00231873"/>
    <w:rsid w:val="00233689"/>
    <w:rsid w:val="00233967"/>
    <w:rsid w:val="00234C57"/>
    <w:rsid w:val="00235BEC"/>
    <w:rsid w:val="00235C14"/>
    <w:rsid w:val="0023633C"/>
    <w:rsid w:val="002363BF"/>
    <w:rsid w:val="002365B4"/>
    <w:rsid w:val="00240B8A"/>
    <w:rsid w:val="00241239"/>
    <w:rsid w:val="00243505"/>
    <w:rsid w:val="002445B2"/>
    <w:rsid w:val="00244D24"/>
    <w:rsid w:val="002463B7"/>
    <w:rsid w:val="00246A1D"/>
    <w:rsid w:val="00246A47"/>
    <w:rsid w:val="00246DCD"/>
    <w:rsid w:val="00246F24"/>
    <w:rsid w:val="0024707E"/>
    <w:rsid w:val="002475D2"/>
    <w:rsid w:val="002475D7"/>
    <w:rsid w:val="00250178"/>
    <w:rsid w:val="00251710"/>
    <w:rsid w:val="00251A59"/>
    <w:rsid w:val="00251CC8"/>
    <w:rsid w:val="00254536"/>
    <w:rsid w:val="00254AA9"/>
    <w:rsid w:val="00255519"/>
    <w:rsid w:val="00260429"/>
    <w:rsid w:val="0026071B"/>
    <w:rsid w:val="00261C85"/>
    <w:rsid w:val="002622F4"/>
    <w:rsid w:val="002647E3"/>
    <w:rsid w:val="00264EC8"/>
    <w:rsid w:val="0026656A"/>
    <w:rsid w:val="00267B44"/>
    <w:rsid w:val="00272F74"/>
    <w:rsid w:val="0027671D"/>
    <w:rsid w:val="002779A8"/>
    <w:rsid w:val="002803BD"/>
    <w:rsid w:val="0028055B"/>
    <w:rsid w:val="00281A4C"/>
    <w:rsid w:val="0028256E"/>
    <w:rsid w:val="00282C2F"/>
    <w:rsid w:val="00284F97"/>
    <w:rsid w:val="002875A1"/>
    <w:rsid w:val="0029253F"/>
    <w:rsid w:val="00292B5D"/>
    <w:rsid w:val="0029436E"/>
    <w:rsid w:val="002945B1"/>
    <w:rsid w:val="00296A94"/>
    <w:rsid w:val="00296DF9"/>
    <w:rsid w:val="00297E71"/>
    <w:rsid w:val="002A0617"/>
    <w:rsid w:val="002A0F90"/>
    <w:rsid w:val="002A3744"/>
    <w:rsid w:val="002A4FAD"/>
    <w:rsid w:val="002B1A9E"/>
    <w:rsid w:val="002B21CF"/>
    <w:rsid w:val="002B2696"/>
    <w:rsid w:val="002B299A"/>
    <w:rsid w:val="002B311A"/>
    <w:rsid w:val="002B3458"/>
    <w:rsid w:val="002B445A"/>
    <w:rsid w:val="002B485F"/>
    <w:rsid w:val="002B56C8"/>
    <w:rsid w:val="002B7B93"/>
    <w:rsid w:val="002C03D7"/>
    <w:rsid w:val="002C04C0"/>
    <w:rsid w:val="002C23A3"/>
    <w:rsid w:val="002C244A"/>
    <w:rsid w:val="002C36F7"/>
    <w:rsid w:val="002C41AF"/>
    <w:rsid w:val="002C423D"/>
    <w:rsid w:val="002C4A47"/>
    <w:rsid w:val="002C4D04"/>
    <w:rsid w:val="002C5D78"/>
    <w:rsid w:val="002C7B23"/>
    <w:rsid w:val="002D0814"/>
    <w:rsid w:val="002D39FF"/>
    <w:rsid w:val="002D3B53"/>
    <w:rsid w:val="002D4F94"/>
    <w:rsid w:val="002E00C1"/>
    <w:rsid w:val="002E0E4E"/>
    <w:rsid w:val="002E2B84"/>
    <w:rsid w:val="002E3D81"/>
    <w:rsid w:val="002E3F3C"/>
    <w:rsid w:val="002E403F"/>
    <w:rsid w:val="002E4EF2"/>
    <w:rsid w:val="002E6402"/>
    <w:rsid w:val="002E7D95"/>
    <w:rsid w:val="002F18AE"/>
    <w:rsid w:val="002F1BC0"/>
    <w:rsid w:val="002F23EF"/>
    <w:rsid w:val="002F264F"/>
    <w:rsid w:val="002F3F2A"/>
    <w:rsid w:val="002F6127"/>
    <w:rsid w:val="002F6477"/>
    <w:rsid w:val="002F6861"/>
    <w:rsid w:val="003009E6"/>
    <w:rsid w:val="00301963"/>
    <w:rsid w:val="00302274"/>
    <w:rsid w:val="00302BD1"/>
    <w:rsid w:val="00302FB7"/>
    <w:rsid w:val="00303733"/>
    <w:rsid w:val="003038A7"/>
    <w:rsid w:val="00304B99"/>
    <w:rsid w:val="00305CBA"/>
    <w:rsid w:val="00306833"/>
    <w:rsid w:val="00310530"/>
    <w:rsid w:val="003107D5"/>
    <w:rsid w:val="00311C14"/>
    <w:rsid w:val="00312E18"/>
    <w:rsid w:val="00313399"/>
    <w:rsid w:val="003154C4"/>
    <w:rsid w:val="00315592"/>
    <w:rsid w:val="003166D9"/>
    <w:rsid w:val="00316911"/>
    <w:rsid w:val="00317132"/>
    <w:rsid w:val="003247F1"/>
    <w:rsid w:val="00324F93"/>
    <w:rsid w:val="00330F47"/>
    <w:rsid w:val="00331599"/>
    <w:rsid w:val="00333392"/>
    <w:rsid w:val="00337CDB"/>
    <w:rsid w:val="00341837"/>
    <w:rsid w:val="003428C9"/>
    <w:rsid w:val="00344728"/>
    <w:rsid w:val="00345A35"/>
    <w:rsid w:val="00345A92"/>
    <w:rsid w:val="00346A47"/>
    <w:rsid w:val="00346E38"/>
    <w:rsid w:val="00347318"/>
    <w:rsid w:val="00350F3F"/>
    <w:rsid w:val="00352895"/>
    <w:rsid w:val="003533C3"/>
    <w:rsid w:val="00354CAB"/>
    <w:rsid w:val="003563BC"/>
    <w:rsid w:val="003569C9"/>
    <w:rsid w:val="00356CB5"/>
    <w:rsid w:val="00357DC6"/>
    <w:rsid w:val="00357E80"/>
    <w:rsid w:val="003625E9"/>
    <w:rsid w:val="00362E39"/>
    <w:rsid w:val="00366F6A"/>
    <w:rsid w:val="00370BC0"/>
    <w:rsid w:val="0037390A"/>
    <w:rsid w:val="00375B19"/>
    <w:rsid w:val="00375E61"/>
    <w:rsid w:val="00377A2F"/>
    <w:rsid w:val="00377FD0"/>
    <w:rsid w:val="00380A18"/>
    <w:rsid w:val="00380F4E"/>
    <w:rsid w:val="00381CD3"/>
    <w:rsid w:val="00383C7B"/>
    <w:rsid w:val="00387500"/>
    <w:rsid w:val="00390914"/>
    <w:rsid w:val="00390EF7"/>
    <w:rsid w:val="00393374"/>
    <w:rsid w:val="00393C20"/>
    <w:rsid w:val="00395F20"/>
    <w:rsid w:val="00397347"/>
    <w:rsid w:val="00397B34"/>
    <w:rsid w:val="00397BE6"/>
    <w:rsid w:val="003A2F6B"/>
    <w:rsid w:val="003A34C5"/>
    <w:rsid w:val="003A494A"/>
    <w:rsid w:val="003A51AE"/>
    <w:rsid w:val="003A54B1"/>
    <w:rsid w:val="003A6268"/>
    <w:rsid w:val="003A6374"/>
    <w:rsid w:val="003A63BA"/>
    <w:rsid w:val="003A748D"/>
    <w:rsid w:val="003A7E72"/>
    <w:rsid w:val="003B2B96"/>
    <w:rsid w:val="003B3EE8"/>
    <w:rsid w:val="003B6197"/>
    <w:rsid w:val="003B6F0C"/>
    <w:rsid w:val="003B7988"/>
    <w:rsid w:val="003C464A"/>
    <w:rsid w:val="003C488A"/>
    <w:rsid w:val="003D035B"/>
    <w:rsid w:val="003D25C0"/>
    <w:rsid w:val="003D338A"/>
    <w:rsid w:val="003D4655"/>
    <w:rsid w:val="003D5311"/>
    <w:rsid w:val="003D5623"/>
    <w:rsid w:val="003D63AD"/>
    <w:rsid w:val="003E0A32"/>
    <w:rsid w:val="003E20D0"/>
    <w:rsid w:val="003E3DF8"/>
    <w:rsid w:val="003E4775"/>
    <w:rsid w:val="003E7CDA"/>
    <w:rsid w:val="003E7EDC"/>
    <w:rsid w:val="003F3515"/>
    <w:rsid w:val="003F3F49"/>
    <w:rsid w:val="003F4F7B"/>
    <w:rsid w:val="003F72CA"/>
    <w:rsid w:val="0040050D"/>
    <w:rsid w:val="004062C3"/>
    <w:rsid w:val="0041031B"/>
    <w:rsid w:val="004113B4"/>
    <w:rsid w:val="00413034"/>
    <w:rsid w:val="00414A91"/>
    <w:rsid w:val="00416DBF"/>
    <w:rsid w:val="00417B8F"/>
    <w:rsid w:val="0043132A"/>
    <w:rsid w:val="00432CC8"/>
    <w:rsid w:val="004332C9"/>
    <w:rsid w:val="00433B11"/>
    <w:rsid w:val="004344B1"/>
    <w:rsid w:val="0043481F"/>
    <w:rsid w:val="004349BB"/>
    <w:rsid w:val="0043620A"/>
    <w:rsid w:val="0043687B"/>
    <w:rsid w:val="0043723B"/>
    <w:rsid w:val="0044002D"/>
    <w:rsid w:val="00441279"/>
    <w:rsid w:val="004419B9"/>
    <w:rsid w:val="0044427D"/>
    <w:rsid w:val="004452B8"/>
    <w:rsid w:val="00445B0D"/>
    <w:rsid w:val="00446765"/>
    <w:rsid w:val="00447578"/>
    <w:rsid w:val="004503D5"/>
    <w:rsid w:val="00454F47"/>
    <w:rsid w:val="00455B21"/>
    <w:rsid w:val="00456523"/>
    <w:rsid w:val="004570A5"/>
    <w:rsid w:val="004574C3"/>
    <w:rsid w:val="00457A75"/>
    <w:rsid w:val="00460208"/>
    <w:rsid w:val="004615BE"/>
    <w:rsid w:val="004625D9"/>
    <w:rsid w:val="004646FB"/>
    <w:rsid w:val="00464E09"/>
    <w:rsid w:val="00470ECD"/>
    <w:rsid w:val="00472BB5"/>
    <w:rsid w:val="00472C83"/>
    <w:rsid w:val="00475143"/>
    <w:rsid w:val="0047625E"/>
    <w:rsid w:val="0048076D"/>
    <w:rsid w:val="00481DD7"/>
    <w:rsid w:val="00484477"/>
    <w:rsid w:val="00485C32"/>
    <w:rsid w:val="00486A04"/>
    <w:rsid w:val="004873D1"/>
    <w:rsid w:val="00490345"/>
    <w:rsid w:val="00490597"/>
    <w:rsid w:val="0049114D"/>
    <w:rsid w:val="0049194B"/>
    <w:rsid w:val="00493AFB"/>
    <w:rsid w:val="0049518B"/>
    <w:rsid w:val="0049698D"/>
    <w:rsid w:val="004A01B3"/>
    <w:rsid w:val="004A0A82"/>
    <w:rsid w:val="004A36B4"/>
    <w:rsid w:val="004A719C"/>
    <w:rsid w:val="004A7F5A"/>
    <w:rsid w:val="004B1722"/>
    <w:rsid w:val="004B4680"/>
    <w:rsid w:val="004B4ECC"/>
    <w:rsid w:val="004B5433"/>
    <w:rsid w:val="004C1E91"/>
    <w:rsid w:val="004C49CD"/>
    <w:rsid w:val="004C70F1"/>
    <w:rsid w:val="004C7118"/>
    <w:rsid w:val="004C7584"/>
    <w:rsid w:val="004D09A0"/>
    <w:rsid w:val="004D11DD"/>
    <w:rsid w:val="004D12F9"/>
    <w:rsid w:val="004D1436"/>
    <w:rsid w:val="004D2222"/>
    <w:rsid w:val="004D3298"/>
    <w:rsid w:val="004D4908"/>
    <w:rsid w:val="004E0072"/>
    <w:rsid w:val="004E0D95"/>
    <w:rsid w:val="004E2BB4"/>
    <w:rsid w:val="004E36E2"/>
    <w:rsid w:val="004E430E"/>
    <w:rsid w:val="004E6FAD"/>
    <w:rsid w:val="004F0739"/>
    <w:rsid w:val="004F4D05"/>
    <w:rsid w:val="004F59BF"/>
    <w:rsid w:val="00501331"/>
    <w:rsid w:val="00503181"/>
    <w:rsid w:val="00503A93"/>
    <w:rsid w:val="005051CD"/>
    <w:rsid w:val="00506441"/>
    <w:rsid w:val="00511A60"/>
    <w:rsid w:val="005200D1"/>
    <w:rsid w:val="0052365C"/>
    <w:rsid w:val="00523899"/>
    <w:rsid w:val="0052569C"/>
    <w:rsid w:val="00525C38"/>
    <w:rsid w:val="00527ACE"/>
    <w:rsid w:val="00527CE9"/>
    <w:rsid w:val="00530792"/>
    <w:rsid w:val="00530A5B"/>
    <w:rsid w:val="00530D43"/>
    <w:rsid w:val="00532FC7"/>
    <w:rsid w:val="00533699"/>
    <w:rsid w:val="00533797"/>
    <w:rsid w:val="00533816"/>
    <w:rsid w:val="00533C6D"/>
    <w:rsid w:val="00534E8B"/>
    <w:rsid w:val="00536A9C"/>
    <w:rsid w:val="00540A18"/>
    <w:rsid w:val="00541C57"/>
    <w:rsid w:val="0054418C"/>
    <w:rsid w:val="0054540D"/>
    <w:rsid w:val="005468B6"/>
    <w:rsid w:val="005478DF"/>
    <w:rsid w:val="00547B88"/>
    <w:rsid w:val="0055010E"/>
    <w:rsid w:val="00550CD6"/>
    <w:rsid w:val="0055232B"/>
    <w:rsid w:val="00552EA8"/>
    <w:rsid w:val="005538B3"/>
    <w:rsid w:val="00553D86"/>
    <w:rsid w:val="0055475B"/>
    <w:rsid w:val="00556FB6"/>
    <w:rsid w:val="005605B7"/>
    <w:rsid w:val="00561EBE"/>
    <w:rsid w:val="005641DE"/>
    <w:rsid w:val="0056582D"/>
    <w:rsid w:val="00565D73"/>
    <w:rsid w:val="0056680E"/>
    <w:rsid w:val="005677C2"/>
    <w:rsid w:val="00570998"/>
    <w:rsid w:val="00570BC9"/>
    <w:rsid w:val="00570EF4"/>
    <w:rsid w:val="005714B1"/>
    <w:rsid w:val="00572557"/>
    <w:rsid w:val="00572A93"/>
    <w:rsid w:val="00576002"/>
    <w:rsid w:val="00577783"/>
    <w:rsid w:val="00580E88"/>
    <w:rsid w:val="00583723"/>
    <w:rsid w:val="00584163"/>
    <w:rsid w:val="0058516A"/>
    <w:rsid w:val="00585EA0"/>
    <w:rsid w:val="00586826"/>
    <w:rsid w:val="005873B8"/>
    <w:rsid w:val="00590544"/>
    <w:rsid w:val="00590DC6"/>
    <w:rsid w:val="005931A0"/>
    <w:rsid w:val="00593EED"/>
    <w:rsid w:val="00595D2A"/>
    <w:rsid w:val="005A0ECA"/>
    <w:rsid w:val="005A1500"/>
    <w:rsid w:val="005A1721"/>
    <w:rsid w:val="005A1BF9"/>
    <w:rsid w:val="005A2943"/>
    <w:rsid w:val="005A29CB"/>
    <w:rsid w:val="005A565C"/>
    <w:rsid w:val="005A5A4B"/>
    <w:rsid w:val="005A6688"/>
    <w:rsid w:val="005A6696"/>
    <w:rsid w:val="005A7657"/>
    <w:rsid w:val="005A789E"/>
    <w:rsid w:val="005A7C6B"/>
    <w:rsid w:val="005B0C31"/>
    <w:rsid w:val="005B2C7E"/>
    <w:rsid w:val="005B3F93"/>
    <w:rsid w:val="005B6C8F"/>
    <w:rsid w:val="005B6EB9"/>
    <w:rsid w:val="005B7A8C"/>
    <w:rsid w:val="005C099E"/>
    <w:rsid w:val="005C21E5"/>
    <w:rsid w:val="005C2CA8"/>
    <w:rsid w:val="005C47FB"/>
    <w:rsid w:val="005C6042"/>
    <w:rsid w:val="005D110D"/>
    <w:rsid w:val="005D5032"/>
    <w:rsid w:val="005D5ACF"/>
    <w:rsid w:val="005D62F9"/>
    <w:rsid w:val="005D69C9"/>
    <w:rsid w:val="005D7233"/>
    <w:rsid w:val="005D7AAA"/>
    <w:rsid w:val="005D7E42"/>
    <w:rsid w:val="005E014D"/>
    <w:rsid w:val="005E1256"/>
    <w:rsid w:val="005E1CD9"/>
    <w:rsid w:val="005E385E"/>
    <w:rsid w:val="005E3EED"/>
    <w:rsid w:val="005E6A85"/>
    <w:rsid w:val="005E71A5"/>
    <w:rsid w:val="005F0136"/>
    <w:rsid w:val="005F2767"/>
    <w:rsid w:val="005F3198"/>
    <w:rsid w:val="005F472F"/>
    <w:rsid w:val="005F5085"/>
    <w:rsid w:val="005F50D0"/>
    <w:rsid w:val="006006C4"/>
    <w:rsid w:val="006032F7"/>
    <w:rsid w:val="00603561"/>
    <w:rsid w:val="006064E9"/>
    <w:rsid w:val="0060698D"/>
    <w:rsid w:val="0061007A"/>
    <w:rsid w:val="00610469"/>
    <w:rsid w:val="00611C1F"/>
    <w:rsid w:val="006135CA"/>
    <w:rsid w:val="00614297"/>
    <w:rsid w:val="006142D9"/>
    <w:rsid w:val="0061590A"/>
    <w:rsid w:val="006164BE"/>
    <w:rsid w:val="006165E0"/>
    <w:rsid w:val="00617C32"/>
    <w:rsid w:val="00620665"/>
    <w:rsid w:val="00621022"/>
    <w:rsid w:val="00621726"/>
    <w:rsid w:val="00621802"/>
    <w:rsid w:val="00622BAB"/>
    <w:rsid w:val="00622EC3"/>
    <w:rsid w:val="006233C6"/>
    <w:rsid w:val="0062352C"/>
    <w:rsid w:val="00624636"/>
    <w:rsid w:val="006246DA"/>
    <w:rsid w:val="00624A03"/>
    <w:rsid w:val="00624F6C"/>
    <w:rsid w:val="00626DB8"/>
    <w:rsid w:val="0063047F"/>
    <w:rsid w:val="006309FE"/>
    <w:rsid w:val="00631F68"/>
    <w:rsid w:val="00633FE5"/>
    <w:rsid w:val="00635B98"/>
    <w:rsid w:val="006375AF"/>
    <w:rsid w:val="00637F85"/>
    <w:rsid w:val="006404D2"/>
    <w:rsid w:val="00641273"/>
    <w:rsid w:val="00642B96"/>
    <w:rsid w:val="00643090"/>
    <w:rsid w:val="00643135"/>
    <w:rsid w:val="00643465"/>
    <w:rsid w:val="0064574B"/>
    <w:rsid w:val="006466B5"/>
    <w:rsid w:val="0065141B"/>
    <w:rsid w:val="0065410B"/>
    <w:rsid w:val="00654136"/>
    <w:rsid w:val="0065452F"/>
    <w:rsid w:val="00654BE6"/>
    <w:rsid w:val="00654C49"/>
    <w:rsid w:val="00656999"/>
    <w:rsid w:val="00660866"/>
    <w:rsid w:val="00660961"/>
    <w:rsid w:val="006642B4"/>
    <w:rsid w:val="0066501D"/>
    <w:rsid w:val="006656DE"/>
    <w:rsid w:val="0066578E"/>
    <w:rsid w:val="00665BAB"/>
    <w:rsid w:val="006706E0"/>
    <w:rsid w:val="00670BDF"/>
    <w:rsid w:val="00670F5E"/>
    <w:rsid w:val="006737E7"/>
    <w:rsid w:val="00674A30"/>
    <w:rsid w:val="00675B0C"/>
    <w:rsid w:val="006774D9"/>
    <w:rsid w:val="00681170"/>
    <w:rsid w:val="006828D0"/>
    <w:rsid w:val="00683DFE"/>
    <w:rsid w:val="0069369E"/>
    <w:rsid w:val="00694133"/>
    <w:rsid w:val="00696E70"/>
    <w:rsid w:val="00697512"/>
    <w:rsid w:val="006976CF"/>
    <w:rsid w:val="006A1EF7"/>
    <w:rsid w:val="006A4CDA"/>
    <w:rsid w:val="006A615D"/>
    <w:rsid w:val="006A7488"/>
    <w:rsid w:val="006B2639"/>
    <w:rsid w:val="006B2C2D"/>
    <w:rsid w:val="006B348D"/>
    <w:rsid w:val="006B376D"/>
    <w:rsid w:val="006B404A"/>
    <w:rsid w:val="006B4A29"/>
    <w:rsid w:val="006B5473"/>
    <w:rsid w:val="006C06D8"/>
    <w:rsid w:val="006C10DB"/>
    <w:rsid w:val="006C34BA"/>
    <w:rsid w:val="006C3C26"/>
    <w:rsid w:val="006C427E"/>
    <w:rsid w:val="006C490E"/>
    <w:rsid w:val="006C7A43"/>
    <w:rsid w:val="006D034D"/>
    <w:rsid w:val="006D03DE"/>
    <w:rsid w:val="006D076D"/>
    <w:rsid w:val="006D1560"/>
    <w:rsid w:val="006D3E6C"/>
    <w:rsid w:val="006D4F0E"/>
    <w:rsid w:val="006D6ACD"/>
    <w:rsid w:val="006E085F"/>
    <w:rsid w:val="006E0A20"/>
    <w:rsid w:val="006E4751"/>
    <w:rsid w:val="006E492E"/>
    <w:rsid w:val="006E4CEA"/>
    <w:rsid w:val="006E5F58"/>
    <w:rsid w:val="006F170B"/>
    <w:rsid w:val="006F21CB"/>
    <w:rsid w:val="006F25E8"/>
    <w:rsid w:val="006F293B"/>
    <w:rsid w:val="006F6986"/>
    <w:rsid w:val="006F6C35"/>
    <w:rsid w:val="006F7F93"/>
    <w:rsid w:val="0070038F"/>
    <w:rsid w:val="00701CF3"/>
    <w:rsid w:val="00701E13"/>
    <w:rsid w:val="0070681C"/>
    <w:rsid w:val="00707F1A"/>
    <w:rsid w:val="00710E5B"/>
    <w:rsid w:val="007126B7"/>
    <w:rsid w:val="00713854"/>
    <w:rsid w:val="00713A18"/>
    <w:rsid w:val="00713EEA"/>
    <w:rsid w:val="007155A6"/>
    <w:rsid w:val="0071606D"/>
    <w:rsid w:val="00717983"/>
    <w:rsid w:val="00723CE1"/>
    <w:rsid w:val="00724C53"/>
    <w:rsid w:val="00727C1D"/>
    <w:rsid w:val="00731D8F"/>
    <w:rsid w:val="00733E0D"/>
    <w:rsid w:val="0073444A"/>
    <w:rsid w:val="00736608"/>
    <w:rsid w:val="00737FA2"/>
    <w:rsid w:val="0074020B"/>
    <w:rsid w:val="00740F02"/>
    <w:rsid w:val="00742A8C"/>
    <w:rsid w:val="00742AB5"/>
    <w:rsid w:val="0074346E"/>
    <w:rsid w:val="0074385E"/>
    <w:rsid w:val="00745B40"/>
    <w:rsid w:val="0074611E"/>
    <w:rsid w:val="00746DE0"/>
    <w:rsid w:val="00746EF2"/>
    <w:rsid w:val="0074738A"/>
    <w:rsid w:val="00747488"/>
    <w:rsid w:val="007475F6"/>
    <w:rsid w:val="00753890"/>
    <w:rsid w:val="007540BD"/>
    <w:rsid w:val="00754F19"/>
    <w:rsid w:val="007556C5"/>
    <w:rsid w:val="00757055"/>
    <w:rsid w:val="0076291C"/>
    <w:rsid w:val="007648A8"/>
    <w:rsid w:val="00764F64"/>
    <w:rsid w:val="00766F64"/>
    <w:rsid w:val="00770B5F"/>
    <w:rsid w:val="00770DF3"/>
    <w:rsid w:val="0077110A"/>
    <w:rsid w:val="00771D20"/>
    <w:rsid w:val="00774DBC"/>
    <w:rsid w:val="00774FA6"/>
    <w:rsid w:val="007752D9"/>
    <w:rsid w:val="007768A0"/>
    <w:rsid w:val="00780446"/>
    <w:rsid w:val="007814DF"/>
    <w:rsid w:val="00781947"/>
    <w:rsid w:val="00783A7A"/>
    <w:rsid w:val="00784B21"/>
    <w:rsid w:val="00785178"/>
    <w:rsid w:val="00786122"/>
    <w:rsid w:val="00786AA3"/>
    <w:rsid w:val="0079015C"/>
    <w:rsid w:val="007906AE"/>
    <w:rsid w:val="00790979"/>
    <w:rsid w:val="00791583"/>
    <w:rsid w:val="00792385"/>
    <w:rsid w:val="007931A0"/>
    <w:rsid w:val="00794AEA"/>
    <w:rsid w:val="007954B5"/>
    <w:rsid w:val="00795781"/>
    <w:rsid w:val="00796958"/>
    <w:rsid w:val="00797067"/>
    <w:rsid w:val="007974F2"/>
    <w:rsid w:val="007A0702"/>
    <w:rsid w:val="007A07B4"/>
    <w:rsid w:val="007A2A0A"/>
    <w:rsid w:val="007A3A19"/>
    <w:rsid w:val="007A4F79"/>
    <w:rsid w:val="007A5366"/>
    <w:rsid w:val="007A7155"/>
    <w:rsid w:val="007B01FF"/>
    <w:rsid w:val="007B083D"/>
    <w:rsid w:val="007B09D4"/>
    <w:rsid w:val="007B0CAF"/>
    <w:rsid w:val="007B116D"/>
    <w:rsid w:val="007B1520"/>
    <w:rsid w:val="007B1ADF"/>
    <w:rsid w:val="007B3B1E"/>
    <w:rsid w:val="007B6483"/>
    <w:rsid w:val="007C089D"/>
    <w:rsid w:val="007C0DD2"/>
    <w:rsid w:val="007C15FB"/>
    <w:rsid w:val="007C4472"/>
    <w:rsid w:val="007C5B12"/>
    <w:rsid w:val="007C6198"/>
    <w:rsid w:val="007C73D3"/>
    <w:rsid w:val="007C786D"/>
    <w:rsid w:val="007C7CBC"/>
    <w:rsid w:val="007C7ECC"/>
    <w:rsid w:val="007D23B9"/>
    <w:rsid w:val="007D3575"/>
    <w:rsid w:val="007D4F2D"/>
    <w:rsid w:val="007D5818"/>
    <w:rsid w:val="007D7483"/>
    <w:rsid w:val="007E0875"/>
    <w:rsid w:val="007E2D65"/>
    <w:rsid w:val="007E3B90"/>
    <w:rsid w:val="007E3F75"/>
    <w:rsid w:val="007E46A1"/>
    <w:rsid w:val="007E5411"/>
    <w:rsid w:val="007E60A3"/>
    <w:rsid w:val="007E6537"/>
    <w:rsid w:val="007E68D8"/>
    <w:rsid w:val="007E771E"/>
    <w:rsid w:val="007F0477"/>
    <w:rsid w:val="007F1B55"/>
    <w:rsid w:val="007F1FE0"/>
    <w:rsid w:val="007F4809"/>
    <w:rsid w:val="007F6701"/>
    <w:rsid w:val="00800E0D"/>
    <w:rsid w:val="008054FE"/>
    <w:rsid w:val="00806916"/>
    <w:rsid w:val="008071C6"/>
    <w:rsid w:val="00810B11"/>
    <w:rsid w:val="0081104A"/>
    <w:rsid w:val="00812B96"/>
    <w:rsid w:val="008138FC"/>
    <w:rsid w:val="008143E2"/>
    <w:rsid w:val="00816790"/>
    <w:rsid w:val="008201CD"/>
    <w:rsid w:val="008206D9"/>
    <w:rsid w:val="00820B1B"/>
    <w:rsid w:val="0082140D"/>
    <w:rsid w:val="008251B6"/>
    <w:rsid w:val="0082521A"/>
    <w:rsid w:val="008308E0"/>
    <w:rsid w:val="0083250F"/>
    <w:rsid w:val="00832697"/>
    <w:rsid w:val="00834BA7"/>
    <w:rsid w:val="00834EF3"/>
    <w:rsid w:val="00835E6F"/>
    <w:rsid w:val="00843FA6"/>
    <w:rsid w:val="00847C5A"/>
    <w:rsid w:val="008500B3"/>
    <w:rsid w:val="0085032C"/>
    <w:rsid w:val="00851089"/>
    <w:rsid w:val="00851114"/>
    <w:rsid w:val="00852277"/>
    <w:rsid w:val="00852471"/>
    <w:rsid w:val="0085433E"/>
    <w:rsid w:val="00856210"/>
    <w:rsid w:val="00856FDC"/>
    <w:rsid w:val="0086310D"/>
    <w:rsid w:val="0086349F"/>
    <w:rsid w:val="008638D9"/>
    <w:rsid w:val="00864024"/>
    <w:rsid w:val="00867305"/>
    <w:rsid w:val="008675DC"/>
    <w:rsid w:val="00872C4D"/>
    <w:rsid w:val="00872E89"/>
    <w:rsid w:val="0087398E"/>
    <w:rsid w:val="0087442B"/>
    <w:rsid w:val="008744C1"/>
    <w:rsid w:val="00874C1E"/>
    <w:rsid w:val="00876876"/>
    <w:rsid w:val="00880555"/>
    <w:rsid w:val="00880999"/>
    <w:rsid w:val="00880FBD"/>
    <w:rsid w:val="00882E52"/>
    <w:rsid w:val="0088567F"/>
    <w:rsid w:val="0089068D"/>
    <w:rsid w:val="008911B3"/>
    <w:rsid w:val="00891E13"/>
    <w:rsid w:val="00892CFF"/>
    <w:rsid w:val="00893266"/>
    <w:rsid w:val="00893F4B"/>
    <w:rsid w:val="008952B2"/>
    <w:rsid w:val="008956C3"/>
    <w:rsid w:val="0089586B"/>
    <w:rsid w:val="00896358"/>
    <w:rsid w:val="00896B16"/>
    <w:rsid w:val="008A0A82"/>
    <w:rsid w:val="008A0B45"/>
    <w:rsid w:val="008A1FD0"/>
    <w:rsid w:val="008A732E"/>
    <w:rsid w:val="008A7589"/>
    <w:rsid w:val="008B10A6"/>
    <w:rsid w:val="008B4D5D"/>
    <w:rsid w:val="008B608C"/>
    <w:rsid w:val="008C29FF"/>
    <w:rsid w:val="008C409F"/>
    <w:rsid w:val="008C5ACB"/>
    <w:rsid w:val="008C5EB9"/>
    <w:rsid w:val="008C6C6E"/>
    <w:rsid w:val="008C726F"/>
    <w:rsid w:val="008D14C6"/>
    <w:rsid w:val="008D2306"/>
    <w:rsid w:val="008D2A5B"/>
    <w:rsid w:val="008D3177"/>
    <w:rsid w:val="008D4034"/>
    <w:rsid w:val="008E40C5"/>
    <w:rsid w:val="008E7A65"/>
    <w:rsid w:val="008E7FD3"/>
    <w:rsid w:val="008F04BF"/>
    <w:rsid w:val="008F17BB"/>
    <w:rsid w:val="008F19FF"/>
    <w:rsid w:val="008F2D7D"/>
    <w:rsid w:val="008F313D"/>
    <w:rsid w:val="008F3B33"/>
    <w:rsid w:val="009017C4"/>
    <w:rsid w:val="00902327"/>
    <w:rsid w:val="009069BA"/>
    <w:rsid w:val="009101CC"/>
    <w:rsid w:val="00910537"/>
    <w:rsid w:val="00911215"/>
    <w:rsid w:val="00912E02"/>
    <w:rsid w:val="009132CC"/>
    <w:rsid w:val="00916C60"/>
    <w:rsid w:val="00916DEB"/>
    <w:rsid w:val="00917070"/>
    <w:rsid w:val="009203AB"/>
    <w:rsid w:val="00920445"/>
    <w:rsid w:val="00921E9B"/>
    <w:rsid w:val="00924015"/>
    <w:rsid w:val="0092743B"/>
    <w:rsid w:val="00930093"/>
    <w:rsid w:val="0093198C"/>
    <w:rsid w:val="009319DD"/>
    <w:rsid w:val="00934F48"/>
    <w:rsid w:val="00935240"/>
    <w:rsid w:val="009353A1"/>
    <w:rsid w:val="0093723E"/>
    <w:rsid w:val="00937805"/>
    <w:rsid w:val="00937FEF"/>
    <w:rsid w:val="009402AE"/>
    <w:rsid w:val="0094109B"/>
    <w:rsid w:val="0094165B"/>
    <w:rsid w:val="00941EE5"/>
    <w:rsid w:val="00942176"/>
    <w:rsid w:val="0094789E"/>
    <w:rsid w:val="00947E88"/>
    <w:rsid w:val="00950152"/>
    <w:rsid w:val="00952F1E"/>
    <w:rsid w:val="00953693"/>
    <w:rsid w:val="009604B2"/>
    <w:rsid w:val="0096414A"/>
    <w:rsid w:val="00965F94"/>
    <w:rsid w:val="0097188E"/>
    <w:rsid w:val="009724E9"/>
    <w:rsid w:val="00972C35"/>
    <w:rsid w:val="00973A19"/>
    <w:rsid w:val="00974A47"/>
    <w:rsid w:val="00975744"/>
    <w:rsid w:val="0097677A"/>
    <w:rsid w:val="00976C54"/>
    <w:rsid w:val="00977D84"/>
    <w:rsid w:val="00977DB4"/>
    <w:rsid w:val="00980360"/>
    <w:rsid w:val="009820B0"/>
    <w:rsid w:val="00982124"/>
    <w:rsid w:val="00983806"/>
    <w:rsid w:val="00985893"/>
    <w:rsid w:val="00985AE5"/>
    <w:rsid w:val="009867B7"/>
    <w:rsid w:val="009872BF"/>
    <w:rsid w:val="00992BFD"/>
    <w:rsid w:val="00993133"/>
    <w:rsid w:val="00994896"/>
    <w:rsid w:val="00995C04"/>
    <w:rsid w:val="0099685E"/>
    <w:rsid w:val="009975A6"/>
    <w:rsid w:val="009979FD"/>
    <w:rsid w:val="009A01A4"/>
    <w:rsid w:val="009A0D3E"/>
    <w:rsid w:val="009A125C"/>
    <w:rsid w:val="009A2559"/>
    <w:rsid w:val="009A37A8"/>
    <w:rsid w:val="009A392A"/>
    <w:rsid w:val="009A3F83"/>
    <w:rsid w:val="009A57A4"/>
    <w:rsid w:val="009B1CBF"/>
    <w:rsid w:val="009B2000"/>
    <w:rsid w:val="009B20F2"/>
    <w:rsid w:val="009B212F"/>
    <w:rsid w:val="009B4D3B"/>
    <w:rsid w:val="009C0191"/>
    <w:rsid w:val="009C15DA"/>
    <w:rsid w:val="009C1A48"/>
    <w:rsid w:val="009C3E16"/>
    <w:rsid w:val="009C42A4"/>
    <w:rsid w:val="009C6529"/>
    <w:rsid w:val="009C6F10"/>
    <w:rsid w:val="009D32EC"/>
    <w:rsid w:val="009D3840"/>
    <w:rsid w:val="009D575C"/>
    <w:rsid w:val="009D5BCF"/>
    <w:rsid w:val="009D5EBF"/>
    <w:rsid w:val="009D6D7B"/>
    <w:rsid w:val="009E0284"/>
    <w:rsid w:val="009E104E"/>
    <w:rsid w:val="009E5BA0"/>
    <w:rsid w:val="009E65CE"/>
    <w:rsid w:val="009F1542"/>
    <w:rsid w:val="009F2379"/>
    <w:rsid w:val="009F5E7D"/>
    <w:rsid w:val="009F60BD"/>
    <w:rsid w:val="009F7412"/>
    <w:rsid w:val="00A007F2"/>
    <w:rsid w:val="00A00F8D"/>
    <w:rsid w:val="00A022DD"/>
    <w:rsid w:val="00A02F5A"/>
    <w:rsid w:val="00A03A98"/>
    <w:rsid w:val="00A0457E"/>
    <w:rsid w:val="00A0471B"/>
    <w:rsid w:val="00A06D1A"/>
    <w:rsid w:val="00A11595"/>
    <w:rsid w:val="00A12174"/>
    <w:rsid w:val="00A12A3F"/>
    <w:rsid w:val="00A17BC7"/>
    <w:rsid w:val="00A212CC"/>
    <w:rsid w:val="00A222CD"/>
    <w:rsid w:val="00A22642"/>
    <w:rsid w:val="00A27718"/>
    <w:rsid w:val="00A327DE"/>
    <w:rsid w:val="00A338D2"/>
    <w:rsid w:val="00A3408D"/>
    <w:rsid w:val="00A34F0B"/>
    <w:rsid w:val="00A3610E"/>
    <w:rsid w:val="00A44DBF"/>
    <w:rsid w:val="00A46224"/>
    <w:rsid w:val="00A47317"/>
    <w:rsid w:val="00A506DF"/>
    <w:rsid w:val="00A50D39"/>
    <w:rsid w:val="00A5120D"/>
    <w:rsid w:val="00A556A0"/>
    <w:rsid w:val="00A564B2"/>
    <w:rsid w:val="00A60710"/>
    <w:rsid w:val="00A61C2C"/>
    <w:rsid w:val="00A64A02"/>
    <w:rsid w:val="00A66552"/>
    <w:rsid w:val="00A66666"/>
    <w:rsid w:val="00A67C21"/>
    <w:rsid w:val="00A71225"/>
    <w:rsid w:val="00A73FEA"/>
    <w:rsid w:val="00A747AB"/>
    <w:rsid w:val="00A74BE7"/>
    <w:rsid w:val="00A75DEA"/>
    <w:rsid w:val="00A7782F"/>
    <w:rsid w:val="00A81C27"/>
    <w:rsid w:val="00A82558"/>
    <w:rsid w:val="00A84A35"/>
    <w:rsid w:val="00A84E62"/>
    <w:rsid w:val="00A85813"/>
    <w:rsid w:val="00A85FE6"/>
    <w:rsid w:val="00A9153A"/>
    <w:rsid w:val="00A91FA2"/>
    <w:rsid w:val="00A930C0"/>
    <w:rsid w:val="00A933A7"/>
    <w:rsid w:val="00A95BA6"/>
    <w:rsid w:val="00A95F35"/>
    <w:rsid w:val="00A977D2"/>
    <w:rsid w:val="00AA62E4"/>
    <w:rsid w:val="00AA6456"/>
    <w:rsid w:val="00AA7D54"/>
    <w:rsid w:val="00AB3074"/>
    <w:rsid w:val="00AB36F5"/>
    <w:rsid w:val="00AB37B6"/>
    <w:rsid w:val="00AB520A"/>
    <w:rsid w:val="00AB5305"/>
    <w:rsid w:val="00AB62EB"/>
    <w:rsid w:val="00AC0DCD"/>
    <w:rsid w:val="00AC0F0A"/>
    <w:rsid w:val="00AC12EC"/>
    <w:rsid w:val="00AC1957"/>
    <w:rsid w:val="00AC2745"/>
    <w:rsid w:val="00AC2983"/>
    <w:rsid w:val="00AC3292"/>
    <w:rsid w:val="00AC58D5"/>
    <w:rsid w:val="00AD162D"/>
    <w:rsid w:val="00AD4C01"/>
    <w:rsid w:val="00AE3115"/>
    <w:rsid w:val="00AE6468"/>
    <w:rsid w:val="00AE72A1"/>
    <w:rsid w:val="00AF3351"/>
    <w:rsid w:val="00AF49CE"/>
    <w:rsid w:val="00AF5A5B"/>
    <w:rsid w:val="00B0096E"/>
    <w:rsid w:val="00B0158D"/>
    <w:rsid w:val="00B0319B"/>
    <w:rsid w:val="00B03AB0"/>
    <w:rsid w:val="00B0676F"/>
    <w:rsid w:val="00B1184C"/>
    <w:rsid w:val="00B12637"/>
    <w:rsid w:val="00B13086"/>
    <w:rsid w:val="00B13AA7"/>
    <w:rsid w:val="00B14971"/>
    <w:rsid w:val="00B157EA"/>
    <w:rsid w:val="00B158B6"/>
    <w:rsid w:val="00B15EE6"/>
    <w:rsid w:val="00B17FEF"/>
    <w:rsid w:val="00B2010A"/>
    <w:rsid w:val="00B219AB"/>
    <w:rsid w:val="00B22013"/>
    <w:rsid w:val="00B24E46"/>
    <w:rsid w:val="00B252DB"/>
    <w:rsid w:val="00B27B6B"/>
    <w:rsid w:val="00B3017A"/>
    <w:rsid w:val="00B306D6"/>
    <w:rsid w:val="00B30980"/>
    <w:rsid w:val="00B30A96"/>
    <w:rsid w:val="00B328E6"/>
    <w:rsid w:val="00B33407"/>
    <w:rsid w:val="00B364B3"/>
    <w:rsid w:val="00B3674C"/>
    <w:rsid w:val="00B406AD"/>
    <w:rsid w:val="00B42500"/>
    <w:rsid w:val="00B4363B"/>
    <w:rsid w:val="00B46FA9"/>
    <w:rsid w:val="00B471D6"/>
    <w:rsid w:val="00B5144E"/>
    <w:rsid w:val="00B515E4"/>
    <w:rsid w:val="00B52F8D"/>
    <w:rsid w:val="00B54340"/>
    <w:rsid w:val="00B548F0"/>
    <w:rsid w:val="00B5531F"/>
    <w:rsid w:val="00B55832"/>
    <w:rsid w:val="00B564FA"/>
    <w:rsid w:val="00B5663C"/>
    <w:rsid w:val="00B56BCC"/>
    <w:rsid w:val="00B5704D"/>
    <w:rsid w:val="00B614F4"/>
    <w:rsid w:val="00B620EE"/>
    <w:rsid w:val="00B64BF7"/>
    <w:rsid w:val="00B6599F"/>
    <w:rsid w:val="00B67F5D"/>
    <w:rsid w:val="00B70670"/>
    <w:rsid w:val="00B714E4"/>
    <w:rsid w:val="00B71BE2"/>
    <w:rsid w:val="00B75F19"/>
    <w:rsid w:val="00B76C4C"/>
    <w:rsid w:val="00B774AB"/>
    <w:rsid w:val="00B779E8"/>
    <w:rsid w:val="00B80B43"/>
    <w:rsid w:val="00B81408"/>
    <w:rsid w:val="00B82FFB"/>
    <w:rsid w:val="00B835D6"/>
    <w:rsid w:val="00B84CC7"/>
    <w:rsid w:val="00B84FFA"/>
    <w:rsid w:val="00B8502F"/>
    <w:rsid w:val="00B90973"/>
    <w:rsid w:val="00B90C14"/>
    <w:rsid w:val="00B93C2D"/>
    <w:rsid w:val="00B93F2F"/>
    <w:rsid w:val="00B953F9"/>
    <w:rsid w:val="00B9635F"/>
    <w:rsid w:val="00B9648B"/>
    <w:rsid w:val="00B96FC6"/>
    <w:rsid w:val="00B97193"/>
    <w:rsid w:val="00B97F2E"/>
    <w:rsid w:val="00BA0716"/>
    <w:rsid w:val="00BA300D"/>
    <w:rsid w:val="00BA5251"/>
    <w:rsid w:val="00BB0A23"/>
    <w:rsid w:val="00BB0D70"/>
    <w:rsid w:val="00BB6E60"/>
    <w:rsid w:val="00BC13FC"/>
    <w:rsid w:val="00BC1686"/>
    <w:rsid w:val="00BC1CF4"/>
    <w:rsid w:val="00BC1DAC"/>
    <w:rsid w:val="00BC2705"/>
    <w:rsid w:val="00BC776B"/>
    <w:rsid w:val="00BD2160"/>
    <w:rsid w:val="00BD5AF1"/>
    <w:rsid w:val="00BD5D1B"/>
    <w:rsid w:val="00BD7208"/>
    <w:rsid w:val="00BE0766"/>
    <w:rsid w:val="00BE4910"/>
    <w:rsid w:val="00BE5241"/>
    <w:rsid w:val="00BE6398"/>
    <w:rsid w:val="00BE7309"/>
    <w:rsid w:val="00BF128F"/>
    <w:rsid w:val="00BF2594"/>
    <w:rsid w:val="00BF2CAB"/>
    <w:rsid w:val="00BF2ECB"/>
    <w:rsid w:val="00BF53A2"/>
    <w:rsid w:val="00BF54FB"/>
    <w:rsid w:val="00C0039B"/>
    <w:rsid w:val="00C0580D"/>
    <w:rsid w:val="00C05F68"/>
    <w:rsid w:val="00C06216"/>
    <w:rsid w:val="00C06496"/>
    <w:rsid w:val="00C06FFF"/>
    <w:rsid w:val="00C0728D"/>
    <w:rsid w:val="00C10E1D"/>
    <w:rsid w:val="00C111DE"/>
    <w:rsid w:val="00C11849"/>
    <w:rsid w:val="00C125B4"/>
    <w:rsid w:val="00C14AF5"/>
    <w:rsid w:val="00C17191"/>
    <w:rsid w:val="00C178C2"/>
    <w:rsid w:val="00C2525A"/>
    <w:rsid w:val="00C263C2"/>
    <w:rsid w:val="00C269D2"/>
    <w:rsid w:val="00C3045C"/>
    <w:rsid w:val="00C3107A"/>
    <w:rsid w:val="00C32333"/>
    <w:rsid w:val="00C35B4F"/>
    <w:rsid w:val="00C36BF0"/>
    <w:rsid w:val="00C3700E"/>
    <w:rsid w:val="00C420C6"/>
    <w:rsid w:val="00C42A0B"/>
    <w:rsid w:val="00C44001"/>
    <w:rsid w:val="00C44BA7"/>
    <w:rsid w:val="00C44CD9"/>
    <w:rsid w:val="00C44DDB"/>
    <w:rsid w:val="00C45B0A"/>
    <w:rsid w:val="00C47087"/>
    <w:rsid w:val="00C47F63"/>
    <w:rsid w:val="00C50D00"/>
    <w:rsid w:val="00C528D1"/>
    <w:rsid w:val="00C5327E"/>
    <w:rsid w:val="00C54460"/>
    <w:rsid w:val="00C5637C"/>
    <w:rsid w:val="00C57665"/>
    <w:rsid w:val="00C609AF"/>
    <w:rsid w:val="00C62B8A"/>
    <w:rsid w:val="00C66A2E"/>
    <w:rsid w:val="00C66CCE"/>
    <w:rsid w:val="00C72E3D"/>
    <w:rsid w:val="00C73317"/>
    <w:rsid w:val="00C75619"/>
    <w:rsid w:val="00C7694A"/>
    <w:rsid w:val="00C77E4B"/>
    <w:rsid w:val="00C808F4"/>
    <w:rsid w:val="00C81CF3"/>
    <w:rsid w:val="00C82779"/>
    <w:rsid w:val="00C83CC6"/>
    <w:rsid w:val="00C84F91"/>
    <w:rsid w:val="00C863FD"/>
    <w:rsid w:val="00C86839"/>
    <w:rsid w:val="00C876ED"/>
    <w:rsid w:val="00C9002A"/>
    <w:rsid w:val="00C90F70"/>
    <w:rsid w:val="00C931E0"/>
    <w:rsid w:val="00C94BC0"/>
    <w:rsid w:val="00C95B81"/>
    <w:rsid w:val="00C96153"/>
    <w:rsid w:val="00C9634F"/>
    <w:rsid w:val="00C97ED6"/>
    <w:rsid w:val="00CA04AE"/>
    <w:rsid w:val="00CA0FBB"/>
    <w:rsid w:val="00CA19D1"/>
    <w:rsid w:val="00CA417A"/>
    <w:rsid w:val="00CA6C74"/>
    <w:rsid w:val="00CB0233"/>
    <w:rsid w:val="00CB05F6"/>
    <w:rsid w:val="00CB0934"/>
    <w:rsid w:val="00CB0B27"/>
    <w:rsid w:val="00CB0BE1"/>
    <w:rsid w:val="00CB3C84"/>
    <w:rsid w:val="00CB4E39"/>
    <w:rsid w:val="00CB4FBA"/>
    <w:rsid w:val="00CB6E4F"/>
    <w:rsid w:val="00CB7A06"/>
    <w:rsid w:val="00CC038F"/>
    <w:rsid w:val="00CC0655"/>
    <w:rsid w:val="00CC0699"/>
    <w:rsid w:val="00CC309D"/>
    <w:rsid w:val="00CC561C"/>
    <w:rsid w:val="00CC680A"/>
    <w:rsid w:val="00CC73A4"/>
    <w:rsid w:val="00CC7596"/>
    <w:rsid w:val="00CC75F7"/>
    <w:rsid w:val="00CC775B"/>
    <w:rsid w:val="00CC7D54"/>
    <w:rsid w:val="00CD0299"/>
    <w:rsid w:val="00CD16B0"/>
    <w:rsid w:val="00CD2192"/>
    <w:rsid w:val="00CD2DCB"/>
    <w:rsid w:val="00CD30C5"/>
    <w:rsid w:val="00CD3165"/>
    <w:rsid w:val="00CD36EE"/>
    <w:rsid w:val="00CD5B8A"/>
    <w:rsid w:val="00CE0086"/>
    <w:rsid w:val="00CE1B6B"/>
    <w:rsid w:val="00CE3BD9"/>
    <w:rsid w:val="00CE4177"/>
    <w:rsid w:val="00CE67ED"/>
    <w:rsid w:val="00CF1594"/>
    <w:rsid w:val="00CF19B2"/>
    <w:rsid w:val="00CF1B0B"/>
    <w:rsid w:val="00CF23E8"/>
    <w:rsid w:val="00CF26E8"/>
    <w:rsid w:val="00CF286D"/>
    <w:rsid w:val="00CF5685"/>
    <w:rsid w:val="00CF62E1"/>
    <w:rsid w:val="00CF6F38"/>
    <w:rsid w:val="00CF6F68"/>
    <w:rsid w:val="00CF77BA"/>
    <w:rsid w:val="00D0150F"/>
    <w:rsid w:val="00D03BAD"/>
    <w:rsid w:val="00D03BF5"/>
    <w:rsid w:val="00D03F31"/>
    <w:rsid w:val="00D072AC"/>
    <w:rsid w:val="00D07705"/>
    <w:rsid w:val="00D07A7E"/>
    <w:rsid w:val="00D10FC7"/>
    <w:rsid w:val="00D113F1"/>
    <w:rsid w:val="00D11513"/>
    <w:rsid w:val="00D11D37"/>
    <w:rsid w:val="00D1247C"/>
    <w:rsid w:val="00D1277A"/>
    <w:rsid w:val="00D1436F"/>
    <w:rsid w:val="00D14796"/>
    <w:rsid w:val="00D1568C"/>
    <w:rsid w:val="00D178C2"/>
    <w:rsid w:val="00D17A63"/>
    <w:rsid w:val="00D203C5"/>
    <w:rsid w:val="00D2190C"/>
    <w:rsid w:val="00D22DA5"/>
    <w:rsid w:val="00D23605"/>
    <w:rsid w:val="00D23C67"/>
    <w:rsid w:val="00D2451F"/>
    <w:rsid w:val="00D253C2"/>
    <w:rsid w:val="00D264DA"/>
    <w:rsid w:val="00D266DA"/>
    <w:rsid w:val="00D27224"/>
    <w:rsid w:val="00D27734"/>
    <w:rsid w:val="00D31FB7"/>
    <w:rsid w:val="00D35BD3"/>
    <w:rsid w:val="00D36966"/>
    <w:rsid w:val="00D41118"/>
    <w:rsid w:val="00D41501"/>
    <w:rsid w:val="00D4160E"/>
    <w:rsid w:val="00D41791"/>
    <w:rsid w:val="00D42DFA"/>
    <w:rsid w:val="00D44347"/>
    <w:rsid w:val="00D465CA"/>
    <w:rsid w:val="00D53521"/>
    <w:rsid w:val="00D56D58"/>
    <w:rsid w:val="00D63AC4"/>
    <w:rsid w:val="00D645BC"/>
    <w:rsid w:val="00D66762"/>
    <w:rsid w:val="00D6696D"/>
    <w:rsid w:val="00D66F23"/>
    <w:rsid w:val="00D728E2"/>
    <w:rsid w:val="00D743D9"/>
    <w:rsid w:val="00D7497E"/>
    <w:rsid w:val="00D74B66"/>
    <w:rsid w:val="00D74E0E"/>
    <w:rsid w:val="00D75668"/>
    <w:rsid w:val="00D75D0A"/>
    <w:rsid w:val="00D76EEC"/>
    <w:rsid w:val="00D76F26"/>
    <w:rsid w:val="00D77DDE"/>
    <w:rsid w:val="00D80AA1"/>
    <w:rsid w:val="00D816B4"/>
    <w:rsid w:val="00D81840"/>
    <w:rsid w:val="00D853D1"/>
    <w:rsid w:val="00D871C4"/>
    <w:rsid w:val="00D87864"/>
    <w:rsid w:val="00D90561"/>
    <w:rsid w:val="00D9351C"/>
    <w:rsid w:val="00D93FED"/>
    <w:rsid w:val="00D94D56"/>
    <w:rsid w:val="00D952A8"/>
    <w:rsid w:val="00D9582D"/>
    <w:rsid w:val="00D975A8"/>
    <w:rsid w:val="00DA1A0C"/>
    <w:rsid w:val="00DA2E34"/>
    <w:rsid w:val="00DA2F51"/>
    <w:rsid w:val="00DA47C6"/>
    <w:rsid w:val="00DA4CFA"/>
    <w:rsid w:val="00DA57F6"/>
    <w:rsid w:val="00DA5BE9"/>
    <w:rsid w:val="00DA7213"/>
    <w:rsid w:val="00DA74E3"/>
    <w:rsid w:val="00DA7C71"/>
    <w:rsid w:val="00DB0643"/>
    <w:rsid w:val="00DB0EAC"/>
    <w:rsid w:val="00DB3E0F"/>
    <w:rsid w:val="00DB50EB"/>
    <w:rsid w:val="00DB5249"/>
    <w:rsid w:val="00DB53E7"/>
    <w:rsid w:val="00DB5EDA"/>
    <w:rsid w:val="00DB7BA9"/>
    <w:rsid w:val="00DC1A39"/>
    <w:rsid w:val="00DC46A9"/>
    <w:rsid w:val="00DC6E79"/>
    <w:rsid w:val="00DD134E"/>
    <w:rsid w:val="00DD2061"/>
    <w:rsid w:val="00DD24F9"/>
    <w:rsid w:val="00DD5169"/>
    <w:rsid w:val="00DD57CE"/>
    <w:rsid w:val="00DE0D48"/>
    <w:rsid w:val="00DE0D50"/>
    <w:rsid w:val="00DE105D"/>
    <w:rsid w:val="00DE111C"/>
    <w:rsid w:val="00DE1233"/>
    <w:rsid w:val="00DE124D"/>
    <w:rsid w:val="00DE16A1"/>
    <w:rsid w:val="00DE204D"/>
    <w:rsid w:val="00DE4E5B"/>
    <w:rsid w:val="00DE4FC9"/>
    <w:rsid w:val="00DE520B"/>
    <w:rsid w:val="00DE7EEC"/>
    <w:rsid w:val="00DF0BCF"/>
    <w:rsid w:val="00DF142E"/>
    <w:rsid w:val="00DF2899"/>
    <w:rsid w:val="00DF34B8"/>
    <w:rsid w:val="00DF363E"/>
    <w:rsid w:val="00DF4390"/>
    <w:rsid w:val="00DF5287"/>
    <w:rsid w:val="00DF7E9A"/>
    <w:rsid w:val="00E0078F"/>
    <w:rsid w:val="00E00FDC"/>
    <w:rsid w:val="00E02291"/>
    <w:rsid w:val="00E02DBA"/>
    <w:rsid w:val="00E03C8E"/>
    <w:rsid w:val="00E0441C"/>
    <w:rsid w:val="00E0557D"/>
    <w:rsid w:val="00E11750"/>
    <w:rsid w:val="00E135F3"/>
    <w:rsid w:val="00E14149"/>
    <w:rsid w:val="00E152C0"/>
    <w:rsid w:val="00E15A8E"/>
    <w:rsid w:val="00E15D87"/>
    <w:rsid w:val="00E16406"/>
    <w:rsid w:val="00E167F9"/>
    <w:rsid w:val="00E17C48"/>
    <w:rsid w:val="00E2157A"/>
    <w:rsid w:val="00E23FC3"/>
    <w:rsid w:val="00E2504F"/>
    <w:rsid w:val="00E2641C"/>
    <w:rsid w:val="00E26593"/>
    <w:rsid w:val="00E27E5F"/>
    <w:rsid w:val="00E31519"/>
    <w:rsid w:val="00E31C58"/>
    <w:rsid w:val="00E31E57"/>
    <w:rsid w:val="00E3324C"/>
    <w:rsid w:val="00E336C6"/>
    <w:rsid w:val="00E33B59"/>
    <w:rsid w:val="00E33E35"/>
    <w:rsid w:val="00E34AEA"/>
    <w:rsid w:val="00E35181"/>
    <w:rsid w:val="00E36E1C"/>
    <w:rsid w:val="00E37C4E"/>
    <w:rsid w:val="00E37F98"/>
    <w:rsid w:val="00E400A6"/>
    <w:rsid w:val="00E429DA"/>
    <w:rsid w:val="00E4761B"/>
    <w:rsid w:val="00E47DCF"/>
    <w:rsid w:val="00E50404"/>
    <w:rsid w:val="00E50E81"/>
    <w:rsid w:val="00E526C3"/>
    <w:rsid w:val="00E527EF"/>
    <w:rsid w:val="00E6131A"/>
    <w:rsid w:val="00E64593"/>
    <w:rsid w:val="00E64DB9"/>
    <w:rsid w:val="00E65C09"/>
    <w:rsid w:val="00E67D47"/>
    <w:rsid w:val="00E70A20"/>
    <w:rsid w:val="00E717B6"/>
    <w:rsid w:val="00E73833"/>
    <w:rsid w:val="00E7438D"/>
    <w:rsid w:val="00E77690"/>
    <w:rsid w:val="00E80B0C"/>
    <w:rsid w:val="00E80FBD"/>
    <w:rsid w:val="00E811A7"/>
    <w:rsid w:val="00E81B73"/>
    <w:rsid w:val="00E8274A"/>
    <w:rsid w:val="00E85F53"/>
    <w:rsid w:val="00E86C0F"/>
    <w:rsid w:val="00E87014"/>
    <w:rsid w:val="00E9347B"/>
    <w:rsid w:val="00E95BCF"/>
    <w:rsid w:val="00EA0855"/>
    <w:rsid w:val="00EA24E1"/>
    <w:rsid w:val="00EA2A16"/>
    <w:rsid w:val="00EA2C4A"/>
    <w:rsid w:val="00EA329A"/>
    <w:rsid w:val="00EA3AA9"/>
    <w:rsid w:val="00EA3CD1"/>
    <w:rsid w:val="00EA5535"/>
    <w:rsid w:val="00EA5F90"/>
    <w:rsid w:val="00EA63F0"/>
    <w:rsid w:val="00EB000A"/>
    <w:rsid w:val="00EB003F"/>
    <w:rsid w:val="00EB0631"/>
    <w:rsid w:val="00EB1775"/>
    <w:rsid w:val="00EB1909"/>
    <w:rsid w:val="00EB1B14"/>
    <w:rsid w:val="00EB31F6"/>
    <w:rsid w:val="00EB3B69"/>
    <w:rsid w:val="00EC1B7F"/>
    <w:rsid w:val="00EC1E2F"/>
    <w:rsid w:val="00EC330A"/>
    <w:rsid w:val="00EC416E"/>
    <w:rsid w:val="00EC64CF"/>
    <w:rsid w:val="00EC6F9A"/>
    <w:rsid w:val="00ED2577"/>
    <w:rsid w:val="00ED2D42"/>
    <w:rsid w:val="00ED3AD4"/>
    <w:rsid w:val="00ED4306"/>
    <w:rsid w:val="00ED576C"/>
    <w:rsid w:val="00ED60BD"/>
    <w:rsid w:val="00EE2B21"/>
    <w:rsid w:val="00EE47B2"/>
    <w:rsid w:val="00EE47E3"/>
    <w:rsid w:val="00EE4AF8"/>
    <w:rsid w:val="00EE5A74"/>
    <w:rsid w:val="00EE5CEE"/>
    <w:rsid w:val="00EE73E0"/>
    <w:rsid w:val="00EE7B72"/>
    <w:rsid w:val="00EE7E4D"/>
    <w:rsid w:val="00EF0128"/>
    <w:rsid w:val="00EF2710"/>
    <w:rsid w:val="00EF3C9C"/>
    <w:rsid w:val="00EF491E"/>
    <w:rsid w:val="00EF4ACB"/>
    <w:rsid w:val="00EF4F7B"/>
    <w:rsid w:val="00EF569B"/>
    <w:rsid w:val="00EF5A84"/>
    <w:rsid w:val="00EF5DF6"/>
    <w:rsid w:val="00F00A25"/>
    <w:rsid w:val="00F01F37"/>
    <w:rsid w:val="00F03A7A"/>
    <w:rsid w:val="00F03E83"/>
    <w:rsid w:val="00F05D54"/>
    <w:rsid w:val="00F06511"/>
    <w:rsid w:val="00F070FB"/>
    <w:rsid w:val="00F108F1"/>
    <w:rsid w:val="00F12F5E"/>
    <w:rsid w:val="00F133BA"/>
    <w:rsid w:val="00F1523B"/>
    <w:rsid w:val="00F15E21"/>
    <w:rsid w:val="00F1713F"/>
    <w:rsid w:val="00F1769A"/>
    <w:rsid w:val="00F17C41"/>
    <w:rsid w:val="00F20492"/>
    <w:rsid w:val="00F22A7D"/>
    <w:rsid w:val="00F23F8F"/>
    <w:rsid w:val="00F240F0"/>
    <w:rsid w:val="00F24227"/>
    <w:rsid w:val="00F24D1F"/>
    <w:rsid w:val="00F26FB7"/>
    <w:rsid w:val="00F277E9"/>
    <w:rsid w:val="00F27814"/>
    <w:rsid w:val="00F30F99"/>
    <w:rsid w:val="00F31625"/>
    <w:rsid w:val="00F320E3"/>
    <w:rsid w:val="00F33869"/>
    <w:rsid w:val="00F3473B"/>
    <w:rsid w:val="00F355F6"/>
    <w:rsid w:val="00F41217"/>
    <w:rsid w:val="00F427C2"/>
    <w:rsid w:val="00F43931"/>
    <w:rsid w:val="00F44CA7"/>
    <w:rsid w:val="00F4536B"/>
    <w:rsid w:val="00F46321"/>
    <w:rsid w:val="00F53674"/>
    <w:rsid w:val="00F53A8A"/>
    <w:rsid w:val="00F549AE"/>
    <w:rsid w:val="00F54FD2"/>
    <w:rsid w:val="00F55E5E"/>
    <w:rsid w:val="00F57D08"/>
    <w:rsid w:val="00F60305"/>
    <w:rsid w:val="00F60738"/>
    <w:rsid w:val="00F618C0"/>
    <w:rsid w:val="00F61E9E"/>
    <w:rsid w:val="00F62B2B"/>
    <w:rsid w:val="00F63BDB"/>
    <w:rsid w:val="00F65C23"/>
    <w:rsid w:val="00F65DCE"/>
    <w:rsid w:val="00F66F25"/>
    <w:rsid w:val="00F67023"/>
    <w:rsid w:val="00F709DF"/>
    <w:rsid w:val="00F73516"/>
    <w:rsid w:val="00F7444B"/>
    <w:rsid w:val="00F75C33"/>
    <w:rsid w:val="00F7647F"/>
    <w:rsid w:val="00F76ECC"/>
    <w:rsid w:val="00F77CDD"/>
    <w:rsid w:val="00F77D3D"/>
    <w:rsid w:val="00F81282"/>
    <w:rsid w:val="00F81309"/>
    <w:rsid w:val="00F8206D"/>
    <w:rsid w:val="00F82537"/>
    <w:rsid w:val="00F84902"/>
    <w:rsid w:val="00F87E60"/>
    <w:rsid w:val="00F9117C"/>
    <w:rsid w:val="00F95BEC"/>
    <w:rsid w:val="00FA0414"/>
    <w:rsid w:val="00FA2A41"/>
    <w:rsid w:val="00FA3082"/>
    <w:rsid w:val="00FA35AE"/>
    <w:rsid w:val="00FA4171"/>
    <w:rsid w:val="00FA4C38"/>
    <w:rsid w:val="00FA56BD"/>
    <w:rsid w:val="00FA6F68"/>
    <w:rsid w:val="00FA7720"/>
    <w:rsid w:val="00FB5B07"/>
    <w:rsid w:val="00FB766E"/>
    <w:rsid w:val="00FC3351"/>
    <w:rsid w:val="00FC37F1"/>
    <w:rsid w:val="00FC41AF"/>
    <w:rsid w:val="00FC464A"/>
    <w:rsid w:val="00FC7057"/>
    <w:rsid w:val="00FD232A"/>
    <w:rsid w:val="00FD278A"/>
    <w:rsid w:val="00FD5545"/>
    <w:rsid w:val="00FD65CF"/>
    <w:rsid w:val="00FD6CC5"/>
    <w:rsid w:val="00FE1243"/>
    <w:rsid w:val="00FE390B"/>
    <w:rsid w:val="00FE3C36"/>
    <w:rsid w:val="00FE4A61"/>
    <w:rsid w:val="00FE53CF"/>
    <w:rsid w:val="00FE581D"/>
    <w:rsid w:val="00FE5D22"/>
    <w:rsid w:val="00FF02A2"/>
    <w:rsid w:val="00FF20F6"/>
    <w:rsid w:val="00FF2D26"/>
    <w:rsid w:val="00FF43EE"/>
    <w:rsid w:val="00FF7C95"/>
    <w:rsid w:val="11A24C20"/>
    <w:rsid w:val="36925815"/>
    <w:rsid w:val="37D0456F"/>
    <w:rsid w:val="3B8F649E"/>
    <w:rsid w:val="4E130D9D"/>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MetaPlusNormalRoman" w:hAnsi="MetaPlusNormalRoman" w:eastAsia="MS Song"/>
      <w:sz w:val="22"/>
      <w:lang w:val="en-US" w:eastAsia="zh-TW" w:bidi="ar-SA"/>
    </w:rPr>
  </w:style>
  <w:style w:type="paragraph" w:styleId="2">
    <w:name w:val="heading 1"/>
    <w:basedOn w:val="1"/>
    <w:next w:val="1"/>
    <w:link w:val="16"/>
    <w:qFormat/>
    <w:uiPriority w:val="0"/>
    <w:pPr>
      <w:keepNext/>
      <w:jc w:val="both"/>
      <w:outlineLvl w:val="0"/>
    </w:pPr>
    <w:rPr>
      <w:rFonts w:ascii="黑体" w:hAnsi="Arial" w:eastAsia="黑体"/>
      <w:b/>
      <w:sz w:val="21"/>
    </w:rPr>
  </w:style>
  <w:style w:type="character" w:default="1" w:styleId="12">
    <w:name w:val="Default Paragraph Font"/>
    <w:semiHidden/>
    <w:uiPriority w:val="0"/>
  </w:style>
  <w:style w:type="table" w:default="1" w:styleId="10">
    <w:name w:val="Normal Table"/>
    <w:semiHidden/>
    <w:uiPriority w:val="0"/>
    <w:tblPr>
      <w:tblStyle w:val="10"/>
      <w:tblCellMar>
        <w:top w:w="0" w:type="dxa"/>
        <w:left w:w="108" w:type="dxa"/>
        <w:bottom w:w="0" w:type="dxa"/>
        <w:right w:w="108" w:type="dxa"/>
      </w:tblCellMar>
    </w:tblPr>
  </w:style>
  <w:style w:type="paragraph" w:styleId="3">
    <w:name w:val="annotation text"/>
    <w:basedOn w:val="1"/>
    <w:link w:val="17"/>
    <w:uiPriority w:val="0"/>
  </w:style>
  <w:style w:type="paragraph" w:styleId="4">
    <w:name w:val="Date"/>
    <w:basedOn w:val="1"/>
    <w:next w:val="1"/>
    <w:uiPriority w:val="0"/>
    <w:pPr>
      <w:ind w:left="100" w:leftChars="2500"/>
    </w:pPr>
  </w:style>
  <w:style w:type="paragraph" w:styleId="5">
    <w:name w:val="Balloon Text"/>
    <w:basedOn w:val="1"/>
    <w:link w:val="18"/>
    <w:uiPriority w:val="0"/>
    <w:rPr>
      <w:sz w:val="18"/>
      <w:szCs w:val="18"/>
    </w:rPr>
  </w:style>
  <w:style w:type="paragraph" w:styleId="6">
    <w:name w:val="footer"/>
    <w:basedOn w:val="1"/>
    <w:link w:val="19"/>
    <w:uiPriority w:val="99"/>
    <w:pPr>
      <w:tabs>
        <w:tab w:val="center" w:pos="4153"/>
        <w:tab w:val="right" w:pos="8306"/>
      </w:tabs>
      <w:snapToGrid w:val="0"/>
      <w:jc w:val="left"/>
    </w:pPr>
    <w:rPr>
      <w:sz w:val="18"/>
      <w:szCs w:val="18"/>
    </w:rPr>
  </w:style>
  <w:style w:type="paragraph" w:styleId="7">
    <w:name w:val="header"/>
    <w:basedOn w:val="1"/>
    <w:uiPriority w:val="0"/>
    <w:pPr>
      <w:pBdr>
        <w:bottom w:val="single" w:color="auto" w:sz="6" w:space="1"/>
      </w:pBdr>
      <w:tabs>
        <w:tab w:val="center" w:pos="4153"/>
        <w:tab w:val="right" w:pos="8306"/>
      </w:tabs>
      <w:snapToGrid w:val="0"/>
      <w:jc w:val="center"/>
    </w:pPr>
    <w:rPr>
      <w:sz w:val="18"/>
      <w:szCs w:val="18"/>
    </w:rPr>
  </w:style>
  <w:style w:type="paragraph" w:styleId="8">
    <w:name w:val="Normal (Web)"/>
    <w:basedOn w:val="1"/>
    <w:unhideWhenUsed/>
    <w:uiPriority w:val="99"/>
    <w:pPr>
      <w:widowControl/>
      <w:spacing w:before="100" w:beforeAutospacing="1" w:after="100" w:afterAutospacing="1"/>
    </w:pPr>
    <w:rPr>
      <w:rFonts w:ascii="宋体" w:hAnsi="宋体" w:eastAsia="宋体" w:cs="宋体"/>
      <w:sz w:val="24"/>
      <w:szCs w:val="24"/>
      <w:lang w:eastAsia="zh-CN"/>
    </w:rPr>
  </w:style>
  <w:style w:type="paragraph" w:styleId="9">
    <w:name w:val="annotation subject"/>
    <w:basedOn w:val="3"/>
    <w:next w:val="3"/>
    <w:link w:val="20"/>
    <w:uiPriority w:val="0"/>
    <w:rPr>
      <w:b/>
      <w:bCs/>
    </w:rPr>
  </w:style>
  <w:style w:type="table" w:styleId="11">
    <w:name w:val="Table Grid"/>
    <w:basedOn w:val="10"/>
    <w:uiPriority w:val="39"/>
    <w:pPr>
      <w:widowControl w:val="0"/>
    </w:pPr>
    <w:rPr>
      <w:rFonts w:eastAsia="PMingLiU"/>
    </w:rPr>
    <w:tblPr>
      <w:tblStyle w:val="10"/>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page number"/>
    <w:basedOn w:val="12"/>
    <w:uiPriority w:val="0"/>
  </w:style>
  <w:style w:type="character" w:styleId="14">
    <w:name w:val="Hyperlink"/>
    <w:unhideWhenUsed/>
    <w:uiPriority w:val="99"/>
    <w:rPr>
      <w:color w:val="0000FF"/>
      <w:u w:val="single"/>
    </w:rPr>
  </w:style>
  <w:style w:type="character" w:styleId="15">
    <w:name w:val="annotation reference"/>
    <w:uiPriority w:val="0"/>
    <w:rPr>
      <w:sz w:val="21"/>
      <w:szCs w:val="21"/>
    </w:rPr>
  </w:style>
  <w:style w:type="character" w:customStyle="1" w:styleId="16">
    <w:name w:val="标题 1 Char"/>
    <w:link w:val="2"/>
    <w:uiPriority w:val="0"/>
    <w:rPr>
      <w:rFonts w:ascii="黑体" w:hAnsi="Arial" w:eastAsia="黑体"/>
      <w:b/>
      <w:sz w:val="21"/>
      <w:lang w:eastAsia="zh-TW"/>
    </w:rPr>
  </w:style>
  <w:style w:type="character" w:customStyle="1" w:styleId="17">
    <w:name w:val="批注文字 Char"/>
    <w:link w:val="3"/>
    <w:uiPriority w:val="0"/>
    <w:rPr>
      <w:rFonts w:ascii="MetaPlusNormalRoman" w:hAnsi="MetaPlusNormalRoman" w:eastAsia="MS Song"/>
      <w:sz w:val="22"/>
      <w:lang w:eastAsia="zh-TW"/>
    </w:rPr>
  </w:style>
  <w:style w:type="character" w:customStyle="1" w:styleId="18">
    <w:name w:val="批注框文本 Char"/>
    <w:link w:val="5"/>
    <w:uiPriority w:val="0"/>
    <w:rPr>
      <w:rFonts w:ascii="MetaPlusNormalRoman" w:hAnsi="MetaPlusNormalRoman" w:eastAsia="MS Song"/>
      <w:sz w:val="18"/>
      <w:szCs w:val="18"/>
      <w:lang w:eastAsia="zh-TW"/>
    </w:rPr>
  </w:style>
  <w:style w:type="character" w:customStyle="1" w:styleId="19">
    <w:name w:val="页脚 Char"/>
    <w:link w:val="6"/>
    <w:uiPriority w:val="99"/>
    <w:rPr>
      <w:rFonts w:ascii="MetaPlusNormalRoman" w:hAnsi="MetaPlusNormalRoman" w:eastAsia="MS Song"/>
      <w:sz w:val="18"/>
      <w:szCs w:val="18"/>
      <w:lang w:eastAsia="zh-TW"/>
    </w:rPr>
  </w:style>
  <w:style w:type="character" w:customStyle="1" w:styleId="20">
    <w:name w:val="批注主题 字符"/>
    <w:link w:val="9"/>
    <w:uiPriority w:val="0"/>
    <w:rPr>
      <w:rFonts w:ascii="MetaPlusNormalRoman" w:hAnsi="MetaPlusNormalRoman" w:eastAsia="MS Song"/>
      <w:b/>
      <w:bCs/>
      <w:sz w:val="22"/>
      <w:lang w:eastAsia="zh-TW"/>
    </w:rPr>
  </w:style>
  <w:style w:type="paragraph" w:styleId="21">
    <w:name w:val="List Paragraph"/>
    <w:basedOn w:val="1"/>
    <w:qFormat/>
    <w:uiPriority w:val="34"/>
    <w:pPr>
      <w:ind w:firstLine="420" w:firstLineChars="200"/>
      <w:jc w:val="both"/>
    </w:pPr>
    <w:rPr>
      <w:rFonts w:ascii="等线" w:hAnsi="等线" w:eastAsia="等线" w:cs="Times New Roman"/>
      <w:kern w:val="2"/>
      <w:sz w:val="21"/>
      <w:szCs w:val="22"/>
      <w:lang w:eastAsia="zh-CN"/>
    </w:rPr>
  </w:style>
  <w:style w:type="character" w:customStyle="1" w:styleId="22">
    <w:name w:val="批注文字 字符"/>
    <w:uiPriority w:val="0"/>
    <w:rPr>
      <w:rFonts w:ascii="MetaPlusNormalRoman" w:hAnsi="MetaPlusNormalRoman" w:eastAsia="MS Song"/>
      <w:sz w:val="22"/>
      <w:lang w:eastAsia="zh-TW"/>
    </w:rPr>
  </w:style>
</w:styles>
</file>

<file path=word/_rels/document.xml.rels><?xml version="1.0" encoding="UTF-8" standalone="yes"?>
<Relationships xmlns="http://schemas.openxmlformats.org/package/2006/relationships"><Relationship Id="rId9" Type="http://schemas.microsoft.com/office/2011/relationships/people" Target="people.xml"/><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crb</Company>
  <Pages>5</Pages>
  <Words>527</Words>
  <Characters>3007</Characters>
  <Lines>25</Lines>
  <Paragraphs>7</Paragraphs>
  <TotalTime>14</TotalTime>
  <ScaleCrop>false</ScaleCrop>
  <LinksUpToDate>false</LinksUpToDate>
  <CharactersWithSpaces>3527</CharactersWithSpaces>
  <Application>WPS Office_12.8.2.19435_F1E327BC-269C-435d-A152-05C5408002CA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2022-02-10T07:57:00Z</dcterms:created>
  <dc:creator>shiyue</dc:creator>
  <cp:lastModifiedBy>咨询组</cp:lastModifiedBy>
  <cp:lastPrinted>2022-04-22T05:49:00Z</cp:lastPrinted>
  <dcterms:modified xsi:type="dcterms:W3CDTF">2026-01-28T05:41:15Z</dcterms:modified>
  <dc:title>领导签批：</dc:title>
  <cp:revision>557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2052-12.8.2.19435</vt:lpwstr>
  </property>
  <property fmtid="{D5CDD505-2E9C-101B-9397-08002B2CF9AE}" pid="3" name="ICV">
    <vt:lpwstr>AB3B11395E67499988476DF6CE8BFF0F_13</vt:lpwstr>
  </property>
</Properties>
</file>
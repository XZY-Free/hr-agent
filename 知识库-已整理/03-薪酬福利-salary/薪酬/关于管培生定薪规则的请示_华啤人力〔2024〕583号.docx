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EC9D0B">
      <w:pPr>
        <w:jc w:val="center"/>
        <w:rPr>
          <w:rFonts w:hint="eastAsia" w:ascii="黑体" w:hAnsi="黑体" w:eastAsia="黑体" w:cs="宋体"/>
          <w:b/>
          <w:bCs/>
          <w:sz w:val="21"/>
          <w:szCs w:val="21"/>
          <w:u w:val="none"/>
          <w:lang w:eastAsia="zh-CN"/>
        </w:rPr>
      </w:pPr>
      <w:r>
        <w:rPr>
          <w:rFonts w:hint="eastAsia" w:ascii="黑体" w:hAnsi="黑体" w:eastAsia="黑体" w:cs="宋体"/>
          <w:b/>
          <w:bCs/>
          <w:sz w:val="30"/>
          <w:szCs w:val="30"/>
          <w:u w:val="none"/>
        </w:rPr>
        <w:t>关于管培生定薪规则的请示</w:t>
      </w:r>
      <w:r>
        <w:rPr>
          <w:rFonts w:hint="eastAsia" w:ascii="黑体" w:hAnsi="黑体" w:eastAsia="黑体" w:cs="宋体"/>
          <w:b/>
          <w:bCs/>
          <w:sz w:val="21"/>
          <w:szCs w:val="21"/>
          <w:u w:val="none"/>
          <w:lang w:eastAsia="zh-CN"/>
        </w:rPr>
        <w:t>（华啤人力〔2024〕583号）</w:t>
      </w:r>
      <w:bookmarkStart w:id="0" w:name="_GoBack"/>
      <w:bookmarkEnd w:id="0"/>
    </w:p>
    <w:p w14:paraId="0F28382F">
      <w:pPr>
        <w:spacing w:before="249" w:beforeLines="80" w:line="440" w:lineRule="exact"/>
        <w:rPr>
          <w:del w:id="0" w:author="咨询组" w:date="2025-10-24T14:10:04Z"/>
          <w:rFonts w:ascii="宋体" w:hAnsi="宋体" w:eastAsia="宋体"/>
          <w:sz w:val="24"/>
          <w:szCs w:val="24"/>
        </w:rPr>
      </w:pPr>
      <w:del w:id="1" w:author="咨询组" w:date="2025-10-24T14:10:04Z">
        <w:r>
          <w:rPr>
            <w:rFonts w:hint="eastAsia" w:ascii="宋体" w:hAnsi="宋体" w:eastAsia="宋体"/>
            <w:sz w:val="24"/>
            <w:szCs w:val="24"/>
          </w:rPr>
          <w:delText>侯董：</w:delText>
        </w:r>
      </w:del>
    </w:p>
    <w:p w14:paraId="14656AAC">
      <w:pPr>
        <w:spacing w:line="440" w:lineRule="exact"/>
        <w:ind w:firstLine="480"/>
        <w:rPr>
          <w:del w:id="2" w:author="咨询组" w:date="2025-10-24T14:10:04Z"/>
          <w:rFonts w:ascii="宋体" w:hAnsi="宋体" w:eastAsia="宋体"/>
          <w:sz w:val="24"/>
          <w:szCs w:val="24"/>
        </w:rPr>
      </w:pPr>
      <w:del w:id="3" w:author="咨询组" w:date="2025-10-24T14:10:04Z">
        <w:r>
          <w:rPr>
            <w:rFonts w:hint="eastAsia" w:ascii="宋体" w:hAnsi="宋体" w:eastAsia="宋体"/>
            <w:sz w:val="24"/>
            <w:szCs w:val="24"/>
          </w:rPr>
          <w:delText>随着2021届管培生培养期即将结束，进入定岗准备阶段，结合本期实际及未来两期计划，拟定管培生培养期满定薪方案，同时对提前退出的管培生定薪规则进行调整，具体如下：</w:delText>
        </w:r>
      </w:del>
    </w:p>
    <w:p w14:paraId="374D80B6">
      <w:pPr>
        <w:pStyle w:val="13"/>
        <w:numPr>
          <w:ilvl w:val="0"/>
          <w:numId w:val="1"/>
        </w:numPr>
        <w:spacing w:line="440" w:lineRule="exact"/>
        <w:ind w:left="0" w:firstLine="482"/>
        <w:rPr>
          <w:rFonts w:ascii="宋体" w:hAnsi="宋体" w:eastAsia="宋体"/>
          <w:b/>
          <w:sz w:val="24"/>
          <w:szCs w:val="24"/>
        </w:rPr>
      </w:pPr>
      <w:r>
        <w:rPr>
          <w:rFonts w:hint="eastAsia" w:ascii="宋体" w:hAnsi="宋体" w:eastAsia="宋体"/>
          <w:b/>
          <w:sz w:val="24"/>
          <w:szCs w:val="24"/>
        </w:rPr>
        <w:t>培养期满定薪</w:t>
      </w:r>
    </w:p>
    <w:p w14:paraId="55101C89">
      <w:pPr>
        <w:spacing w:line="440" w:lineRule="exact"/>
        <w:ind w:firstLine="480" w:firstLineChars="200"/>
        <w:rPr>
          <w:rFonts w:ascii="宋体" w:hAnsi="宋体" w:eastAsia="宋体"/>
          <w:sz w:val="24"/>
          <w:szCs w:val="24"/>
        </w:rPr>
      </w:pPr>
      <w:r>
        <w:rPr>
          <w:rFonts w:hint="eastAsia" w:ascii="宋体" w:hAnsi="宋体" w:eastAsia="宋体"/>
          <w:sz w:val="24"/>
          <w:szCs w:val="24"/>
        </w:rPr>
        <w:t>为鼓励管培生走向一线、达成培养目标，实现公司人才战略，培养期满定薪规则遵循“将有限资源向一线岗位倾斜”原则。</w:t>
      </w:r>
    </w:p>
    <w:p w14:paraId="47CCF2C0">
      <w:pPr>
        <w:spacing w:line="440" w:lineRule="exact"/>
        <w:ind w:firstLine="480" w:firstLineChars="200"/>
        <w:rPr>
          <w:rFonts w:ascii="宋体" w:hAnsi="宋体" w:eastAsia="宋体"/>
          <w:sz w:val="24"/>
          <w:szCs w:val="24"/>
        </w:rPr>
      </w:pPr>
      <w:r>
        <w:rPr>
          <w:rFonts w:hint="eastAsia" w:ascii="宋体" w:hAnsi="宋体" w:eastAsia="宋体"/>
          <w:sz w:val="24"/>
          <w:szCs w:val="24"/>
        </w:rPr>
        <w:t>同时考虑培养期内未进行薪酬调整，管培生现薪酬水平与拟定岗岗位基准档差距较大，为兼顾内部公平性及外部竞争力，结合过往三年经理级及基层绩效调薪方案、薪酬管理细则，采取“定岗时缩小差距、后期逐步复位”方式制定管培生期满定薪规则。</w:t>
      </w:r>
    </w:p>
    <w:p w14:paraId="51ABB7A8">
      <w:pPr>
        <w:pStyle w:val="13"/>
        <w:numPr>
          <w:ilvl w:val="0"/>
          <w:numId w:val="2"/>
        </w:numPr>
        <w:spacing w:line="440" w:lineRule="exact"/>
        <w:ind w:left="0" w:firstLine="480"/>
        <w:rPr>
          <w:del w:id="4" w:author="咨询组" w:date="2025-10-27T15:48:32Z"/>
          <w:rFonts w:ascii="宋体" w:hAnsi="宋体" w:eastAsia="宋体"/>
          <w:sz w:val="24"/>
          <w:szCs w:val="24"/>
        </w:rPr>
      </w:pPr>
      <w:r>
        <w:rPr>
          <w:rFonts w:hint="eastAsia" w:ascii="宋体" w:hAnsi="宋体" w:eastAsia="宋体"/>
          <w:sz w:val="24"/>
          <w:szCs w:val="24"/>
        </w:rPr>
        <w:t>定岗管理岗：按定岗岗级定级，低于P</w:t>
      </w:r>
      <w:r>
        <w:rPr>
          <w:rFonts w:ascii="宋体" w:hAnsi="宋体" w:eastAsia="宋体"/>
          <w:sz w:val="24"/>
          <w:szCs w:val="24"/>
        </w:rPr>
        <w:t>C50</w:t>
      </w:r>
      <w:r>
        <w:rPr>
          <w:rFonts w:hint="eastAsia" w:ascii="宋体" w:hAnsi="宋体" w:eastAsia="宋体"/>
          <w:sz w:val="24"/>
          <w:szCs w:val="24"/>
        </w:rPr>
        <w:t>的按P</w:t>
      </w:r>
      <w:r>
        <w:rPr>
          <w:rFonts w:ascii="宋体" w:hAnsi="宋体" w:eastAsia="宋体"/>
          <w:sz w:val="24"/>
          <w:szCs w:val="24"/>
        </w:rPr>
        <w:t>C50</w:t>
      </w:r>
      <w:r>
        <w:rPr>
          <w:rFonts w:hint="eastAsia" w:ascii="宋体" w:hAnsi="宋体" w:eastAsia="宋体"/>
          <w:sz w:val="24"/>
          <w:szCs w:val="24"/>
        </w:rPr>
        <w:t>定级；按2</w:t>
      </w:r>
      <w:r>
        <w:rPr>
          <w:rFonts w:ascii="宋体" w:hAnsi="宋体" w:eastAsia="宋体"/>
          <w:sz w:val="24"/>
          <w:szCs w:val="24"/>
        </w:rPr>
        <w:t>4%</w:t>
      </w:r>
      <w:r>
        <w:rPr>
          <w:rFonts w:hint="eastAsia" w:ascii="宋体" w:hAnsi="宋体" w:eastAsia="宋体"/>
          <w:sz w:val="24"/>
          <w:szCs w:val="24"/>
        </w:rPr>
        <w:t>调薪，调薪后不超过6档且</w:t>
      </w:r>
      <w:r>
        <w:rPr>
          <w:rFonts w:hint="eastAsia" w:ascii="宋体" w:hAnsi="宋体" w:eastAsia="宋体" w:cs="宋体"/>
          <w:sz w:val="24"/>
          <w:szCs w:val="24"/>
        </w:rPr>
        <w:t>不超过华润啤酒一线副经理整体现行薪酬水平50分位值，已超的不再调整（过往两年B级员工整体调薪比例4%、职务晋级调薪比例</w:t>
      </w:r>
      <w:r>
        <w:rPr>
          <w:rFonts w:ascii="宋体" w:hAnsi="宋体" w:eastAsia="宋体" w:cs="宋体"/>
          <w:sz w:val="24"/>
          <w:szCs w:val="24"/>
        </w:rPr>
        <w:t>15</w:t>
      </w:r>
      <w:r>
        <w:rPr>
          <w:rFonts w:hint="eastAsia" w:ascii="宋体" w:hAnsi="宋体" w:eastAsia="宋体" w:cs="宋体"/>
          <w:sz w:val="24"/>
          <w:szCs w:val="24"/>
        </w:rPr>
        <w:t>%，合计</w:t>
      </w:r>
      <w:r>
        <w:rPr>
          <w:rFonts w:ascii="宋体" w:hAnsi="宋体" w:eastAsia="宋体" w:cs="宋体"/>
          <w:sz w:val="24"/>
          <w:szCs w:val="24"/>
        </w:rPr>
        <w:t>24</w:t>
      </w:r>
      <w:r>
        <w:rPr>
          <w:rFonts w:hint="eastAsia" w:ascii="宋体" w:hAnsi="宋体" w:eastAsia="宋体" w:cs="宋体"/>
          <w:sz w:val="24"/>
          <w:szCs w:val="24"/>
        </w:rPr>
        <w:t>%）。</w:t>
      </w:r>
      <w:del w:id="5" w:author="咨询组" w:date="2025-10-27T15:48:32Z">
        <w:r>
          <w:rPr>
            <w:rFonts w:hint="eastAsia" w:ascii="宋体" w:hAnsi="宋体" w:eastAsia="宋体" w:cs="宋体"/>
            <w:sz w:val="24"/>
            <w:szCs w:val="24"/>
          </w:rPr>
          <w:delText>其中，分位值计算采用雪花事业部当年4月</w:delText>
        </w:r>
      </w:del>
      <w:del w:id="6" w:author="咨询组" w:date="2025-10-27T15:48:32Z">
        <w:r>
          <w:rPr>
            <w:rFonts w:ascii="宋体" w:hAnsi="宋体" w:eastAsia="宋体" w:cs="宋体"/>
            <w:sz w:val="24"/>
            <w:szCs w:val="24"/>
          </w:rPr>
          <w:delText>1</w:delText>
        </w:r>
      </w:del>
      <w:del w:id="7" w:author="咨询组" w:date="2025-10-27T15:48:32Z">
        <w:r>
          <w:rPr>
            <w:rFonts w:hint="eastAsia" w:ascii="宋体" w:hAnsi="宋体" w:eastAsia="宋体" w:cs="宋体"/>
            <w:sz w:val="24"/>
            <w:szCs w:val="24"/>
          </w:rPr>
          <w:delText>日时点一线副经理（职级M</w:delText>
        </w:r>
      </w:del>
      <w:del w:id="8" w:author="咨询组" w:date="2025-10-27T15:48:32Z">
        <w:r>
          <w:rPr>
            <w:rFonts w:ascii="宋体" w:hAnsi="宋体" w:eastAsia="宋体" w:cs="宋体"/>
            <w:sz w:val="24"/>
            <w:szCs w:val="24"/>
          </w:rPr>
          <w:delText>1</w:delText>
        </w:r>
      </w:del>
      <w:del w:id="9" w:author="咨询组" w:date="2025-10-27T15:48:32Z">
        <w:r>
          <w:rPr>
            <w:rFonts w:hint="eastAsia" w:ascii="宋体" w:hAnsi="宋体" w:eastAsia="宋体" w:cs="宋体"/>
            <w:sz w:val="24"/>
            <w:szCs w:val="24"/>
          </w:rPr>
          <w:delText>、不含总部/香港地区）还原城市系数1后年度目标总现金的5</w:delText>
        </w:r>
      </w:del>
      <w:del w:id="10" w:author="咨询组" w:date="2025-10-27T15:48:32Z">
        <w:r>
          <w:rPr>
            <w:rFonts w:ascii="宋体" w:hAnsi="宋体" w:eastAsia="宋体" w:cs="宋体"/>
            <w:sz w:val="24"/>
            <w:szCs w:val="24"/>
          </w:rPr>
          <w:delText>0</w:delText>
        </w:r>
      </w:del>
      <w:del w:id="11" w:author="咨询组" w:date="2025-10-27T15:48:32Z">
        <w:r>
          <w:rPr>
            <w:rFonts w:hint="eastAsia" w:ascii="宋体" w:hAnsi="宋体" w:eastAsia="宋体" w:cs="宋体"/>
            <w:sz w:val="24"/>
            <w:szCs w:val="24"/>
          </w:rPr>
          <w:delText>分位值。本次计算结果为2</w:delText>
        </w:r>
      </w:del>
      <w:del w:id="12" w:author="咨询组" w:date="2025-10-27T15:48:32Z">
        <w:r>
          <w:rPr>
            <w:rFonts w:ascii="宋体" w:hAnsi="宋体" w:eastAsia="宋体" w:cs="宋体"/>
            <w:sz w:val="24"/>
            <w:szCs w:val="24"/>
          </w:rPr>
          <w:delText>09714</w:delText>
        </w:r>
      </w:del>
      <w:del w:id="13" w:author="咨询组" w:date="2025-10-27T15:48:32Z">
        <w:r>
          <w:rPr>
            <w:rFonts w:hint="eastAsia" w:ascii="宋体" w:hAnsi="宋体" w:eastAsia="宋体" w:cs="宋体"/>
            <w:sz w:val="24"/>
            <w:szCs w:val="24"/>
          </w:rPr>
          <w:delText>元。</w:delText>
        </w:r>
      </w:del>
    </w:p>
    <w:p w14:paraId="438F00B5">
      <w:pPr>
        <w:pStyle w:val="13"/>
        <w:numPr>
          <w:ilvl w:val="0"/>
          <w:numId w:val="2"/>
        </w:numPr>
        <w:spacing w:line="440" w:lineRule="exact"/>
        <w:ind w:left="0" w:firstLine="480"/>
        <w:rPr>
          <w:ins w:id="14" w:author="咨询组" w:date="2025-10-27T15:48:34Z"/>
          <w:rFonts w:ascii="宋体" w:hAnsi="宋体" w:eastAsia="宋体"/>
          <w:sz w:val="24"/>
          <w:szCs w:val="24"/>
        </w:rPr>
      </w:pPr>
    </w:p>
    <w:p w14:paraId="6A1EE34A">
      <w:pPr>
        <w:pStyle w:val="13"/>
        <w:numPr>
          <w:ilvl w:val="0"/>
          <w:numId w:val="2"/>
        </w:numPr>
        <w:spacing w:line="440" w:lineRule="exact"/>
        <w:ind w:left="0" w:firstLine="480"/>
        <w:rPr>
          <w:rFonts w:ascii="宋体" w:hAnsi="宋体" w:eastAsia="宋体"/>
          <w:sz w:val="24"/>
          <w:szCs w:val="24"/>
        </w:rPr>
      </w:pPr>
      <w:r>
        <w:rPr>
          <w:rFonts w:hint="eastAsia" w:ascii="宋体" w:hAnsi="宋体" w:eastAsia="宋体" w:cs="宋体"/>
          <w:sz w:val="24"/>
          <w:szCs w:val="24"/>
        </w:rPr>
        <w:t>定岗非管理岗：按PC49定级，薪档范围1</w:t>
      </w:r>
      <w:r>
        <w:rPr>
          <w:rFonts w:ascii="宋体" w:hAnsi="宋体" w:eastAsia="宋体" w:cs="宋体"/>
          <w:sz w:val="24"/>
          <w:szCs w:val="24"/>
        </w:rPr>
        <w:t>-7</w:t>
      </w:r>
      <w:r>
        <w:rPr>
          <w:rFonts w:hint="eastAsia" w:ascii="宋体" w:hAnsi="宋体" w:eastAsia="宋体" w:cs="宋体"/>
          <w:sz w:val="24"/>
          <w:szCs w:val="24"/>
        </w:rPr>
        <w:t>档；按1</w:t>
      </w:r>
      <w:r>
        <w:rPr>
          <w:rFonts w:ascii="宋体" w:hAnsi="宋体" w:eastAsia="宋体" w:cs="宋体"/>
          <w:sz w:val="24"/>
          <w:szCs w:val="24"/>
        </w:rPr>
        <w:t>5%</w:t>
      </w:r>
      <w:r>
        <w:rPr>
          <w:rFonts w:hint="eastAsia" w:ascii="宋体" w:hAnsi="宋体" w:eastAsia="宋体" w:cs="宋体"/>
          <w:sz w:val="24"/>
          <w:szCs w:val="24"/>
        </w:rPr>
        <w:t>调薪，调薪后不超6档（过往两年B级员工整体调薪比例4%、职级晋级调薪比例7%，合计15%）；</w:t>
      </w:r>
    </w:p>
    <w:p w14:paraId="0D17446C">
      <w:pPr>
        <w:pStyle w:val="13"/>
        <w:numPr>
          <w:ilvl w:val="0"/>
          <w:numId w:val="2"/>
        </w:numPr>
        <w:spacing w:line="440" w:lineRule="exact"/>
        <w:ind w:left="0" w:firstLine="480"/>
        <w:rPr>
          <w:rFonts w:ascii="宋体" w:hAnsi="宋体" w:eastAsia="宋体"/>
          <w:sz w:val="24"/>
          <w:szCs w:val="24"/>
        </w:rPr>
      </w:pPr>
      <w:r>
        <w:rPr>
          <w:rFonts w:hint="eastAsia" w:ascii="宋体" w:hAnsi="宋体" w:eastAsia="宋体" w:cs="宋体"/>
          <w:sz w:val="24"/>
          <w:szCs w:val="24"/>
        </w:rPr>
        <w:t>调薪结果套入对应城市系数薪酬矩阵。</w:t>
      </w:r>
    </w:p>
    <w:p w14:paraId="4988F082">
      <w:pPr>
        <w:pStyle w:val="13"/>
        <w:numPr>
          <w:ilvl w:val="0"/>
          <w:numId w:val="1"/>
        </w:numPr>
        <w:spacing w:line="440" w:lineRule="exact"/>
        <w:ind w:left="0" w:firstLine="482"/>
        <w:rPr>
          <w:rFonts w:ascii="宋体" w:hAnsi="宋体" w:eastAsia="宋体"/>
          <w:b/>
          <w:sz w:val="24"/>
          <w:szCs w:val="24"/>
        </w:rPr>
      </w:pPr>
      <w:r>
        <w:rPr>
          <w:rFonts w:hint="eastAsia" w:ascii="宋体" w:hAnsi="宋体" w:eastAsia="宋体"/>
          <w:b/>
          <w:sz w:val="24"/>
          <w:szCs w:val="24"/>
        </w:rPr>
        <w:t>提前退出定薪</w:t>
      </w:r>
    </w:p>
    <w:p w14:paraId="597202EE">
      <w:pPr>
        <w:pStyle w:val="13"/>
        <w:numPr>
          <w:ilvl w:val="0"/>
          <w:numId w:val="3"/>
        </w:numPr>
        <w:spacing w:line="440" w:lineRule="exact"/>
        <w:ind w:left="0" w:firstLine="480"/>
        <w:rPr>
          <w:rFonts w:ascii="宋体" w:hAnsi="宋体" w:eastAsia="宋体" w:cs="宋体"/>
          <w:sz w:val="24"/>
          <w:szCs w:val="24"/>
        </w:rPr>
      </w:pPr>
      <w:r>
        <w:rPr>
          <w:rFonts w:hint="eastAsia" w:ascii="宋体" w:hAnsi="宋体" w:eastAsia="宋体" w:cs="宋体"/>
          <w:sz w:val="24"/>
          <w:szCs w:val="24"/>
        </w:rPr>
        <w:t>未参加/通过P</w:t>
      </w:r>
      <w:r>
        <w:rPr>
          <w:rFonts w:ascii="宋体" w:hAnsi="宋体" w:eastAsia="宋体" w:cs="宋体"/>
          <w:sz w:val="24"/>
          <w:szCs w:val="24"/>
        </w:rPr>
        <w:t>3</w:t>
      </w:r>
      <w:r>
        <w:rPr>
          <w:rFonts w:hint="eastAsia" w:ascii="宋体" w:hAnsi="宋体" w:eastAsia="宋体" w:cs="宋体"/>
          <w:sz w:val="24"/>
          <w:szCs w:val="24"/>
        </w:rPr>
        <w:t>/S3</w:t>
      </w:r>
      <w:r>
        <w:rPr>
          <w:rFonts w:ascii="宋体" w:hAnsi="宋体" w:eastAsia="宋体" w:cs="宋体"/>
          <w:sz w:val="24"/>
          <w:szCs w:val="24"/>
        </w:rPr>
        <w:t>/O4</w:t>
      </w:r>
      <w:r>
        <w:rPr>
          <w:rFonts w:hint="eastAsia" w:ascii="宋体" w:hAnsi="宋体" w:eastAsia="宋体" w:cs="宋体"/>
          <w:sz w:val="24"/>
          <w:szCs w:val="24"/>
        </w:rPr>
        <w:t>职级考试：按定岗岗位定级，高于PC</w:t>
      </w:r>
      <w:r>
        <w:rPr>
          <w:rFonts w:ascii="宋体" w:hAnsi="宋体" w:eastAsia="宋体" w:cs="宋体"/>
          <w:sz w:val="24"/>
          <w:szCs w:val="24"/>
        </w:rPr>
        <w:t>49</w:t>
      </w:r>
      <w:r>
        <w:rPr>
          <w:rFonts w:hint="eastAsia" w:ascii="宋体" w:hAnsi="宋体" w:eastAsia="宋体" w:cs="宋体"/>
          <w:sz w:val="24"/>
          <w:szCs w:val="24"/>
        </w:rPr>
        <w:t>的按PC</w:t>
      </w:r>
      <w:r>
        <w:rPr>
          <w:rFonts w:ascii="宋体" w:hAnsi="宋体" w:eastAsia="宋体" w:cs="宋体"/>
          <w:sz w:val="24"/>
          <w:szCs w:val="24"/>
        </w:rPr>
        <w:t>49</w:t>
      </w:r>
      <w:r>
        <w:rPr>
          <w:rFonts w:hint="eastAsia" w:ascii="宋体" w:hAnsi="宋体" w:eastAsia="宋体" w:cs="宋体"/>
          <w:sz w:val="24"/>
          <w:szCs w:val="24"/>
        </w:rPr>
        <w:t>定级，薪档范围1-7档；按7%下调，高于</w:t>
      </w:r>
      <w:r>
        <w:rPr>
          <w:rFonts w:ascii="宋体" w:hAnsi="宋体" w:eastAsia="宋体" w:cs="宋体"/>
          <w:sz w:val="24"/>
          <w:szCs w:val="24"/>
        </w:rPr>
        <w:t>4</w:t>
      </w:r>
      <w:r>
        <w:rPr>
          <w:rFonts w:hint="eastAsia" w:ascii="宋体" w:hAnsi="宋体" w:eastAsia="宋体" w:cs="宋体"/>
          <w:sz w:val="24"/>
          <w:szCs w:val="24"/>
        </w:rPr>
        <w:t>档的降至</w:t>
      </w:r>
      <w:r>
        <w:rPr>
          <w:rFonts w:ascii="宋体" w:hAnsi="宋体" w:eastAsia="宋体" w:cs="宋体"/>
          <w:sz w:val="24"/>
          <w:szCs w:val="24"/>
        </w:rPr>
        <w:t>4</w:t>
      </w:r>
      <w:r>
        <w:rPr>
          <w:rFonts w:hint="eastAsia" w:ascii="宋体" w:hAnsi="宋体" w:eastAsia="宋体" w:cs="宋体"/>
          <w:sz w:val="24"/>
          <w:szCs w:val="24"/>
        </w:rPr>
        <w:t>档且下调比例不低于7</w:t>
      </w:r>
      <w:r>
        <w:rPr>
          <w:rFonts w:ascii="宋体" w:hAnsi="宋体" w:eastAsia="宋体" w:cs="宋体"/>
          <w:sz w:val="24"/>
          <w:szCs w:val="24"/>
        </w:rPr>
        <w:t>%</w:t>
      </w:r>
      <w:r>
        <w:rPr>
          <w:rFonts w:hint="eastAsia" w:ascii="宋体" w:hAnsi="宋体" w:eastAsia="宋体" w:cs="宋体"/>
          <w:sz w:val="24"/>
          <w:szCs w:val="24"/>
        </w:rPr>
        <w:t>；</w:t>
      </w:r>
    </w:p>
    <w:p w14:paraId="4390C654">
      <w:pPr>
        <w:pStyle w:val="13"/>
        <w:numPr>
          <w:ilvl w:val="0"/>
          <w:numId w:val="3"/>
        </w:numPr>
        <w:spacing w:line="440" w:lineRule="exact"/>
        <w:ind w:left="0" w:firstLine="480"/>
        <w:rPr>
          <w:rFonts w:ascii="宋体" w:hAnsi="宋体" w:eastAsia="宋体" w:cs="宋体"/>
          <w:sz w:val="24"/>
          <w:szCs w:val="24"/>
        </w:rPr>
      </w:pPr>
      <w:r>
        <w:rPr>
          <w:rFonts w:hint="eastAsia" w:ascii="宋体" w:hAnsi="宋体" w:eastAsia="宋体" w:cs="宋体"/>
          <w:sz w:val="24"/>
          <w:szCs w:val="24"/>
        </w:rPr>
        <w:t>通过P</w:t>
      </w:r>
      <w:r>
        <w:rPr>
          <w:rFonts w:ascii="宋体" w:hAnsi="宋体" w:eastAsia="宋体" w:cs="宋体"/>
          <w:sz w:val="24"/>
          <w:szCs w:val="24"/>
        </w:rPr>
        <w:t>3</w:t>
      </w:r>
      <w:r>
        <w:rPr>
          <w:rFonts w:hint="eastAsia" w:ascii="宋体" w:hAnsi="宋体" w:eastAsia="宋体" w:cs="宋体"/>
          <w:sz w:val="24"/>
          <w:szCs w:val="24"/>
        </w:rPr>
        <w:t>/S3</w:t>
      </w:r>
      <w:r>
        <w:rPr>
          <w:rFonts w:ascii="宋体" w:hAnsi="宋体" w:eastAsia="宋体" w:cs="宋体"/>
          <w:sz w:val="24"/>
          <w:szCs w:val="24"/>
        </w:rPr>
        <w:t>/O4</w:t>
      </w:r>
      <w:r>
        <w:rPr>
          <w:rFonts w:hint="eastAsia" w:ascii="宋体" w:hAnsi="宋体" w:eastAsia="宋体" w:cs="宋体"/>
          <w:sz w:val="24"/>
          <w:szCs w:val="24"/>
        </w:rPr>
        <w:t>职级考试但未完成全部培养期：按定岗岗位定级，高于PC</w:t>
      </w:r>
      <w:r>
        <w:rPr>
          <w:rFonts w:ascii="宋体" w:hAnsi="宋体" w:eastAsia="宋体" w:cs="宋体"/>
          <w:sz w:val="24"/>
          <w:szCs w:val="24"/>
        </w:rPr>
        <w:t>49</w:t>
      </w:r>
      <w:r>
        <w:rPr>
          <w:rFonts w:hint="eastAsia" w:ascii="宋体" w:hAnsi="宋体" w:eastAsia="宋体" w:cs="宋体"/>
          <w:sz w:val="24"/>
          <w:szCs w:val="24"/>
        </w:rPr>
        <w:t>的按PC</w:t>
      </w:r>
      <w:r>
        <w:rPr>
          <w:rFonts w:ascii="宋体" w:hAnsi="宋体" w:eastAsia="宋体" w:cs="宋体"/>
          <w:sz w:val="24"/>
          <w:szCs w:val="24"/>
        </w:rPr>
        <w:t>49</w:t>
      </w:r>
      <w:r>
        <w:rPr>
          <w:rFonts w:hint="eastAsia" w:ascii="宋体" w:hAnsi="宋体" w:eastAsia="宋体" w:cs="宋体"/>
          <w:sz w:val="24"/>
          <w:szCs w:val="24"/>
        </w:rPr>
        <w:t>定级，薪档范围1-7档；原则上年度目标总现金不变，高于</w:t>
      </w:r>
      <w:r>
        <w:rPr>
          <w:rFonts w:ascii="宋体" w:hAnsi="宋体" w:eastAsia="宋体" w:cs="宋体"/>
          <w:sz w:val="24"/>
          <w:szCs w:val="24"/>
        </w:rPr>
        <w:t>5</w:t>
      </w:r>
      <w:r>
        <w:rPr>
          <w:rFonts w:hint="eastAsia" w:ascii="宋体" w:hAnsi="宋体" w:eastAsia="宋体" w:cs="宋体"/>
          <w:sz w:val="24"/>
          <w:szCs w:val="24"/>
        </w:rPr>
        <w:t>档的降至</w:t>
      </w:r>
      <w:r>
        <w:rPr>
          <w:rFonts w:ascii="宋体" w:hAnsi="宋体" w:eastAsia="宋体" w:cs="宋体"/>
          <w:sz w:val="24"/>
          <w:szCs w:val="24"/>
        </w:rPr>
        <w:t>5</w:t>
      </w:r>
      <w:r>
        <w:rPr>
          <w:rFonts w:hint="eastAsia" w:ascii="宋体" w:hAnsi="宋体" w:eastAsia="宋体" w:cs="宋体"/>
          <w:sz w:val="24"/>
          <w:szCs w:val="24"/>
        </w:rPr>
        <w:t>档；</w:t>
      </w:r>
    </w:p>
    <w:p w14:paraId="75B3D479">
      <w:pPr>
        <w:pStyle w:val="13"/>
        <w:numPr>
          <w:ilvl w:val="0"/>
          <w:numId w:val="3"/>
        </w:numPr>
        <w:spacing w:line="440" w:lineRule="exact"/>
        <w:ind w:left="0" w:firstLine="480"/>
        <w:rPr>
          <w:rFonts w:ascii="宋体" w:hAnsi="宋体" w:eastAsia="宋体" w:cs="宋体"/>
          <w:sz w:val="24"/>
          <w:szCs w:val="24"/>
        </w:rPr>
      </w:pPr>
      <w:r>
        <w:rPr>
          <w:rFonts w:hint="eastAsia" w:ascii="宋体" w:hAnsi="宋体" w:eastAsia="宋体" w:cs="宋体"/>
          <w:sz w:val="24"/>
          <w:szCs w:val="24"/>
        </w:rPr>
        <w:t>以上定薪需按照薪酬管理制度以定岗后所在城市系数计算年度目标总现金。</w:t>
      </w:r>
    </w:p>
    <w:p w14:paraId="6C75FB0E">
      <w:pPr>
        <w:pStyle w:val="13"/>
        <w:numPr>
          <w:ilvl w:val="0"/>
          <w:numId w:val="1"/>
        </w:numPr>
        <w:spacing w:line="440" w:lineRule="exact"/>
        <w:ind w:left="0" w:firstLine="482"/>
        <w:rPr>
          <w:rFonts w:ascii="宋体" w:hAnsi="宋体" w:eastAsia="宋体"/>
          <w:b/>
          <w:sz w:val="24"/>
          <w:szCs w:val="24"/>
        </w:rPr>
      </w:pPr>
      <w:r>
        <w:rPr>
          <w:rFonts w:hint="eastAsia" w:ascii="宋体" w:hAnsi="宋体" w:eastAsia="宋体"/>
          <w:b/>
          <w:sz w:val="24"/>
          <w:szCs w:val="24"/>
        </w:rPr>
        <w:t>非管理岗岗级回顾</w:t>
      </w:r>
    </w:p>
    <w:p w14:paraId="58032DFD">
      <w:pPr>
        <w:pStyle w:val="13"/>
        <w:numPr>
          <w:ilvl w:val="0"/>
          <w:numId w:val="4"/>
        </w:numPr>
        <w:spacing w:line="440" w:lineRule="exact"/>
        <w:ind w:left="0" w:firstLine="480"/>
        <w:rPr>
          <w:rFonts w:ascii="宋体" w:hAnsi="宋体" w:eastAsia="宋体" w:cs="宋体"/>
          <w:sz w:val="24"/>
          <w:szCs w:val="24"/>
        </w:rPr>
      </w:pPr>
      <w:r>
        <w:rPr>
          <w:rFonts w:hint="eastAsia" w:ascii="宋体" w:hAnsi="宋体" w:eastAsia="宋体" w:cs="宋体"/>
          <w:sz w:val="24"/>
          <w:szCs w:val="24"/>
        </w:rPr>
        <w:t>管培生定岗非管理岗后可根据上年绩效（B及以上）逐年开展岗级回顾直至达到岗位实际岗级；</w:t>
      </w:r>
    </w:p>
    <w:p w14:paraId="3B0B052B">
      <w:pPr>
        <w:pStyle w:val="13"/>
        <w:numPr>
          <w:ilvl w:val="0"/>
          <w:numId w:val="4"/>
        </w:numPr>
        <w:spacing w:line="440" w:lineRule="exact"/>
        <w:ind w:left="0" w:firstLine="480"/>
        <w:rPr>
          <w:rFonts w:ascii="宋体" w:hAnsi="宋体" w:eastAsia="宋体" w:cs="宋体"/>
          <w:sz w:val="24"/>
          <w:szCs w:val="24"/>
        </w:rPr>
      </w:pPr>
      <w:r>
        <w:rPr>
          <w:rFonts w:hint="eastAsia" w:ascii="宋体" w:hAnsi="宋体" w:eastAsia="宋体" w:cs="宋体"/>
          <w:sz w:val="24"/>
          <w:szCs w:val="24"/>
        </w:rPr>
        <w:t>每年4月1日前由共享中心统一组织岗级回顾，并按年度调薪方案进行薪酬调整。</w:t>
      </w:r>
    </w:p>
    <w:p w14:paraId="232B2810">
      <w:pPr>
        <w:pStyle w:val="13"/>
        <w:numPr>
          <w:ilvl w:val="0"/>
          <w:numId w:val="1"/>
        </w:numPr>
        <w:spacing w:line="440" w:lineRule="exact"/>
        <w:ind w:left="0" w:firstLine="482"/>
        <w:rPr>
          <w:rFonts w:ascii="宋体" w:hAnsi="宋体" w:eastAsia="宋体"/>
          <w:b/>
          <w:sz w:val="24"/>
          <w:szCs w:val="24"/>
        </w:rPr>
      </w:pPr>
      <w:r>
        <w:rPr>
          <w:rFonts w:hint="eastAsia" w:ascii="宋体" w:hAnsi="宋体" w:eastAsia="宋体"/>
          <w:b/>
          <w:sz w:val="24"/>
          <w:szCs w:val="24"/>
        </w:rPr>
        <w:t>管培生定岗定薪按职务/职级生效时间应用。</w:t>
      </w:r>
    </w:p>
    <w:p w14:paraId="52CADF2C">
      <w:pPr>
        <w:pStyle w:val="13"/>
        <w:numPr>
          <w:ilvl w:val="0"/>
          <w:numId w:val="1"/>
        </w:numPr>
        <w:spacing w:line="440" w:lineRule="exact"/>
        <w:ind w:left="0" w:firstLine="482"/>
        <w:rPr>
          <w:rFonts w:ascii="宋体" w:hAnsi="宋体" w:eastAsia="宋体"/>
          <w:b/>
          <w:sz w:val="24"/>
          <w:szCs w:val="24"/>
        </w:rPr>
      </w:pPr>
      <w:r>
        <w:rPr>
          <w:rFonts w:hint="eastAsia" w:ascii="宋体" w:hAnsi="宋体" w:eastAsia="宋体"/>
          <w:b/>
          <w:sz w:val="24"/>
          <w:szCs w:val="24"/>
        </w:rPr>
        <w:t>管培生定岗定薪后各项薪酬管理规则按《薪酬管理制度》及其细则执行。</w:t>
      </w:r>
    </w:p>
    <w:p w14:paraId="7EB5AA61">
      <w:pPr>
        <w:spacing w:line="440" w:lineRule="exact"/>
        <w:rPr>
          <w:del w:id="15" w:author="咨询组" w:date="2025-10-24T14:11:10Z"/>
          <w:rFonts w:ascii="宋体" w:hAnsi="宋体" w:eastAsia="宋体"/>
          <w:sz w:val="24"/>
          <w:szCs w:val="24"/>
        </w:rPr>
      </w:pPr>
    </w:p>
    <w:p w14:paraId="13670353">
      <w:pPr>
        <w:spacing w:line="440" w:lineRule="exact"/>
        <w:ind w:firstLine="480" w:firstLineChars="200"/>
        <w:rPr>
          <w:del w:id="16" w:author="咨询组" w:date="2025-10-24T14:11:10Z"/>
          <w:rFonts w:ascii="宋体" w:hAnsi="宋体" w:eastAsia="宋体"/>
          <w:sz w:val="24"/>
          <w:szCs w:val="24"/>
        </w:rPr>
      </w:pPr>
      <w:del w:id="17" w:author="咨询组" w:date="2025-10-24T14:11:10Z">
        <w:r>
          <w:rPr>
            <w:rFonts w:hint="eastAsia" w:ascii="宋体" w:hAnsi="宋体" w:eastAsia="宋体"/>
            <w:sz w:val="24"/>
            <w:szCs w:val="24"/>
          </w:rPr>
          <w:delText>妥否，请领导批示。</w:delText>
        </w:r>
      </w:del>
    </w:p>
    <w:p w14:paraId="3BF50D5A">
      <w:pPr>
        <w:spacing w:line="440" w:lineRule="exact"/>
        <w:rPr>
          <w:del w:id="18" w:author="咨询组" w:date="2025-10-24T14:11:10Z"/>
          <w:rFonts w:ascii="宋体" w:hAnsi="宋体" w:eastAsia="宋体"/>
          <w:sz w:val="24"/>
          <w:szCs w:val="24"/>
        </w:rPr>
      </w:pPr>
    </w:p>
    <w:p w14:paraId="679FAF45">
      <w:pPr>
        <w:spacing w:line="440" w:lineRule="exact"/>
        <w:rPr>
          <w:del w:id="19" w:author="咨询组" w:date="2025-10-24T14:11:10Z"/>
          <w:rFonts w:ascii="宋体" w:hAnsi="宋体" w:eastAsia="宋体"/>
          <w:sz w:val="24"/>
          <w:szCs w:val="24"/>
        </w:rPr>
      </w:pPr>
    </w:p>
    <w:p w14:paraId="1B6D9D1F">
      <w:pPr>
        <w:spacing w:line="440" w:lineRule="exact"/>
        <w:rPr>
          <w:del w:id="20" w:author="咨询组" w:date="2025-10-24T14:11:10Z"/>
          <w:rFonts w:ascii="宋体" w:hAnsi="宋体" w:eastAsia="宋体" w:cs="Arial"/>
          <w:sz w:val="24"/>
          <w:szCs w:val="24"/>
        </w:rPr>
      </w:pPr>
    </w:p>
    <w:p w14:paraId="5B627898">
      <w:pPr>
        <w:pStyle w:val="13"/>
        <w:spacing w:line="440" w:lineRule="exact"/>
        <w:ind w:left="480" w:firstLine="0" w:firstLineChars="0"/>
        <w:rPr>
          <w:del w:id="21" w:author="咨询组" w:date="2025-10-24T14:11:10Z"/>
          <w:rFonts w:ascii="仿宋_GB2312" w:hAnsi="华文仿宋" w:eastAsia="仿宋_GB2312" w:cs="Arial"/>
          <w:sz w:val="32"/>
          <w:szCs w:val="32"/>
        </w:rPr>
      </w:pPr>
    </w:p>
    <w:p w14:paraId="331AA177">
      <w:pPr>
        <w:wordWrap w:val="0"/>
        <w:spacing w:line="440" w:lineRule="exact"/>
        <w:ind w:left="5460" w:leftChars="2600"/>
        <w:jc w:val="right"/>
        <w:rPr>
          <w:del w:id="22" w:author="咨询组" w:date="2025-10-24T14:11:10Z"/>
          <w:rFonts w:ascii="MS Song"/>
          <w:sz w:val="24"/>
          <w:szCs w:val="24"/>
        </w:rPr>
      </w:pPr>
      <w:del w:id="23" w:author="咨询组" w:date="2025-10-24T14:11:10Z">
        <w:r>
          <w:rPr>
            <w:rFonts w:hint="eastAsia" w:ascii="MS Song"/>
            <w:sz w:val="24"/>
            <w:szCs w:val="24"/>
          </w:rPr>
          <w:delText>华润啤酒（控股）有限公司</w:delText>
        </w:r>
      </w:del>
    </w:p>
    <w:p w14:paraId="458F6DFA">
      <w:pPr>
        <w:spacing w:line="440" w:lineRule="exact"/>
        <w:ind w:left="5460" w:leftChars="2600"/>
        <w:jc w:val="center"/>
        <w:rPr>
          <w:del w:id="24" w:author="咨询组" w:date="2025-10-24T14:11:10Z"/>
          <w:rFonts w:ascii="宋体" w:hAnsi="宋体" w:eastAsia="宋体" w:cs="Arial"/>
          <w:sz w:val="24"/>
          <w:szCs w:val="24"/>
        </w:rPr>
      </w:pPr>
      <w:del w:id="25" w:author="咨询组" w:date="2025-10-24T14:11:10Z">
        <w:r>
          <w:rPr>
            <w:rFonts w:ascii="MS Song"/>
            <w:sz w:val="24"/>
            <w:szCs w:val="24"/>
          </w:rPr>
          <w:delText xml:space="preserve">           </w:delText>
        </w:r>
      </w:del>
      <w:del w:id="26" w:author="咨询组" w:date="2025-10-24T14:11:10Z">
        <w:r>
          <w:rPr>
            <w:rFonts w:hint="eastAsia" w:ascii="MS Song"/>
            <w:sz w:val="24"/>
            <w:szCs w:val="24"/>
          </w:rPr>
          <w:delText>人力资源部</w:delText>
        </w:r>
      </w:del>
    </w:p>
    <w:p w14:paraId="72948973">
      <w:pPr>
        <w:spacing w:line="440" w:lineRule="exact"/>
        <w:ind w:left="5460" w:leftChars="2600"/>
        <w:jc w:val="center"/>
        <w:rPr>
          <w:rFonts w:ascii="宋体" w:hAnsi="宋体" w:eastAsia="宋体" w:cs="Arial"/>
          <w:sz w:val="24"/>
          <w:szCs w:val="24"/>
        </w:rPr>
      </w:pPr>
      <w:del w:id="27" w:author="咨询组" w:date="2025-10-24T14:11:10Z">
        <w:r>
          <w:rPr>
            <w:rFonts w:hint="eastAsia" w:ascii="宋体" w:hAnsi="宋体" w:eastAsia="宋体" w:cs="Arial"/>
            <w:sz w:val="24"/>
            <w:szCs w:val="24"/>
          </w:rPr>
          <w:delText xml:space="preserve"> </w:delText>
        </w:r>
      </w:del>
      <w:del w:id="28" w:author="咨询组" w:date="2025-10-24T14:11:10Z">
        <w:r>
          <w:rPr>
            <w:rFonts w:ascii="宋体" w:hAnsi="宋体" w:eastAsia="宋体" w:cs="Arial"/>
            <w:sz w:val="24"/>
            <w:szCs w:val="24"/>
          </w:rPr>
          <w:delText xml:space="preserve">         </w:delText>
        </w:r>
      </w:del>
      <w:del w:id="29" w:author="咨询组" w:date="2025-10-24T14:11:10Z">
        <w:r>
          <w:rPr>
            <w:rFonts w:hint="eastAsia" w:ascii="宋体" w:hAnsi="宋体" w:eastAsia="宋体" w:cs="Arial"/>
            <w:sz w:val="24"/>
            <w:szCs w:val="24"/>
          </w:rPr>
          <w:delText>二○二四年七月一日</w:delText>
        </w:r>
      </w:del>
    </w:p>
    <w:sectPr>
      <w:headerReference r:id="rId3" w:type="default"/>
      <w:pgSz w:w="11906" w:h="16838"/>
      <w:pgMar w:top="1701" w:right="1134" w:bottom="1134" w:left="1134" w:header="850" w:footer="124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MS Song">
    <w:altName w:val="宋体"/>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0821CA">
    <w:r>
      <w:rPr>
        <w:sz w:val="21"/>
      </w:rPr>
      <w:pict>
        <v:shape id="PowerPlusWaterMarkObject24177137" o:spid="_x0000_s4097" o:spt="136" type="#_x0000_t136" style="position:absolute;left:0pt;margin-left:533.85pt;margin-top:524.55pt;height:9pt;width:57pt;mso-position-horizontal-relative:margin;mso-position-vertical-relative:margin;rotation:-2949120f;z-index:-251654144;mso-width-relative:page;mso-height-relative:page;" fillcolor="#D9D9D9" filled="t" stroked="f" coordsize="21600,21600" adj="10800">
          <v:path/>
          <v:fill on="t" opacity="39321f" focussize="0,0"/>
          <v:stroke on="f"/>
          <v:imagedata o:title=""/>
          <o:lock v:ext="edit" aspectratio="t"/>
          <v:textpath on="t" fitshape="t" fitpath="t" trim="t" xscale="f" string="康健 2024-11-13" style="font-family:汉仪旗黑KW 55S;font-size:9pt;v-same-letter-heights:f;v-text-align:center;"/>
        </v:shape>
      </w:pict>
    </w:r>
    <w:r>
      <w:rPr>
        <w:sz w:val="21"/>
      </w:rPr>
      <w:pict>
        <v:shape id="PowerPlusWaterMarkObject21408392" o:spid="_x0000_s4102" o:spt="136" type="#_x0000_t136" style="position:absolute;left:0pt;margin-left:533.85pt;margin-top:319.25pt;height:9pt;width:57pt;mso-position-horizontal-relative:margin;mso-position-vertical-relative:margin;rotation:-2949120f;z-index:-251655168;mso-width-relative:page;mso-height-relative:page;" fillcolor="#D9D9D9" filled="t" stroked="f" coordsize="21600,21600" adj="10800">
          <v:path/>
          <v:fill on="t" opacity="39321f" focussize="0,0"/>
          <v:stroke on="f"/>
          <v:imagedata o:title=""/>
          <o:lock v:ext="edit" aspectratio="t"/>
          <v:textpath on="t" fitshape="t" fitpath="t" trim="t" xscale="f" string="康健 2024-11-13" style="font-family:汉仪旗黑KW 55S;font-size:9pt;v-same-letter-heights:f;v-text-align:center;"/>
        </v:shape>
      </w:pict>
    </w:r>
    <w:r>
      <w:rPr>
        <w:sz w:val="21"/>
      </w:rPr>
      <w:pict>
        <v:shape id="PowerPlusWaterMarkObject17318058" o:spid="_x0000_s4111" o:spt="136" type="#_x0000_t136" style="position:absolute;left:0pt;margin-left:533.85pt;margin-top:113.95pt;height:9pt;width:57pt;mso-position-horizontal-relative:margin;mso-position-vertical-relative:margin;rotation:-2949120f;z-index:-251656192;mso-width-relative:page;mso-height-relative:page;" fillcolor="#D9D9D9" filled="t" stroked="f" coordsize="21600,21600" adj="10800">
          <v:path/>
          <v:fill on="t" opacity="39321f" focussize="0,0"/>
          <v:stroke on="f"/>
          <v:imagedata o:title=""/>
          <o:lock v:ext="edit" aspectratio="t"/>
          <v:textpath on="t" fitshape="t" fitpath="t" trim="t" xscale="f" string="康健 2024-11-13" style="font-family:汉仪旗黑KW 55S;font-size:9pt;v-same-letter-heights:f;v-text-align:center;"/>
        </v:shape>
      </w:pict>
    </w:r>
    <w:r>
      <w:rPr>
        <w:sz w:val="21"/>
      </w:rPr>
      <w:pict>
        <v:shape id="PowerPlusWaterMarkObject11328902" o:spid="_x0000_s4123" o:spt="136" type="#_x0000_t136" style="position:absolute;left:0pt;margin-left:533.85pt;margin-top:-91.4pt;height:9pt;width:57pt;mso-position-horizontal-relative:margin;mso-position-vertical-relative:margin;rotation:-2949120f;z-index:-251657216;mso-width-relative:page;mso-height-relative:page;" fillcolor="#D9D9D9" filled="t" stroked="f" coordsize="21600,21600" adj="10800">
          <v:path/>
          <v:fill on="t" opacity="39321f" focussize="0,0"/>
          <v:stroke on="f"/>
          <v:imagedata o:title=""/>
          <o:lock v:ext="edit" aspectratio="t"/>
          <v:textpath on="t" fitshape="t" fitpath="t" trim="t" xscale="f" string="康健 2024-11-13" style="font-family:汉仪旗黑KW 55S;font-size:9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1B5CE5"/>
    <w:multiLevelType w:val="multilevel"/>
    <w:tmpl w:val="331B5CE5"/>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36895531"/>
    <w:multiLevelType w:val="multilevel"/>
    <w:tmpl w:val="36895531"/>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C6520AE"/>
    <w:multiLevelType w:val="multilevel"/>
    <w:tmpl w:val="3C6520AE"/>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3">
    <w:nsid w:val="461A177E"/>
    <w:multiLevelType w:val="multilevel"/>
    <w:tmpl w:val="461A177E"/>
    <w:lvl w:ilvl="0" w:tentative="0">
      <w:start w:val="1"/>
      <w:numFmt w:val="chineseCountingThousand"/>
      <w:lvlText w:val="%1、"/>
      <w:lvlJc w:val="left"/>
      <w:pPr>
        <w:ind w:left="900" w:hanging="420"/>
      </w:pPr>
      <w:rPr>
        <w:b/>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3"/>
  </w:num>
  <w:num w:numId="2">
    <w:abstractNumId w:val="2"/>
  </w:num>
  <w:num w:numId="3">
    <w:abstractNumId w:val="1"/>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105"/>
  <w:drawingGridHorizontalSpacing w:val="105"/>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4E61"/>
    <w:rsid w:val="000152BB"/>
    <w:rsid w:val="00016411"/>
    <w:rsid w:val="00027115"/>
    <w:rsid w:val="00041D4E"/>
    <w:rsid w:val="0005419E"/>
    <w:rsid w:val="000550E2"/>
    <w:rsid w:val="00057C9B"/>
    <w:rsid w:val="00076438"/>
    <w:rsid w:val="000844CE"/>
    <w:rsid w:val="00086B3F"/>
    <w:rsid w:val="000B3D77"/>
    <w:rsid w:val="000C7ADA"/>
    <w:rsid w:val="000D05FD"/>
    <w:rsid w:val="000D5A17"/>
    <w:rsid w:val="000D6F1D"/>
    <w:rsid w:val="000F47FB"/>
    <w:rsid w:val="001101CE"/>
    <w:rsid w:val="00112335"/>
    <w:rsid w:val="0013117D"/>
    <w:rsid w:val="0013295F"/>
    <w:rsid w:val="00154ED4"/>
    <w:rsid w:val="001618F9"/>
    <w:rsid w:val="00175FA6"/>
    <w:rsid w:val="00181409"/>
    <w:rsid w:val="00185802"/>
    <w:rsid w:val="001B14C7"/>
    <w:rsid w:val="001D05C4"/>
    <w:rsid w:val="001D3477"/>
    <w:rsid w:val="001F18C9"/>
    <w:rsid w:val="001F2CA6"/>
    <w:rsid w:val="001F3019"/>
    <w:rsid w:val="0020012F"/>
    <w:rsid w:val="00203392"/>
    <w:rsid w:val="00212ABF"/>
    <w:rsid w:val="0021534C"/>
    <w:rsid w:val="0021765C"/>
    <w:rsid w:val="00234004"/>
    <w:rsid w:val="00236308"/>
    <w:rsid w:val="002541D1"/>
    <w:rsid w:val="00256EA9"/>
    <w:rsid w:val="00261ADC"/>
    <w:rsid w:val="00266B19"/>
    <w:rsid w:val="0027588B"/>
    <w:rsid w:val="002811EA"/>
    <w:rsid w:val="00294340"/>
    <w:rsid w:val="002A2C74"/>
    <w:rsid w:val="002A59B9"/>
    <w:rsid w:val="002B1A89"/>
    <w:rsid w:val="002B49AD"/>
    <w:rsid w:val="002C4D51"/>
    <w:rsid w:val="002E5DD9"/>
    <w:rsid w:val="00331304"/>
    <w:rsid w:val="003354C8"/>
    <w:rsid w:val="0035456D"/>
    <w:rsid w:val="00364CD8"/>
    <w:rsid w:val="003722D9"/>
    <w:rsid w:val="003853B7"/>
    <w:rsid w:val="00387DD9"/>
    <w:rsid w:val="003943F0"/>
    <w:rsid w:val="00405075"/>
    <w:rsid w:val="00406099"/>
    <w:rsid w:val="0040779B"/>
    <w:rsid w:val="00425C06"/>
    <w:rsid w:val="00430891"/>
    <w:rsid w:val="00432505"/>
    <w:rsid w:val="00436B2E"/>
    <w:rsid w:val="00444243"/>
    <w:rsid w:val="00465CE5"/>
    <w:rsid w:val="00475AB7"/>
    <w:rsid w:val="00476A50"/>
    <w:rsid w:val="00477277"/>
    <w:rsid w:val="004914F8"/>
    <w:rsid w:val="00491D12"/>
    <w:rsid w:val="00497FC5"/>
    <w:rsid w:val="004D394E"/>
    <w:rsid w:val="005278CC"/>
    <w:rsid w:val="00540E8F"/>
    <w:rsid w:val="0055173F"/>
    <w:rsid w:val="005576D7"/>
    <w:rsid w:val="005673F0"/>
    <w:rsid w:val="005933F4"/>
    <w:rsid w:val="005B2A0D"/>
    <w:rsid w:val="005C5486"/>
    <w:rsid w:val="005D54B2"/>
    <w:rsid w:val="005E170F"/>
    <w:rsid w:val="005F1755"/>
    <w:rsid w:val="005F3F13"/>
    <w:rsid w:val="00606E2D"/>
    <w:rsid w:val="0061772A"/>
    <w:rsid w:val="006202DD"/>
    <w:rsid w:val="006207B6"/>
    <w:rsid w:val="00624E61"/>
    <w:rsid w:val="00634C8A"/>
    <w:rsid w:val="00647933"/>
    <w:rsid w:val="0065574E"/>
    <w:rsid w:val="006900EB"/>
    <w:rsid w:val="00692F4B"/>
    <w:rsid w:val="006C0C24"/>
    <w:rsid w:val="006C4B29"/>
    <w:rsid w:val="006D19CD"/>
    <w:rsid w:val="006D1FD6"/>
    <w:rsid w:val="006D4FDD"/>
    <w:rsid w:val="006E7CDA"/>
    <w:rsid w:val="00700839"/>
    <w:rsid w:val="007312CE"/>
    <w:rsid w:val="0073344A"/>
    <w:rsid w:val="00767B92"/>
    <w:rsid w:val="00772FF9"/>
    <w:rsid w:val="00782AC1"/>
    <w:rsid w:val="007B3071"/>
    <w:rsid w:val="007C52A3"/>
    <w:rsid w:val="007F59DA"/>
    <w:rsid w:val="00821435"/>
    <w:rsid w:val="008279D0"/>
    <w:rsid w:val="00835251"/>
    <w:rsid w:val="00840CE1"/>
    <w:rsid w:val="0084199A"/>
    <w:rsid w:val="00846536"/>
    <w:rsid w:val="00852991"/>
    <w:rsid w:val="00856947"/>
    <w:rsid w:val="00861272"/>
    <w:rsid w:val="0086644F"/>
    <w:rsid w:val="00874665"/>
    <w:rsid w:val="00881F35"/>
    <w:rsid w:val="008A0148"/>
    <w:rsid w:val="008A6867"/>
    <w:rsid w:val="008A73B6"/>
    <w:rsid w:val="008B029F"/>
    <w:rsid w:val="008B5BFF"/>
    <w:rsid w:val="008C037C"/>
    <w:rsid w:val="008C3138"/>
    <w:rsid w:val="008D0B15"/>
    <w:rsid w:val="008D7E7C"/>
    <w:rsid w:val="009312E7"/>
    <w:rsid w:val="00934D54"/>
    <w:rsid w:val="0093602D"/>
    <w:rsid w:val="009547E0"/>
    <w:rsid w:val="0097730B"/>
    <w:rsid w:val="00981F31"/>
    <w:rsid w:val="00993040"/>
    <w:rsid w:val="00993521"/>
    <w:rsid w:val="009B442B"/>
    <w:rsid w:val="009C1CB5"/>
    <w:rsid w:val="009C324F"/>
    <w:rsid w:val="009D0438"/>
    <w:rsid w:val="00A06401"/>
    <w:rsid w:val="00A1773C"/>
    <w:rsid w:val="00A24FE3"/>
    <w:rsid w:val="00A2777F"/>
    <w:rsid w:val="00A64C3D"/>
    <w:rsid w:val="00AB19F0"/>
    <w:rsid w:val="00AC352B"/>
    <w:rsid w:val="00AD3B6A"/>
    <w:rsid w:val="00B042AA"/>
    <w:rsid w:val="00B077E0"/>
    <w:rsid w:val="00B14A19"/>
    <w:rsid w:val="00B151D2"/>
    <w:rsid w:val="00B43961"/>
    <w:rsid w:val="00B5326E"/>
    <w:rsid w:val="00B63CC8"/>
    <w:rsid w:val="00B64C5C"/>
    <w:rsid w:val="00B73921"/>
    <w:rsid w:val="00B835B4"/>
    <w:rsid w:val="00B942FA"/>
    <w:rsid w:val="00BA387F"/>
    <w:rsid w:val="00BA4A4A"/>
    <w:rsid w:val="00BC3AFD"/>
    <w:rsid w:val="00BF08C3"/>
    <w:rsid w:val="00C045D2"/>
    <w:rsid w:val="00C14AFA"/>
    <w:rsid w:val="00C218E4"/>
    <w:rsid w:val="00C263D5"/>
    <w:rsid w:val="00C27F33"/>
    <w:rsid w:val="00C35CD0"/>
    <w:rsid w:val="00C40EB8"/>
    <w:rsid w:val="00C5556A"/>
    <w:rsid w:val="00C57D92"/>
    <w:rsid w:val="00C62E7A"/>
    <w:rsid w:val="00C67EF8"/>
    <w:rsid w:val="00C72F9D"/>
    <w:rsid w:val="00C764C8"/>
    <w:rsid w:val="00CA6408"/>
    <w:rsid w:val="00CC5545"/>
    <w:rsid w:val="00CD6689"/>
    <w:rsid w:val="00CF0B09"/>
    <w:rsid w:val="00CF4DA4"/>
    <w:rsid w:val="00D041D1"/>
    <w:rsid w:val="00D24ABF"/>
    <w:rsid w:val="00D4516E"/>
    <w:rsid w:val="00D66E4F"/>
    <w:rsid w:val="00D72A82"/>
    <w:rsid w:val="00D869B3"/>
    <w:rsid w:val="00DB072E"/>
    <w:rsid w:val="00DB3496"/>
    <w:rsid w:val="00DD3778"/>
    <w:rsid w:val="00DF20B8"/>
    <w:rsid w:val="00E12243"/>
    <w:rsid w:val="00E1561E"/>
    <w:rsid w:val="00E21703"/>
    <w:rsid w:val="00E50AF4"/>
    <w:rsid w:val="00E613BB"/>
    <w:rsid w:val="00E801F0"/>
    <w:rsid w:val="00E94069"/>
    <w:rsid w:val="00EB6A9A"/>
    <w:rsid w:val="00EC7A96"/>
    <w:rsid w:val="00ED7E12"/>
    <w:rsid w:val="00EE0F8A"/>
    <w:rsid w:val="00EF6C8D"/>
    <w:rsid w:val="00F00108"/>
    <w:rsid w:val="00F01B88"/>
    <w:rsid w:val="00F24D92"/>
    <w:rsid w:val="00F33D38"/>
    <w:rsid w:val="00F35C4A"/>
    <w:rsid w:val="00F50D60"/>
    <w:rsid w:val="00F50E28"/>
    <w:rsid w:val="00F56577"/>
    <w:rsid w:val="00F60CA9"/>
    <w:rsid w:val="00F6177B"/>
    <w:rsid w:val="00FA0340"/>
    <w:rsid w:val="00FA12C6"/>
    <w:rsid w:val="00FB096D"/>
    <w:rsid w:val="00FB2456"/>
    <w:rsid w:val="00FB4ADC"/>
    <w:rsid w:val="00FC32E1"/>
    <w:rsid w:val="00FC530E"/>
    <w:rsid w:val="00FD33EF"/>
    <w:rsid w:val="00FD50E0"/>
    <w:rsid w:val="00FD664F"/>
    <w:rsid w:val="00FE50E7"/>
    <w:rsid w:val="0B8F5EF8"/>
    <w:rsid w:val="0FD72C0C"/>
    <w:rsid w:val="2568347A"/>
    <w:rsid w:val="5A4C5C31"/>
    <w:rsid w:val="5FAD5D96"/>
    <w:rsid w:val="65294DCE"/>
    <w:rsid w:val="6F906A91"/>
    <w:rsid w:val="7F4F5BEF"/>
    <w:rsid w:val="F7DFE60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Title"/>
    <w:basedOn w:val="1"/>
    <w:next w:val="1"/>
    <w:link w:val="12"/>
    <w:qFormat/>
    <w:uiPriority w:val="10"/>
    <w:pPr>
      <w:spacing w:before="240" w:after="60"/>
      <w:jc w:val="center"/>
      <w:outlineLvl w:val="0"/>
    </w:pPr>
    <w:rPr>
      <w:rFonts w:eastAsia="宋体" w:asciiTheme="majorHAnsi" w:hAnsiTheme="majorHAnsi" w:cstheme="majorBidi"/>
      <w:b/>
      <w:bCs/>
      <w:sz w:val="32"/>
      <w:szCs w:val="32"/>
    </w:rPr>
  </w:style>
  <w:style w:type="table" w:styleId="7">
    <w:name w:val="Table Grid"/>
    <w:basedOn w:val="6"/>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9">
    <w:name w:val="页眉 字符"/>
    <w:basedOn w:val="8"/>
    <w:link w:val="4"/>
    <w:qFormat/>
    <w:uiPriority w:val="99"/>
    <w:rPr>
      <w:sz w:val="18"/>
      <w:szCs w:val="18"/>
    </w:rPr>
  </w:style>
  <w:style w:type="character" w:customStyle="1" w:styleId="10">
    <w:name w:val="页脚 字符"/>
    <w:basedOn w:val="8"/>
    <w:link w:val="3"/>
    <w:qFormat/>
    <w:uiPriority w:val="99"/>
    <w:rPr>
      <w:sz w:val="18"/>
      <w:szCs w:val="18"/>
    </w:rPr>
  </w:style>
  <w:style w:type="character" w:customStyle="1" w:styleId="11">
    <w:name w:val="批注框文本 字符"/>
    <w:basedOn w:val="8"/>
    <w:link w:val="2"/>
    <w:semiHidden/>
    <w:qFormat/>
    <w:uiPriority w:val="99"/>
    <w:rPr>
      <w:sz w:val="18"/>
      <w:szCs w:val="18"/>
    </w:rPr>
  </w:style>
  <w:style w:type="character" w:customStyle="1" w:styleId="12">
    <w:name w:val="标题 字符"/>
    <w:basedOn w:val="8"/>
    <w:link w:val="5"/>
    <w:qFormat/>
    <w:uiPriority w:val="10"/>
    <w:rPr>
      <w:rFonts w:eastAsia="宋体" w:asciiTheme="majorHAnsi" w:hAnsiTheme="majorHAnsi" w:cstheme="majorBidi"/>
      <w:b/>
      <w:bCs/>
      <w:sz w:val="32"/>
      <w:szCs w:val="32"/>
    </w:rPr>
  </w:style>
  <w:style w:type="paragraph" w:styleId="13">
    <w:name w:val="List Paragraph"/>
    <w:basedOn w:val="1"/>
    <w:qFormat/>
    <w:uiPriority w:val="99"/>
    <w:pPr>
      <w:ind w:firstLine="420" w:firstLineChars="200"/>
    </w:pPr>
  </w:style>
  <w:style w:type="paragraph" w:styleId="14">
    <w:name w:val="No Spacing"/>
    <w:qFormat/>
    <w:uiPriority w:val="1"/>
    <w:pPr>
      <w:widowControl w:val="0"/>
      <w:jc w:val="both"/>
    </w:pPr>
    <w:rPr>
      <w:rFonts w:asciiTheme="minorHAnsi" w:hAnsiTheme="minorHAnsi" w:eastAsiaTheme="minorEastAsia" w:cstheme="minorBidi"/>
      <w:kern w:val="2"/>
      <w:sz w:val="20"/>
      <w:szCs w:val="20"/>
      <w:lang w:val="en-US" w:eastAsia="zh-CN" w:bidi="ar-SA"/>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Info spid="_x0000_s4102"/>
    <customShpInfo spid="_x0000_s4111"/>
    <customShpInfo spid="_x0000_s412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144</Words>
  <Characters>826</Characters>
  <Lines>6</Lines>
  <Paragraphs>1</Paragraphs>
  <TotalTime>3</TotalTime>
  <ScaleCrop>false</ScaleCrop>
  <LinksUpToDate>false</LinksUpToDate>
  <CharactersWithSpaces>969</CharactersWithSpaces>
  <Application>WPS Office_12.8.2.19435_F1E327BC-269C-435d-A152-05C5408002CA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2017-08-24T16:14:00Z</dcterms:created>
  <dc:creator>许富生</dc:creator>
  <cp:lastModifiedBy>咨询组</cp:lastModifiedBy>
  <dcterms:modified xsi:type="dcterms:W3CDTF">2025-10-27T07:49:14Z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2052-12.8.2.19435</vt:lpwstr>
  </property>
  <property fmtid="{D5CDD505-2E9C-101B-9397-08002B2CF9AE}" pid="3" name="ICV">
    <vt:lpwstr>AAF1ACFAA3A146F0B3B8DF82042CA42D_12</vt:lpwstr>
  </property>
</Properties>
</file>
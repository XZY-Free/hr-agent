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FB45">
      <w:pPr>
        <w:jc w:val="center"/>
        <w:rPr>
          <w:rFonts w:hint="eastAsia" w:ascii="黑体" w:hAnsi="黑体" w:eastAsia="黑体" w:cs="宋体"/>
          <w:b w:val="0"/>
          <w:bCs w:val="0"/>
          <w:sz w:val="30"/>
          <w:szCs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宋体"/>
          <w:b w:val="0"/>
          <w:bCs w:val="0"/>
          <w:sz w:val="30"/>
          <w:szCs w:val="30"/>
          <w:highlight w:val="none"/>
          <w:u w:val="none"/>
        </w:rPr>
        <w:t>关于</w:t>
      </w:r>
      <w:r>
        <w:rPr>
          <w:rFonts w:hint="eastAsia" w:ascii="黑体" w:hAnsi="黑体" w:eastAsia="黑体" w:cs="宋体"/>
          <w:b w:val="0"/>
          <w:bCs w:val="0"/>
          <w:sz w:val="30"/>
          <w:szCs w:val="30"/>
          <w:highlight w:val="none"/>
          <w:u w:val="none"/>
          <w:lang w:val="en-US" w:eastAsia="zh-CN"/>
        </w:rPr>
        <w:t>进一步明确华润啤酒管培生薪酬福利政策的请示（华啤人力〔2026〕202号）</w:t>
      </w:r>
    </w:p>
    <w:p w14:paraId="5967344E">
      <w:pPr>
        <w:jc w:val="center"/>
        <w:rPr>
          <w:rFonts w:hint="default" w:ascii="黑体" w:hAnsi="黑体" w:eastAsia="黑体" w:cs="宋体"/>
          <w:b w:val="0"/>
          <w:bCs w:val="0"/>
          <w:sz w:val="30"/>
          <w:szCs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宋体"/>
          <w:b w:val="0"/>
          <w:bCs w:val="0"/>
          <w:sz w:val="30"/>
          <w:szCs w:val="30"/>
          <w:highlight w:val="none"/>
          <w:u w:val="none"/>
          <w:lang w:val="en-US" w:eastAsia="zh-CN"/>
        </w:rPr>
        <w:t>///</w:t>
      </w:r>
    </w:p>
    <w:p w14:paraId="7BDA6266">
      <w:pPr>
        <w:spacing w:before="249" w:beforeLines="80" w:line="440" w:lineRule="exact"/>
        <w:rPr>
          <w:del w:id="0" w:author="咨询组" w:date="2026-05-07T16:26:52Z"/>
          <w:rFonts w:ascii="宋体" w:hAnsi="宋体" w:eastAsia="宋体"/>
          <w:b w:val="0"/>
          <w:bCs w:val="0"/>
          <w:sz w:val="24"/>
          <w:szCs w:val="24"/>
          <w:highlight w:val="none"/>
        </w:rPr>
      </w:pPr>
      <w:del w:id="1" w:author="咨询组" w:date="2026-05-07T16:26:52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delText>花总</w:delText>
        </w:r>
      </w:del>
      <w:del w:id="2" w:author="咨询组" w:date="2026-05-07T16:26:52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</w:rPr>
          <w:delText>：</w:delText>
        </w:r>
      </w:del>
    </w:p>
    <w:p w14:paraId="13BDA0E8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根据《华润啤酒管培生体系优化方案》的落地反馈，结合华润啤酒实际管理需要，拟在优化方案的基础上，对华润啤酒管培生的薪酬福利政策，进一步补充明确如下：</w:t>
      </w:r>
    </w:p>
    <w:p w14:paraId="3BB95814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///</w:t>
      </w:r>
    </w:p>
    <w:p w14:paraId="42EAB086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一、管培生薪酬政策补充</w:t>
      </w:r>
    </w:p>
    <w:p w14:paraId="10F249F6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（一）明确管培生岗级</w:t>
      </w:r>
    </w:p>
    <w:p w14:paraId="0A8659AF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轮岗期间，管培生岗级统一为PC49；储备中层期间，储备中层适用中层副职岗级；定岗后，根据实际定岗情况，按照薪酬制度中的岗级确定规则执行。</w:t>
      </w:r>
    </w:p>
    <w:p w14:paraId="57333617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（二）管培生定岗总部调薪规则</w:t>
      </w:r>
      <w:bookmarkStart w:id="0" w:name="_GoBack"/>
      <w:bookmarkEnd w:id="0"/>
    </w:p>
    <w:p w14:paraId="4652F056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对于轮岗期满拟定岗总部的管培生，轮岗第三年末年度绩效达B及以上的，具备参加总部P5职级评定的资格，由所在单位开展职级评定（当年4月1日前完成），若评为P5，适用薪酬制度中职务晋级调薪规则，不受N档限制；未评为P5的按P4定岗，适用薪酬制度中平级调动的调薪规则。</w:t>
      </w:r>
    </w:p>
    <w:p w14:paraId="3CE7036C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（三）管培生退出定薪</w:t>
      </w:r>
    </w:p>
    <w:p w14:paraId="788A786C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退出管培生体系后，以定岗所在城市系数重新核算年度目标总现金。定岗P4/S4/O5及以上的，适用平级调动调薪规则；定岗P3/S3/O4及以下的，适用降级降薪规则。</w:t>
      </w:r>
    </w:p>
    <w:p w14:paraId="01DF773C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（四）23-24届管培生绩效调薪</w:t>
      </w:r>
    </w:p>
    <w:p w14:paraId="50DF0DFA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25年年度绩效达A及以上的23-24届管培生，予以绩效调薪，其中A+调薪10%，A调薪7%（1人评为A+，10人评为A），自2026年6月1日起生效。</w:t>
      </w:r>
    </w:p>
    <w:p w14:paraId="3E9E5A2C">
      <w:pPr>
        <w:keepNext w:val="0"/>
        <w:keepLines w:val="0"/>
        <w:widowControl w:val="0"/>
        <w:suppressLineNumbers w:val="0"/>
        <w:spacing w:before="0" w:beforeAutospacing="0" w:after="0" w:afterAutospacing="0" w:line="440" w:lineRule="exact"/>
        <w:ind w:left="0" w:right="0" w:firstLine="480" w:firstLineChars="200"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///</w:t>
      </w:r>
    </w:p>
    <w:p w14:paraId="290B143F">
      <w:pPr>
        <w:keepNext w:val="0"/>
        <w:keepLines w:val="0"/>
        <w:widowControl w:val="0"/>
        <w:suppressLineNumbers w:val="0"/>
        <w:spacing w:before="0" w:beforeAutospacing="0" w:after="0" w:afterAutospacing="0" w:line="440" w:lineRule="exact"/>
        <w:ind w:left="0" w:right="0" w:firstLine="480" w:firstLineChars="200"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二、管培生福利政策补充</w:t>
      </w:r>
    </w:p>
    <w:p w14:paraId="51FD576F">
      <w:pPr>
        <w:keepNext w:val="0"/>
        <w:keepLines w:val="0"/>
        <w:widowControl w:val="0"/>
        <w:suppressLineNumbers w:val="0"/>
        <w:spacing w:before="0" w:beforeAutospacing="0" w:after="0" w:afterAutospacing="0" w:line="440" w:lineRule="exact"/>
        <w:ind w:left="0" w:right="0" w:firstLine="48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（一）轮岗管培生享受异地周转住房仅需满足以下条件：</w:t>
      </w:r>
    </w:p>
    <w:p w14:paraId="1FC0393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440" w:lineRule="exact"/>
        <w:ind w:right="0" w:rightChars="0" w:firstLine="48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1.轮岗地在一线：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一线指工厂/营销中心。深圳、武汉事业部因组织架构调整，营销中心的人力、财务、销管、市场等职能已上收至事业部，因此在深圳、武汉事业部轮岗的管培生视同在一线轮岗。</w:t>
      </w:r>
    </w:p>
    <w:p w14:paraId="01E3837B">
      <w:pPr>
        <w:keepNext w:val="0"/>
        <w:keepLines w:val="0"/>
        <w:widowControl w:val="0"/>
        <w:suppressLineNumbers w:val="0"/>
        <w:spacing w:before="0" w:beforeAutospacing="0" w:after="0" w:afterAutospacing="0" w:line="440" w:lineRule="exact"/>
        <w:ind w:left="0" w:right="0" w:firstLine="48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2.轮岗地无自购房：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指管培生轮岗工作地点周边50公里范围内无自购房，自购房界定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按《异地工作人员管理办法》执行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。</w:t>
      </w:r>
    </w:p>
    <w:p w14:paraId="5FB64B3E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///</w:t>
      </w:r>
    </w:p>
    <w:p w14:paraId="75A7D57C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（二）定岗总部的管培生住宿政策</w:t>
      </w:r>
    </w:p>
    <w:p w14:paraId="3D76380A">
      <w:pPr>
        <w:keepNext w:val="0"/>
        <w:keepLines w:val="0"/>
        <w:widowControl w:val="0"/>
        <w:suppressLineNumbers w:val="0"/>
        <w:spacing w:before="0" w:beforeAutospacing="0" w:after="0" w:afterAutospacing="0" w:line="440" w:lineRule="exact"/>
        <w:ind w:left="0" w:right="0" w:firstLine="480" w:firstLineChars="200"/>
        <w:jc w:val="both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未来定岗总部的管培生，如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符合总部搬迁身份，且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工作地无自购房的，自定岗生效日起，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提供“雪花阁”宿舍，其中定岗P4/S4及以下的，居住C户型，定岗P5/S5的，居住B户型。工作地有自购房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的，不提供宿舍。</w:t>
      </w:r>
    </w:p>
    <w:p w14:paraId="3D308546">
      <w:pPr>
        <w:keepNext w:val="0"/>
        <w:keepLines w:val="0"/>
        <w:widowControl w:val="0"/>
        <w:suppressLineNumbers w:val="0"/>
        <w:spacing w:before="0" w:beforeAutospacing="0" w:after="0" w:afterAutospacing="0" w:line="440" w:lineRule="exact"/>
        <w:ind w:right="0" w:firstLine="480" w:firstLineChars="200"/>
        <w:jc w:val="both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其他未尽事宜，按照《华润啤酒管培生体系优化方案》《华润啤酒经理级及基层薪酬管理细则》《华润啤酒异地工作人员管理办法》《</w:t>
      </w:r>
      <w:r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关于经理级及同等职级员工租房补贴方式调整的通知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》《关于下发华润啤酒深圳总部宿舍使用管理方案的通知》执行。</w:t>
      </w:r>
    </w:p>
    <w:p w14:paraId="5E8EA5D2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70A1D6C8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///</w:t>
      </w:r>
    </w:p>
    <w:p w14:paraId="47BED190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妥否，请领导批示！</w:t>
      </w:r>
    </w:p>
    <w:p w14:paraId="0B7C5584">
      <w:pPr>
        <w:spacing w:line="440" w:lineRule="exact"/>
        <w:ind w:firstLine="480" w:firstLineChars="20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7B5E64A8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68913549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DEE5DBD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55C6C6C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4B2F8D87">
      <w:pPr>
        <w:spacing w:line="360" w:lineRule="auto"/>
        <w:ind w:left="420"/>
        <w:jc w:val="right"/>
        <w:rPr>
          <w:rFonts w:ascii="宋体" w:hAnsi="宋体" w:eastAsia="宋体" w:cs="宋体"/>
          <w:b w:val="0"/>
          <w:bCs w:val="0"/>
          <w:sz w:val="24"/>
          <w:highlight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highlight w:val="none"/>
        </w:rPr>
        <w:t>华润啤酒（控股）有限公司</w:t>
      </w:r>
    </w:p>
    <w:p w14:paraId="0FA18597">
      <w:pPr>
        <w:spacing w:line="360" w:lineRule="auto"/>
        <w:ind w:left="420" w:firstLine="7200" w:firstLineChars="3000"/>
        <w:jc w:val="both"/>
        <w:rPr>
          <w:rFonts w:ascii="宋体" w:hAnsi="宋体" w:eastAsia="宋体" w:cs="宋体"/>
          <w:b w:val="0"/>
          <w:bCs w:val="0"/>
          <w:sz w:val="24"/>
          <w:highlight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highlight w:val="none"/>
        </w:rPr>
        <w:t>人力资源部</w:t>
      </w:r>
    </w:p>
    <w:p w14:paraId="66596C9A">
      <w:pPr>
        <w:spacing w:line="360" w:lineRule="auto"/>
        <w:ind w:left="420"/>
        <w:jc w:val="right"/>
        <w:rPr>
          <w:rFonts w:hint="eastAsia" w:ascii="黑体" w:hAnsi="黑体" w:eastAsia="黑体" w:cs="Arial"/>
          <w:b w:val="0"/>
          <w:bCs w:val="0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highlight w:val="none"/>
        </w:rPr>
        <w:t>二○二</w:t>
      </w:r>
      <w:r>
        <w:rPr>
          <w:rFonts w:hint="eastAsia" w:ascii="宋体" w:hAnsi="宋体" w:eastAsia="宋体" w:cs="宋体"/>
          <w:b w:val="0"/>
          <w:bCs w:val="0"/>
          <w:sz w:val="24"/>
          <w:highlight w:val="none"/>
          <w:lang w:val="en-US" w:eastAsia="zh-CN"/>
        </w:rPr>
        <w:t>六</w:t>
      </w:r>
      <w:r>
        <w:rPr>
          <w:rFonts w:hint="eastAsia" w:ascii="宋体" w:hAnsi="宋体" w:eastAsia="宋体" w:cs="宋体"/>
          <w:b w:val="0"/>
          <w:bCs w:val="0"/>
          <w:sz w:val="24"/>
          <w:highlight w:val="none"/>
        </w:rPr>
        <w:t>年</w:t>
      </w:r>
      <w:r>
        <w:rPr>
          <w:rFonts w:hint="eastAsia" w:ascii="宋体" w:hAnsi="宋体" w:eastAsia="宋体" w:cs="宋体"/>
          <w:b w:val="0"/>
          <w:bCs w:val="0"/>
          <w:sz w:val="24"/>
          <w:highlight w:val="none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 w:val="0"/>
          <w:sz w:val="24"/>
          <w:highlight w:val="none"/>
        </w:rPr>
        <w:t>月</w:t>
      </w:r>
      <w:r>
        <w:rPr>
          <w:rFonts w:hint="eastAsia" w:ascii="宋体" w:hAnsi="宋体" w:eastAsia="宋体" w:cs="宋体"/>
          <w:b w:val="0"/>
          <w:bCs w:val="0"/>
          <w:sz w:val="24"/>
          <w:highlight w:val="none"/>
          <w:lang w:val="en-US" w:eastAsia="zh-CN"/>
        </w:rPr>
        <w:t>二十一</w:t>
      </w:r>
      <w:r>
        <w:rPr>
          <w:rFonts w:hint="eastAsia" w:ascii="宋体" w:hAnsi="宋体" w:eastAsia="宋体" w:cs="宋体"/>
          <w:b w:val="0"/>
          <w:bCs w:val="0"/>
          <w:sz w:val="24"/>
          <w:highlight w:val="none"/>
        </w:rPr>
        <w:t>日</w:t>
      </w:r>
    </w:p>
    <w:p w14:paraId="5E96E038">
      <w:pPr>
        <w:rPr>
          <w:b w:val="0"/>
          <w:bCs w:val="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86438446"/>
      <w:docPartObj>
        <w:docPartGallery w:val="autotext"/>
      </w:docPartObj>
    </w:sdtPr>
    <w:sdtEndPr>
      <w:rPr>
        <w:sz w:val="20"/>
        <w:szCs w:val="20"/>
      </w:rPr>
    </w:sdtEndPr>
    <w:sdtContent>
      <w:p w14:paraId="107C8C02">
        <w:pPr>
          <w:pStyle w:val="4"/>
          <w:jc w:val="right"/>
        </w:pPr>
      </w:p>
    </w:sdtContent>
  </w:sdt>
  <w:p w14:paraId="2E0039D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1F550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544DC"/>
    <w:rsid w:val="0E390BE2"/>
    <w:rsid w:val="32D571ED"/>
    <w:rsid w:val="3A3D2D97"/>
    <w:rsid w:val="3EE544DC"/>
    <w:rsid w:val="489B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批注框文本 字符"/>
    <w:basedOn w:val="10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标题 字符"/>
    <w:basedOn w:val="10"/>
    <w:link w:val="7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styleId="1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0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2026-05-07T08:24:00Z</dcterms:created>
  <dc:creator>咨询组</dc:creator>
  <cp:lastModifiedBy>咨询组</cp:lastModifiedBy>
  <dcterms:modified xsi:type="dcterms:W3CDTF">2026-05-07T08:33:22Z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B664EFCC6C8F4DA6952972D29D7F0CF1_11</vt:lpwstr>
  </property>
</Properties>
</file>
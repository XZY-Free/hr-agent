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86F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center"/>
        <w:rPr>
          <w:rFonts w:hint="eastAsia" w:ascii="华文中宋" w:hAnsi="华文中宋" w:eastAsia="华文中宋" w:cs="华文中宋"/>
          <w:sz w:val="24"/>
          <w:szCs w:val="24"/>
          <w:lang w:eastAsia="zh-CN"/>
        </w:rPr>
      </w:pPr>
      <w:bookmarkStart w:id="0" w:name="_bookmark1"/>
      <w:bookmarkEnd w:id="0"/>
      <w:r>
        <w:rPr>
          <w:rFonts w:ascii="华文中宋" w:hAnsi="华文中宋" w:eastAsia="华文中宋" w:cs="华文中宋"/>
          <w:spacing w:val="-1"/>
          <w:sz w:val="36"/>
          <w:szCs w:val="36"/>
        </w:rPr>
        <w:t>华润啤酒干部及专业总监薪酬管</w:t>
      </w:r>
      <w:r>
        <w:rPr>
          <w:rFonts w:ascii="华文中宋" w:hAnsi="华文中宋" w:eastAsia="华文中宋" w:cs="华文中宋"/>
          <w:sz w:val="36"/>
          <w:szCs w:val="36"/>
        </w:rPr>
        <w:t>理</w:t>
      </w:r>
      <w:r>
        <w:rPr>
          <w:rFonts w:hint="eastAsia" w:ascii="华文中宋" w:hAnsi="华文中宋" w:eastAsia="华文中宋" w:cs="华文中宋"/>
          <w:sz w:val="36"/>
          <w:szCs w:val="36"/>
          <w:lang w:val="en-US" w:eastAsia="zh-CN"/>
        </w:rPr>
        <w:t>细则</w:t>
      </w:r>
      <w:r>
        <w:rPr>
          <w:rFonts w:hint="eastAsia" w:ascii="华文中宋" w:hAnsi="华文中宋" w:eastAsia="华文中宋" w:cs="华文中宋"/>
          <w:sz w:val="24"/>
          <w:szCs w:val="24"/>
          <w:lang w:eastAsia="zh-CN"/>
        </w:rPr>
        <w:t>（华啤C03-13-人力23A）</w:t>
      </w:r>
    </w:p>
    <w:p w14:paraId="53290A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jc w:val="center"/>
        <w:textAlignment w:val="baseline"/>
        <w:rPr>
          <w:rFonts w:ascii="黑体" w:hAnsi="黑体" w:eastAsia="黑体" w:cs="黑体"/>
          <w:sz w:val="31"/>
          <w:szCs w:val="31"/>
        </w:rPr>
      </w:pPr>
      <w:r>
        <w:rPr>
          <w:rFonts w:ascii="黑体" w:hAnsi="黑体" w:eastAsia="黑体" w:cs="黑体"/>
          <w:spacing w:val="7"/>
          <w:sz w:val="31"/>
          <w:szCs w:val="31"/>
        </w:rPr>
        <w:t>第一章</w:t>
      </w:r>
      <w:r>
        <w:rPr>
          <w:rFonts w:hint="eastAsia" w:ascii="黑体" w:hAnsi="黑体" w:eastAsia="黑体" w:cs="黑体"/>
          <w:spacing w:val="7"/>
          <w:sz w:val="31"/>
          <w:szCs w:val="31"/>
          <w:lang w:val="en-US" w:eastAsia="zh-CN"/>
        </w:rPr>
        <w:t xml:space="preserve"> </w:t>
      </w:r>
      <w:r>
        <w:rPr>
          <w:rFonts w:ascii="黑体" w:hAnsi="黑体" w:eastAsia="黑体" w:cs="黑体"/>
          <w:spacing w:val="7"/>
          <w:sz w:val="31"/>
          <w:szCs w:val="31"/>
        </w:rPr>
        <w:t>总</w:t>
      </w:r>
      <w:r>
        <w:rPr>
          <w:rFonts w:ascii="黑体" w:hAnsi="黑体" w:eastAsia="黑体" w:cs="黑体"/>
          <w:spacing w:val="6"/>
          <w:sz w:val="31"/>
          <w:szCs w:val="31"/>
        </w:rPr>
        <w:t>则</w:t>
      </w:r>
    </w:p>
    <w:p w14:paraId="7BB39F6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rPr>
          <w:del w:id="0" w:author="咨询组" w:date="2025-10-16T13:54:57Z"/>
          <w:rFonts w:ascii="仿宋" w:hAnsi="仿宋" w:eastAsia="仿宋" w:cs="仿宋"/>
          <w:sz w:val="31"/>
          <w:szCs w:val="31"/>
        </w:rPr>
      </w:pPr>
      <w:del w:id="1" w:author="咨询组" w:date="2025-10-16T13:54:57Z">
        <w:r>
          <w:rPr>
            <w:rFonts w:ascii="黑体" w:hAnsi="黑体" w:eastAsia="黑体" w:cs="黑体"/>
            <w:spacing w:val="14"/>
            <w:sz w:val="31"/>
            <w:szCs w:val="31"/>
          </w:rPr>
          <w:delText>第</w:delText>
        </w:r>
      </w:del>
      <w:del w:id="2" w:author="咨询组" w:date="2025-10-16T13:54:57Z">
        <w:r>
          <w:rPr>
            <w:rFonts w:ascii="黑体" w:hAnsi="黑体" w:eastAsia="黑体" w:cs="黑体"/>
            <w:spacing w:val="13"/>
            <w:sz w:val="31"/>
            <w:szCs w:val="31"/>
          </w:rPr>
          <w:delText>一</w:delText>
        </w:r>
      </w:del>
      <w:del w:id="3" w:author="咨询组" w:date="2025-10-16T13:54:57Z">
        <w:r>
          <w:rPr>
            <w:rFonts w:ascii="黑体" w:hAnsi="黑体" w:eastAsia="黑体" w:cs="黑体"/>
            <w:spacing w:val="7"/>
            <w:sz w:val="31"/>
            <w:szCs w:val="31"/>
          </w:rPr>
          <w:delText xml:space="preserve">条 </w:delText>
        </w:r>
      </w:del>
      <w:del w:id="4" w:author="咨询组" w:date="2025-10-16T13:54:57Z">
        <w:r>
          <w:rPr>
            <w:rFonts w:ascii="仿宋" w:hAnsi="仿宋" w:eastAsia="仿宋" w:cs="仿宋"/>
            <w:spacing w:val="7"/>
            <w:sz w:val="31"/>
            <w:szCs w:val="31"/>
          </w:rPr>
          <w:delText>为规范华润啤酒干部及专业总监薪酬管理机制，结合</w:delText>
        </w:r>
      </w:del>
      <w:del w:id="5" w:author="咨询组" w:date="2025-10-16T13:54:57Z">
        <w:r>
          <w:rPr>
            <w:rFonts w:ascii="仿宋" w:hAnsi="仿宋" w:eastAsia="仿宋" w:cs="仿宋"/>
            <w:spacing w:val="11"/>
            <w:sz w:val="31"/>
            <w:szCs w:val="31"/>
          </w:rPr>
          <w:delText>华</w:delText>
        </w:r>
      </w:del>
      <w:del w:id="6" w:author="咨询组" w:date="2025-10-16T13:54:57Z">
        <w:r>
          <w:rPr>
            <w:rFonts w:ascii="仿宋" w:hAnsi="仿宋" w:eastAsia="仿宋" w:cs="仿宋"/>
            <w:spacing w:val="7"/>
            <w:sz w:val="31"/>
            <w:szCs w:val="31"/>
          </w:rPr>
          <w:delText>润啤酒实际，制订本细则。</w:delText>
        </w:r>
      </w:del>
    </w:p>
    <w:p w14:paraId="55E758D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4" w:firstLineChars="200"/>
        <w:textAlignment w:val="baseline"/>
        <w:rPr>
          <w:rFonts w:ascii="仿宋" w:hAnsi="仿宋" w:eastAsia="仿宋" w:cs="仿宋"/>
          <w:sz w:val="31"/>
          <w:szCs w:val="31"/>
        </w:rPr>
      </w:pPr>
      <w:r>
        <w:rPr>
          <w:rFonts w:ascii="黑体" w:hAnsi="黑体" w:eastAsia="黑体" w:cs="黑体"/>
          <w:spacing w:val="11"/>
          <w:sz w:val="31"/>
          <w:szCs w:val="31"/>
        </w:rPr>
        <w:t>第二条</w:t>
      </w:r>
      <w:r>
        <w:rPr>
          <w:rFonts w:hint="eastAsia" w:ascii="黑体" w:hAnsi="黑体" w:eastAsia="黑体" w:cs="黑体"/>
          <w:spacing w:val="11"/>
          <w:sz w:val="31"/>
          <w:szCs w:val="31"/>
          <w:lang w:val="en-US" w:eastAsia="zh-CN"/>
        </w:rPr>
        <w:t xml:space="preserve"> </w:t>
      </w:r>
      <w:del w:id="7" w:author="咨询组" w:date="2025-11-12T10:19:22Z">
        <w:r>
          <w:rPr>
            <w:rFonts w:hint="eastAsia" w:ascii="仿宋" w:hAnsi="仿宋" w:eastAsia="仿宋" w:cs="仿宋"/>
            <w:spacing w:val="2"/>
            <w:sz w:val="31"/>
            <w:szCs w:val="31"/>
            <w:lang w:eastAsia="zh-CN"/>
          </w:rPr>
          <w:delText>本细则</w:delText>
        </w:r>
      </w:del>
      <w:ins w:id="8" w:author="咨询组" w:date="2025-11-12T10:19:22Z">
        <w:r>
          <w:rPr>
            <w:rFonts w:hint="eastAsia" w:ascii="仿宋" w:hAnsi="仿宋" w:eastAsia="仿宋" w:cs="仿宋"/>
            <w:spacing w:val="2"/>
            <w:sz w:val="31"/>
            <w:szCs w:val="31"/>
            <w:lang w:eastAsia="zh-CN"/>
          </w:rPr>
          <w:t>《</w:t>
        </w:r>
      </w:ins>
      <w:ins w:id="9" w:author="咨询组" w:date="2025-11-12T10:19:23Z">
        <w:r>
          <w:rPr>
            <w:rFonts w:hint="eastAsia" w:ascii="仿宋" w:hAnsi="仿宋" w:eastAsia="仿宋" w:cs="仿宋"/>
            <w:spacing w:val="2"/>
            <w:sz w:val="31"/>
            <w:szCs w:val="31"/>
            <w:lang w:val="en-US" w:eastAsia="zh-CN"/>
          </w:rPr>
          <w:t>华润</w:t>
        </w:r>
      </w:ins>
      <w:ins w:id="10" w:author="咨询组" w:date="2025-11-12T10:19:26Z">
        <w:r>
          <w:rPr>
            <w:rFonts w:hint="eastAsia" w:ascii="仿宋" w:hAnsi="仿宋" w:eastAsia="仿宋" w:cs="仿宋"/>
            <w:spacing w:val="2"/>
            <w:sz w:val="31"/>
            <w:szCs w:val="31"/>
            <w:lang w:val="en-US" w:eastAsia="zh-CN"/>
          </w:rPr>
          <w:t>啤酒</w:t>
        </w:r>
      </w:ins>
      <w:ins w:id="11" w:author="咨询组" w:date="2025-11-12T10:19:27Z">
        <w:r>
          <w:rPr>
            <w:rFonts w:hint="eastAsia" w:ascii="仿宋" w:hAnsi="仿宋" w:eastAsia="仿宋" w:cs="仿宋"/>
            <w:spacing w:val="2"/>
            <w:sz w:val="31"/>
            <w:szCs w:val="31"/>
            <w:lang w:val="en-US" w:eastAsia="zh-CN"/>
          </w:rPr>
          <w:t>干部</w:t>
        </w:r>
      </w:ins>
      <w:ins w:id="12" w:author="咨询组" w:date="2025-11-12T10:19:29Z">
        <w:r>
          <w:rPr>
            <w:rFonts w:hint="eastAsia" w:ascii="仿宋" w:hAnsi="仿宋" w:eastAsia="仿宋" w:cs="仿宋"/>
            <w:spacing w:val="2"/>
            <w:sz w:val="31"/>
            <w:szCs w:val="31"/>
            <w:lang w:val="en-US" w:eastAsia="zh-CN"/>
          </w:rPr>
          <w:t>及</w:t>
        </w:r>
      </w:ins>
      <w:ins w:id="13" w:author="咨询组" w:date="2025-11-12T10:19:30Z">
        <w:r>
          <w:rPr>
            <w:rFonts w:hint="eastAsia" w:ascii="仿宋" w:hAnsi="仿宋" w:eastAsia="仿宋" w:cs="仿宋"/>
            <w:spacing w:val="2"/>
            <w:sz w:val="31"/>
            <w:szCs w:val="31"/>
            <w:lang w:val="en-US" w:eastAsia="zh-CN"/>
          </w:rPr>
          <w:t>专业</w:t>
        </w:r>
      </w:ins>
      <w:ins w:id="14" w:author="咨询组" w:date="2025-11-12T10:19:33Z">
        <w:r>
          <w:rPr>
            <w:rFonts w:hint="eastAsia" w:ascii="仿宋" w:hAnsi="仿宋" w:eastAsia="仿宋" w:cs="仿宋"/>
            <w:spacing w:val="2"/>
            <w:sz w:val="31"/>
            <w:szCs w:val="31"/>
            <w:lang w:val="en-US" w:eastAsia="zh-CN"/>
          </w:rPr>
          <w:t>总监</w:t>
        </w:r>
      </w:ins>
      <w:ins w:id="15" w:author="咨询组" w:date="2025-11-12T10:19:34Z">
        <w:r>
          <w:rPr>
            <w:rFonts w:hint="eastAsia" w:ascii="仿宋" w:hAnsi="仿宋" w:eastAsia="仿宋" w:cs="仿宋"/>
            <w:spacing w:val="2"/>
            <w:sz w:val="31"/>
            <w:szCs w:val="31"/>
            <w:lang w:val="en-US" w:eastAsia="zh-CN"/>
          </w:rPr>
          <w:t>薪酬</w:t>
        </w:r>
      </w:ins>
      <w:ins w:id="16" w:author="咨询组" w:date="2025-11-12T10:19:39Z">
        <w:r>
          <w:rPr>
            <w:rFonts w:hint="eastAsia" w:ascii="仿宋" w:hAnsi="仿宋" w:eastAsia="仿宋" w:cs="仿宋"/>
            <w:spacing w:val="2"/>
            <w:sz w:val="31"/>
            <w:szCs w:val="31"/>
            <w:lang w:val="en-US" w:eastAsia="zh-CN"/>
          </w:rPr>
          <w:t>管理</w:t>
        </w:r>
      </w:ins>
      <w:ins w:id="17" w:author="咨询组" w:date="2025-11-12T10:19:40Z">
        <w:r>
          <w:rPr>
            <w:rFonts w:hint="eastAsia" w:ascii="仿宋" w:hAnsi="仿宋" w:eastAsia="仿宋" w:cs="仿宋"/>
            <w:spacing w:val="2"/>
            <w:sz w:val="31"/>
            <w:szCs w:val="31"/>
            <w:lang w:val="en-US" w:eastAsia="zh-CN"/>
          </w:rPr>
          <w:t>细则</w:t>
        </w:r>
      </w:ins>
      <w:ins w:id="18" w:author="咨询组" w:date="2025-11-12T10:19:41Z">
        <w:r>
          <w:rPr>
            <w:rFonts w:hint="eastAsia" w:ascii="仿宋" w:hAnsi="仿宋" w:eastAsia="仿宋" w:cs="仿宋"/>
            <w:spacing w:val="2"/>
            <w:sz w:val="31"/>
            <w:szCs w:val="31"/>
            <w:lang w:val="en-US" w:eastAsia="zh-CN"/>
          </w:rPr>
          <w:t>》</w:t>
        </w:r>
      </w:ins>
      <w:r>
        <w:rPr>
          <w:rFonts w:hint="eastAsia" w:ascii="仿宋" w:hAnsi="仿宋" w:eastAsia="仿宋" w:cs="仿宋"/>
          <w:spacing w:val="2"/>
          <w:sz w:val="31"/>
          <w:szCs w:val="31"/>
          <w:lang w:eastAsia="zh-CN"/>
        </w:rPr>
        <w:t>适用于华润啤酒（控股）有限公司及其下属各级子公司、分公司各级干部岗、P6/P7专业总监、P7/P8专业岗员工，不含华润集团直管干部。</w:t>
      </w:r>
    </w:p>
    <w:p w14:paraId="48F8B4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ascii="仿宋" w:hAnsi="仿宋" w:eastAsia="仿宋" w:cs="仿宋"/>
          <w:sz w:val="31"/>
          <w:szCs w:val="31"/>
        </w:rPr>
      </w:pPr>
      <w:r>
        <w:rPr>
          <w:rFonts w:ascii="黑体" w:hAnsi="黑体" w:eastAsia="黑体" w:cs="黑体"/>
          <w:spacing w:val="8"/>
          <w:sz w:val="31"/>
          <w:szCs w:val="31"/>
        </w:rPr>
        <w:t>第三条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术语及定</w:t>
      </w:r>
      <w:r>
        <w:rPr>
          <w:rFonts w:ascii="仿宋" w:hAnsi="仿宋" w:eastAsia="仿宋" w:cs="仿宋"/>
          <w:spacing w:val="7"/>
          <w:sz w:val="31"/>
          <w:szCs w:val="31"/>
        </w:rPr>
        <w:t>义</w:t>
      </w:r>
    </w:p>
    <w:p w14:paraId="42E0517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（一）年度目标总现金由基本工资、目标季度奖金、目标年终奖构成。</w:t>
      </w:r>
    </w:p>
    <w:p w14:paraId="3B41A3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（二）职级包括管理类职级、专业类职级，职级对应关系表是判断异动类型的重要依据。</w:t>
      </w:r>
    </w:p>
    <w:p w14:paraId="076E979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（三）跨业务单元调动指自华润集团其他业务单元调动至华润啤酒，如华润怡宝调动至华润啤酒。</w:t>
      </w:r>
    </w:p>
    <w:p w14:paraId="21BA40B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bookmarkStart w:id="1" w:name="_bookmark2"/>
      <w:bookmarkEnd w:id="1"/>
      <w:r>
        <w:rPr>
          <w:rFonts w:hint="eastAsia" w:ascii="仿宋" w:hAnsi="仿宋" w:eastAsia="仿宋" w:cs="仿宋"/>
          <w:spacing w:val="2"/>
          <w:sz w:val="31"/>
          <w:szCs w:val="31"/>
          <w:lang w:eastAsia="zh-CN"/>
        </w:rPr>
        <w:t>（四）职务晋升/下降指对应管理类岗位职级的晋升或下降。</w:t>
      </w:r>
    </w:p>
    <w:p w14:paraId="3792731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0" w:firstLineChars="0"/>
        <w:jc w:val="center"/>
        <w:textAlignment w:val="baseline"/>
        <w:rPr>
          <w:rFonts w:ascii="黑体" w:hAnsi="黑体" w:eastAsia="黑体" w:cs="黑体"/>
          <w:sz w:val="31"/>
          <w:szCs w:val="31"/>
        </w:rPr>
      </w:pPr>
      <w:r>
        <w:rPr>
          <w:rFonts w:ascii="黑体" w:hAnsi="黑体" w:eastAsia="黑体" w:cs="黑体"/>
          <w:spacing w:val="8"/>
          <w:sz w:val="31"/>
          <w:szCs w:val="31"/>
        </w:rPr>
        <w:t>第二章</w:t>
      </w:r>
      <w:r>
        <w:rPr>
          <w:rFonts w:hint="eastAsia" w:ascii="黑体" w:hAnsi="黑体" w:eastAsia="黑体" w:cs="黑体"/>
          <w:spacing w:val="8"/>
          <w:sz w:val="31"/>
          <w:szCs w:val="31"/>
          <w:lang w:val="en-US" w:eastAsia="zh-CN"/>
        </w:rPr>
        <w:t xml:space="preserve"> </w:t>
      </w:r>
      <w:r>
        <w:rPr>
          <w:rFonts w:ascii="黑体" w:hAnsi="黑体" w:eastAsia="黑体" w:cs="黑体"/>
          <w:spacing w:val="8"/>
          <w:sz w:val="31"/>
          <w:szCs w:val="31"/>
        </w:rPr>
        <w:t>薪酬管理细则</w:t>
      </w:r>
    </w:p>
    <w:p w14:paraId="02D7A9C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ascii="黑体" w:hAnsi="黑体" w:eastAsia="黑体" w:cs="黑体"/>
          <w:spacing w:val="2"/>
          <w:sz w:val="31"/>
          <w:szCs w:val="31"/>
        </w:rPr>
        <w:t>第四条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华润啤酒薪酬管理采用年度目标总现金薪酬对标，结构化管理的方法。干部及专业总监入职、异动先确定总现金薪酬，再</w:t>
      </w:r>
      <w:del w:id="19" w:author="咨询组" w:date="2025-10-16T13:56:25Z">
        <w:r>
          <w:rPr>
            <w:rFonts w:hint="eastAsia" w:ascii="仿宋" w:hAnsi="仿宋" w:eastAsia="仿宋" w:cs="仿宋"/>
            <w:spacing w:val="2"/>
            <w:sz w:val="31"/>
            <w:szCs w:val="31"/>
            <w:lang w:eastAsia="zh-CN"/>
          </w:rPr>
          <w:delText>根据《华润啤酒薪酬管理制度》中干部及专业总监薪酬结构</w:delText>
        </w:r>
      </w:del>
      <w:r>
        <w:rPr>
          <w:rFonts w:hint="eastAsia" w:ascii="仿宋" w:hAnsi="仿宋" w:eastAsia="仿宋" w:cs="仿宋"/>
          <w:spacing w:val="2"/>
          <w:sz w:val="31"/>
          <w:szCs w:val="31"/>
          <w:lang w:eastAsia="zh-CN"/>
        </w:rPr>
        <w:t>确定基本工资、目标季度奖金、目标年终奖。</w:t>
      </w:r>
    </w:p>
    <w:p w14:paraId="6CC5182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del w:id="20" w:author="咨询组" w:date="2025-10-16T13:57:08Z"/>
          <w:rFonts w:ascii="仿宋" w:hAnsi="仿宋" w:eastAsia="仿宋" w:cs="仿宋"/>
          <w:sz w:val="31"/>
          <w:szCs w:val="31"/>
        </w:rPr>
      </w:pPr>
      <w:del w:id="21" w:author="咨询组" w:date="2025-10-16T13:57:08Z">
        <w:r>
          <w:rPr>
            <w:rFonts w:ascii="黑体" w:hAnsi="黑体" w:eastAsia="黑体" w:cs="黑体"/>
            <w:spacing w:val="8"/>
            <w:sz w:val="31"/>
            <w:szCs w:val="31"/>
          </w:rPr>
          <w:delText xml:space="preserve">第五条 </w:delText>
        </w:r>
      </w:del>
      <w:del w:id="22" w:author="咨询组" w:date="2025-10-16T13:57:08Z">
        <w:r>
          <w:rPr>
            <w:rFonts w:ascii="仿宋" w:hAnsi="仿宋" w:eastAsia="仿宋" w:cs="仿宋"/>
            <w:spacing w:val="8"/>
            <w:sz w:val="31"/>
            <w:szCs w:val="31"/>
          </w:rPr>
          <w:delText>岗级确定规则</w:delText>
        </w:r>
      </w:del>
    </w:p>
    <w:p w14:paraId="38FA920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96" w:firstLineChars="200"/>
        <w:textAlignment w:val="baseline"/>
        <w:rPr>
          <w:del w:id="23" w:author="咨询组" w:date="2025-10-16T13:57:08Z"/>
          <w:rFonts w:ascii="仿宋" w:hAnsi="仿宋" w:eastAsia="仿宋" w:cs="仿宋"/>
          <w:sz w:val="31"/>
          <w:szCs w:val="31"/>
        </w:rPr>
      </w:pPr>
      <w:del w:id="24" w:author="咨询组" w:date="2025-10-16T13:57:08Z">
        <w:r>
          <w:rPr>
            <w:rFonts w:ascii="仿宋" w:hAnsi="仿宋" w:eastAsia="仿宋" w:cs="仿宋"/>
            <w:spacing w:val="44"/>
            <w:sz w:val="31"/>
            <w:szCs w:val="31"/>
          </w:rPr>
          <w:delText>(</w:delText>
        </w:r>
      </w:del>
      <w:del w:id="25" w:author="咨询组" w:date="2025-10-16T13:57:08Z">
        <w:r>
          <w:rPr>
            <w:rFonts w:ascii="仿宋" w:hAnsi="仿宋" w:eastAsia="仿宋" w:cs="仿宋"/>
            <w:spacing w:val="22"/>
            <w:sz w:val="31"/>
            <w:szCs w:val="31"/>
          </w:rPr>
          <w:delText>一)华润啤酒</w:delText>
        </w:r>
      </w:del>
      <w:del w:id="26" w:author="咨询组" w:date="2025-10-16T13:57:08Z">
        <w:r>
          <w:rPr>
            <w:rFonts w:ascii="Times New Roman" w:hAnsi="Times New Roman" w:eastAsia="Times New Roman" w:cs="Times New Roman"/>
            <w:spacing w:val="22"/>
            <w:sz w:val="31"/>
            <w:szCs w:val="31"/>
          </w:rPr>
          <w:delText>/</w:delText>
        </w:r>
      </w:del>
      <w:del w:id="27" w:author="咨询组" w:date="2025-10-16T13:57:08Z">
        <w:r>
          <w:rPr>
            <w:rFonts w:ascii="仿宋" w:hAnsi="仿宋" w:eastAsia="仿宋" w:cs="仿宋"/>
            <w:spacing w:val="22"/>
            <w:sz w:val="31"/>
            <w:szCs w:val="31"/>
          </w:rPr>
          <w:delText>华润雪花</w:delText>
        </w:r>
      </w:del>
      <w:del w:id="28" w:author="咨询组" w:date="2025-10-16T13:57:08Z">
        <w:r>
          <w:rPr>
            <w:rFonts w:ascii="Times New Roman" w:hAnsi="Times New Roman" w:eastAsia="Times New Roman" w:cs="Times New Roman"/>
            <w:spacing w:val="22"/>
            <w:sz w:val="31"/>
            <w:szCs w:val="31"/>
          </w:rPr>
          <w:delText>/</w:delText>
        </w:r>
      </w:del>
      <w:del w:id="29" w:author="咨询组" w:date="2025-10-16T13:57:08Z">
        <w:r>
          <w:rPr>
            <w:rFonts w:ascii="仿宋" w:hAnsi="仿宋" w:eastAsia="仿宋" w:cs="仿宋"/>
            <w:spacing w:val="22"/>
            <w:sz w:val="31"/>
            <w:szCs w:val="31"/>
          </w:rPr>
          <w:delText>华润酒业本部(含片区法务总监)</w:delText>
        </w:r>
      </w:del>
    </w:p>
    <w:p w14:paraId="240199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04" w:firstLineChars="200"/>
        <w:textAlignment w:val="baseline"/>
        <w:rPr>
          <w:del w:id="30" w:author="咨询组" w:date="2025-10-16T13:57:08Z"/>
          <w:rFonts w:ascii="仿宋" w:hAnsi="仿宋" w:eastAsia="仿宋" w:cs="仿宋"/>
          <w:sz w:val="31"/>
          <w:szCs w:val="31"/>
        </w:rPr>
      </w:pPr>
      <w:del w:id="31" w:author="咨询组" w:date="2025-10-16T13:57:08Z">
        <w:r>
          <w:rPr>
            <w:rFonts w:ascii="仿宋" w:hAnsi="仿宋" w:eastAsia="仿宋" w:cs="仿宋"/>
            <w:spacing w:val="-4"/>
            <w:sz w:val="31"/>
            <w:szCs w:val="31"/>
          </w:rPr>
          <w:delText>干部及专业总监按其所任岗位确定岗级，其中：P6专业总监执行</w:delText>
        </w:r>
      </w:del>
      <w:del w:id="32" w:author="咨询组" w:date="2025-10-16T13:57:08Z">
        <w:r>
          <w:rPr>
            <w:rFonts w:ascii="仿宋" w:hAnsi="仿宋" w:eastAsia="仿宋" w:cs="仿宋"/>
            <w:spacing w:val="-2"/>
            <w:sz w:val="31"/>
            <w:szCs w:val="31"/>
          </w:rPr>
          <w:delText>PC</w:delText>
        </w:r>
      </w:del>
      <w:del w:id="33" w:author="咨询组" w:date="2025-10-16T13:57:08Z">
        <w:r>
          <w:rPr>
            <w:rFonts w:ascii="仿宋" w:hAnsi="仿宋" w:eastAsia="仿宋" w:cs="仿宋"/>
            <w:spacing w:val="-4"/>
            <w:sz w:val="31"/>
            <w:szCs w:val="31"/>
          </w:rPr>
          <w:delText>55；新晋级的</w:delText>
        </w:r>
      </w:del>
      <w:del w:id="34" w:author="咨询组" w:date="2025-10-16T13:57:08Z">
        <w:r>
          <w:rPr>
            <w:rFonts w:ascii="仿宋" w:hAnsi="仿宋" w:eastAsia="仿宋" w:cs="仿宋"/>
            <w:spacing w:val="-2"/>
            <w:sz w:val="31"/>
            <w:szCs w:val="31"/>
          </w:rPr>
          <w:delText>P7专业总监从PC56起执行；新晋升或进一</w:delText>
        </w:r>
      </w:del>
      <w:del w:id="35" w:author="咨询组" w:date="2025-10-16T13:57:08Z">
        <w:r>
          <w:rPr>
            <w:rFonts w:ascii="仿宋" w:hAnsi="仿宋" w:eastAsia="仿宋" w:cs="仿宋"/>
            <w:spacing w:val="-14"/>
            <w:sz w:val="31"/>
            <w:szCs w:val="31"/>
          </w:rPr>
          <w:delText>步使用的M5级若调整前为PC57及以下的，从P</w:delText>
        </w:r>
      </w:del>
      <w:del w:id="36" w:author="咨询组" w:date="2025-10-16T13:57:08Z">
        <w:r>
          <w:rPr>
            <w:rFonts w:ascii="仿宋" w:hAnsi="仿宋" w:eastAsia="仿宋" w:cs="仿宋"/>
            <w:spacing w:val="-12"/>
            <w:sz w:val="31"/>
            <w:szCs w:val="31"/>
          </w:rPr>
          <w:delText>C</w:delText>
        </w:r>
      </w:del>
      <w:del w:id="37" w:author="咨询组" w:date="2025-10-16T13:57:08Z">
        <w:r>
          <w:rPr>
            <w:rFonts w:ascii="仿宋" w:hAnsi="仿宋" w:eastAsia="仿宋" w:cs="仿宋"/>
            <w:spacing w:val="-14"/>
            <w:sz w:val="31"/>
            <w:szCs w:val="31"/>
          </w:rPr>
          <w:delText>58起执行，若调</w:delText>
        </w:r>
      </w:del>
    </w:p>
    <w:p w14:paraId="7375CDD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38" w:author="咨询组" w:date="2025-10-16T13:57:08Z"/>
        </w:rPr>
        <w:sectPr>
          <w:headerReference r:id="rId7" w:type="default"/>
          <w:pgSz w:w="11907" w:h="16839"/>
          <w:pgMar w:top="1230" w:right="1389" w:bottom="901" w:left="1390" w:header="1216" w:footer="726" w:gutter="0"/>
          <w:cols w:space="0" w:num="1"/>
          <w:rtlGutter w:val="0"/>
          <w:docGrid w:linePitch="0" w:charSpace="0"/>
        </w:sectPr>
      </w:pPr>
    </w:p>
    <w:p w14:paraId="6FD4F16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420" w:firstLineChars="200"/>
        <w:textAlignment w:val="baseline"/>
        <w:rPr>
          <w:del w:id="39" w:author="咨询组" w:date="2025-10-16T13:57:08Z"/>
          <w:rFonts w:ascii="Arial"/>
          <w:sz w:val="21"/>
        </w:rPr>
      </w:pPr>
      <w:del w:id="40" w:author="咨询组" w:date="2025-10-16T13:57:08Z">
        <w:r>
          <w:rPr/>
          <w:drawing>
            <wp:anchor distT="0" distB="0" distL="0" distR="0" simplePos="0" relativeHeight="251659264"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3"/>
                      <a:stretch>
                        <a:fillRect/>
                      </a:stretch>
                    </pic:blipFill>
                    <pic:spPr>
                      <a:xfrm>
                        <a:off x="0" y="0"/>
                        <a:ext cx="1249679" cy="669035"/>
                      </a:xfrm>
                      <a:prstGeom prst="rect">
                        <a:avLst/>
                      </a:prstGeom>
                    </pic:spPr>
                  </pic:pic>
                </a:graphicData>
              </a:graphic>
            </wp:anchor>
          </w:drawing>
        </w:r>
      </w:del>
    </w:p>
    <w:p w14:paraId="2710DED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16" w:firstLineChars="200"/>
        <w:textAlignment w:val="baseline"/>
        <w:rPr>
          <w:del w:id="42" w:author="咨询组" w:date="2025-10-16T13:57:08Z"/>
          <w:rFonts w:ascii="仿宋" w:hAnsi="仿宋" w:eastAsia="仿宋" w:cs="仿宋"/>
          <w:sz w:val="31"/>
          <w:szCs w:val="31"/>
        </w:rPr>
      </w:pPr>
      <w:del w:id="43" w:author="咨询组" w:date="2025-10-16T13:57:08Z">
        <w:r>
          <w:rPr>
            <w:rFonts w:ascii="仿宋" w:hAnsi="仿宋" w:eastAsia="仿宋" w:cs="仿宋"/>
            <w:spacing w:val="-1"/>
            <w:sz w:val="31"/>
            <w:szCs w:val="31"/>
          </w:rPr>
          <w:delText>整前为</w:delText>
        </w:r>
      </w:del>
      <w:del w:id="44" w:author="咨询组" w:date="2025-10-16T13:57:08Z">
        <w:r>
          <w:rPr>
            <w:rFonts w:ascii="仿宋" w:hAnsi="仿宋" w:eastAsia="仿宋" w:cs="仿宋"/>
            <w:sz w:val="31"/>
            <w:szCs w:val="31"/>
          </w:rPr>
          <w:delText>PC</w:delText>
        </w:r>
      </w:del>
      <w:del w:id="45" w:author="咨询组" w:date="2025-10-16T13:57:08Z">
        <w:r>
          <w:rPr>
            <w:rFonts w:ascii="仿宋" w:hAnsi="仿宋" w:eastAsia="仿宋" w:cs="仿宋"/>
            <w:spacing w:val="-1"/>
            <w:sz w:val="31"/>
            <w:szCs w:val="31"/>
          </w:rPr>
          <w:delText>58及以上的，可上调一个</w:delText>
        </w:r>
      </w:del>
      <w:del w:id="46" w:author="咨询组" w:date="2025-10-16T13:57:08Z">
        <w:r>
          <w:rPr>
            <w:rFonts w:ascii="仿宋" w:hAnsi="仿宋" w:eastAsia="仿宋" w:cs="仿宋"/>
            <w:sz w:val="31"/>
            <w:szCs w:val="31"/>
          </w:rPr>
          <w:delText>岗级执行，最高不超过PC60；</w:delText>
        </w:r>
      </w:del>
      <w:del w:id="47" w:author="咨询组" w:date="2025-10-16T13:57:08Z">
        <w:r>
          <w:rPr>
            <w:rFonts w:ascii="仿宋" w:hAnsi="仿宋" w:eastAsia="仿宋" w:cs="仿宋"/>
            <w:spacing w:val="-1"/>
            <w:sz w:val="31"/>
            <w:szCs w:val="31"/>
          </w:rPr>
          <w:delText>P</w:delText>
        </w:r>
      </w:del>
      <w:del w:id="48" w:author="咨询组" w:date="2025-10-16T13:57:08Z">
        <w:r>
          <w:rPr>
            <w:rFonts w:ascii="仿宋" w:hAnsi="仿宋" w:eastAsia="仿宋" w:cs="仿宋"/>
            <w:spacing w:val="-2"/>
            <w:sz w:val="31"/>
            <w:szCs w:val="31"/>
          </w:rPr>
          <w:delText>7/</w:delText>
        </w:r>
      </w:del>
      <w:del w:id="49" w:author="咨询组" w:date="2025-10-16T13:57:08Z">
        <w:r>
          <w:rPr>
            <w:rFonts w:ascii="仿宋" w:hAnsi="仿宋" w:eastAsia="仿宋" w:cs="仿宋"/>
            <w:spacing w:val="-1"/>
            <w:sz w:val="31"/>
            <w:szCs w:val="31"/>
          </w:rPr>
          <w:delText>P</w:delText>
        </w:r>
      </w:del>
      <w:del w:id="50" w:author="咨询组" w:date="2025-10-16T13:57:08Z">
        <w:r>
          <w:rPr>
            <w:rFonts w:ascii="仿宋" w:hAnsi="仿宋" w:eastAsia="仿宋" w:cs="仿宋"/>
            <w:spacing w:val="-2"/>
            <w:sz w:val="31"/>
            <w:szCs w:val="31"/>
          </w:rPr>
          <w:delText>8专业</w:delText>
        </w:r>
      </w:del>
      <w:del w:id="51" w:author="咨询组" w:date="2025-10-16T13:57:08Z">
        <w:r>
          <w:rPr>
            <w:rFonts w:ascii="仿宋" w:hAnsi="仿宋" w:eastAsia="仿宋" w:cs="仿宋"/>
            <w:spacing w:val="-1"/>
            <w:sz w:val="31"/>
            <w:szCs w:val="31"/>
          </w:rPr>
          <w:delText>岗按审批结果执行；</w:delText>
        </w:r>
      </w:del>
    </w:p>
    <w:p w14:paraId="48B5AF2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560" w:firstLineChars="200"/>
        <w:textAlignment w:val="baseline"/>
        <w:rPr>
          <w:del w:id="52" w:author="咨询组" w:date="2025-10-16T13:57:08Z"/>
          <w:rFonts w:ascii="仿宋" w:hAnsi="仿宋" w:eastAsia="仿宋" w:cs="仿宋"/>
          <w:sz w:val="31"/>
          <w:szCs w:val="31"/>
        </w:rPr>
      </w:pPr>
      <w:del w:id="53" w:author="咨询组" w:date="2025-10-16T13:57:08Z">
        <w:r>
          <w:rPr>
            <w:rFonts w:ascii="仿宋" w:hAnsi="仿宋" w:eastAsia="仿宋" w:cs="仿宋"/>
            <w:spacing w:val="-15"/>
            <w:sz w:val="31"/>
            <w:szCs w:val="31"/>
          </w:rPr>
          <w:delText>平</w:delText>
        </w:r>
      </w:del>
      <w:del w:id="54" w:author="咨询组" w:date="2025-10-16T13:57:08Z">
        <w:r>
          <w:rPr>
            <w:rFonts w:ascii="仿宋" w:hAnsi="仿宋" w:eastAsia="仿宋" w:cs="仿宋"/>
            <w:spacing w:val="-14"/>
            <w:sz w:val="31"/>
            <w:szCs w:val="31"/>
          </w:rPr>
          <w:delText>级调动的，原岗级在新岗位岗级范围内的，岗级不变；低于岗级范</w:delText>
        </w:r>
      </w:del>
      <w:del w:id="55" w:author="咨询组" w:date="2025-10-16T13:57:08Z">
        <w:r>
          <w:rPr>
            <w:rFonts w:ascii="仿宋" w:hAnsi="仿宋" w:eastAsia="仿宋" w:cs="仿宋"/>
            <w:spacing w:val="-9"/>
            <w:sz w:val="31"/>
            <w:szCs w:val="31"/>
          </w:rPr>
          <w:delText>围</w:delText>
        </w:r>
      </w:del>
      <w:del w:id="56" w:author="咨询组" w:date="2025-10-16T13:57:08Z">
        <w:r>
          <w:rPr>
            <w:rFonts w:ascii="仿宋" w:hAnsi="仿宋" w:eastAsia="仿宋" w:cs="仿宋"/>
            <w:spacing w:val="-7"/>
            <w:sz w:val="31"/>
            <w:szCs w:val="31"/>
          </w:rPr>
          <w:delText>最低岗级的，上调至最低岗级；高于规划最高岗级的，下</w:delText>
        </w:r>
      </w:del>
      <w:del w:id="57" w:author="咨询组" w:date="2025-10-16T13:57:08Z">
        <w:r>
          <w:rPr>
            <w:rFonts w:ascii="仿宋" w:hAnsi="仿宋" w:eastAsia="仿宋" w:cs="仿宋"/>
            <w:spacing w:val="9"/>
            <w:sz w:val="31"/>
            <w:szCs w:val="31"/>
          </w:rPr>
          <w:delText>调</w:delText>
        </w:r>
      </w:del>
      <w:del w:id="58" w:author="咨询组" w:date="2025-10-16T13:57:08Z">
        <w:r>
          <w:rPr>
            <w:rFonts w:ascii="仿宋" w:hAnsi="仿宋" w:eastAsia="仿宋" w:cs="仿宋"/>
            <w:spacing w:val="7"/>
            <w:sz w:val="31"/>
            <w:szCs w:val="31"/>
          </w:rPr>
          <w:delText>至规划最高岗级。</w:delText>
        </w:r>
      </w:del>
    </w:p>
    <w:p w14:paraId="463C47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04" w:firstLineChars="200"/>
        <w:textAlignment w:val="baseline"/>
        <w:rPr>
          <w:del w:id="59" w:author="咨询组" w:date="2025-10-16T13:57:08Z"/>
          <w:rFonts w:ascii="仿宋" w:hAnsi="仿宋" w:eastAsia="仿宋" w:cs="仿宋"/>
          <w:sz w:val="31"/>
          <w:szCs w:val="31"/>
        </w:rPr>
      </w:pPr>
      <w:del w:id="60" w:author="咨询组" w:date="2025-10-16T13:57:08Z">
        <w:r>
          <w:rPr>
            <w:rFonts w:ascii="仿宋" w:hAnsi="仿宋" w:eastAsia="仿宋" w:cs="仿宋"/>
            <w:spacing w:val="-4"/>
            <w:sz w:val="31"/>
            <w:szCs w:val="31"/>
          </w:rPr>
          <w:delText>外部招聘按不</w:delText>
        </w:r>
      </w:del>
      <w:del w:id="61" w:author="咨询组" w:date="2025-10-16T13:57:08Z">
        <w:r>
          <w:rPr>
            <w:rFonts w:ascii="仿宋" w:hAnsi="仿宋" w:eastAsia="仿宋" w:cs="仿宋"/>
            <w:spacing w:val="-3"/>
            <w:sz w:val="31"/>
            <w:szCs w:val="31"/>
          </w:rPr>
          <w:delText>超</w:delText>
        </w:r>
      </w:del>
      <w:del w:id="62" w:author="咨询组" w:date="2025-10-16T13:57:08Z">
        <w:r>
          <w:rPr>
            <w:rFonts w:ascii="仿宋" w:hAnsi="仿宋" w:eastAsia="仿宋" w:cs="仿宋"/>
            <w:spacing w:val="-2"/>
            <w:sz w:val="31"/>
            <w:szCs w:val="31"/>
          </w:rPr>
          <w:delText>过所在岗位PC值定级。</w:delText>
        </w:r>
      </w:del>
    </w:p>
    <w:p w14:paraId="305D84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764" w:firstLineChars="200"/>
        <w:textAlignment w:val="baseline"/>
        <w:rPr>
          <w:del w:id="63" w:author="咨询组" w:date="2025-10-16T13:57:08Z"/>
          <w:rFonts w:ascii="仿宋" w:hAnsi="仿宋" w:eastAsia="仿宋" w:cs="仿宋"/>
          <w:sz w:val="31"/>
          <w:szCs w:val="31"/>
        </w:rPr>
      </w:pPr>
      <w:del w:id="64" w:author="咨询组" w:date="2025-10-16T13:57:08Z">
        <w:r>
          <w:rPr>
            <w:rFonts w:ascii="仿宋" w:hAnsi="仿宋" w:eastAsia="仿宋" w:cs="仿宋"/>
            <w:spacing w:val="36"/>
            <w:sz w:val="31"/>
            <w:szCs w:val="31"/>
          </w:rPr>
          <w:delText>(</w:delText>
        </w:r>
      </w:del>
      <w:del w:id="65" w:author="咨询组" w:date="2025-10-16T13:57:08Z">
        <w:r>
          <w:rPr>
            <w:rFonts w:ascii="仿宋" w:hAnsi="仿宋" w:eastAsia="仿宋" w:cs="仿宋"/>
            <w:spacing w:val="20"/>
            <w:sz w:val="31"/>
            <w:szCs w:val="31"/>
          </w:rPr>
          <w:delText>二)片区(含派驻岗位)</w:delText>
        </w:r>
      </w:del>
      <w:del w:id="66" w:author="咨询组" w:date="2025-10-16T13:57:08Z">
        <w:r>
          <w:rPr>
            <w:rFonts w:ascii="Times New Roman" w:hAnsi="Times New Roman" w:eastAsia="Times New Roman" w:cs="Times New Roman"/>
            <w:spacing w:val="20"/>
            <w:sz w:val="31"/>
            <w:szCs w:val="31"/>
          </w:rPr>
          <w:delText>/</w:delText>
        </w:r>
      </w:del>
      <w:del w:id="67" w:author="咨询组" w:date="2025-10-16T13:57:08Z">
        <w:r>
          <w:rPr>
            <w:rFonts w:ascii="仿宋" w:hAnsi="仿宋" w:eastAsia="仿宋" w:cs="仿宋"/>
            <w:spacing w:val="20"/>
            <w:sz w:val="31"/>
            <w:szCs w:val="31"/>
          </w:rPr>
          <w:delText>一线组织、酒业项目公司</w:delText>
        </w:r>
      </w:del>
    </w:p>
    <w:p w14:paraId="285902E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12" w:firstLineChars="200"/>
        <w:textAlignment w:val="baseline"/>
        <w:rPr>
          <w:del w:id="68" w:author="咨询组" w:date="2025-10-16T13:57:08Z"/>
          <w:rFonts w:ascii="仿宋" w:hAnsi="仿宋" w:eastAsia="仿宋" w:cs="仿宋"/>
          <w:sz w:val="31"/>
          <w:szCs w:val="31"/>
        </w:rPr>
      </w:pPr>
      <w:del w:id="69" w:author="咨询组" w:date="2025-10-16T13:57:08Z">
        <w:r>
          <w:rPr>
            <w:rFonts w:ascii="仿宋" w:hAnsi="仿宋" w:eastAsia="仿宋" w:cs="仿宋"/>
            <w:spacing w:val="-2"/>
            <w:sz w:val="31"/>
            <w:szCs w:val="31"/>
          </w:rPr>
          <w:delText>干部及专业总监按所</w:delText>
        </w:r>
      </w:del>
      <w:del w:id="70" w:author="咨询组" w:date="2025-10-16T13:57:08Z">
        <w:r>
          <w:rPr>
            <w:rFonts w:ascii="仿宋" w:hAnsi="仿宋" w:eastAsia="仿宋" w:cs="仿宋"/>
            <w:spacing w:val="-1"/>
            <w:sz w:val="31"/>
            <w:szCs w:val="31"/>
          </w:rPr>
          <w:delText>任岗位对应PC值执行。</w:delText>
        </w:r>
      </w:del>
    </w:p>
    <w:p w14:paraId="2EF85C3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ascii="仿宋" w:hAnsi="仿宋" w:eastAsia="仿宋" w:cs="仿宋"/>
          <w:sz w:val="31"/>
          <w:szCs w:val="31"/>
        </w:rPr>
      </w:pPr>
      <w:r>
        <w:rPr>
          <w:rFonts w:ascii="黑体" w:hAnsi="黑体" w:eastAsia="黑体" w:cs="黑体"/>
          <w:spacing w:val="8"/>
          <w:sz w:val="31"/>
          <w:szCs w:val="31"/>
        </w:rPr>
        <w:t>第六条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外部招聘定薪</w:t>
      </w:r>
    </w:p>
    <w:p w14:paraId="4671930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外部招聘干部及专业总监原则上按所在岗位对应岗级1档定薪，试用期薪酬可在1档80%-100%范围内约定。</w:t>
      </w:r>
    </w:p>
    <w:p w14:paraId="7D7A18E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自同行业标杆企业招聘且经评估完全能胜任拟任岗位的，可在本岗级N档（含）范围内定薪，N为所在岗级平均薪酬对应薪档，由华润啤酒人力资源部确定N的具体值。</w:t>
      </w:r>
    </w:p>
    <w:p w14:paraId="5D8DEC2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试用期期间岗位发生变化，薪酬暂不调整，待试用期满评估后根据新岗位定薪。</w:t>
      </w:r>
    </w:p>
    <w:p w14:paraId="1B16CEF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ascii="仿宋" w:hAnsi="仿宋" w:eastAsia="仿宋" w:cs="仿宋"/>
          <w:sz w:val="31"/>
          <w:szCs w:val="31"/>
        </w:rPr>
      </w:pPr>
      <w:r>
        <w:rPr>
          <w:rFonts w:ascii="黑体" w:hAnsi="黑体" w:eastAsia="黑体" w:cs="黑体"/>
          <w:spacing w:val="14"/>
          <w:sz w:val="31"/>
          <w:szCs w:val="31"/>
        </w:rPr>
        <w:t>第</w:t>
      </w:r>
      <w:r>
        <w:rPr>
          <w:rFonts w:ascii="黑体" w:hAnsi="黑体" w:eastAsia="黑体" w:cs="黑体"/>
          <w:spacing w:val="8"/>
          <w:sz w:val="31"/>
          <w:szCs w:val="31"/>
        </w:rPr>
        <w:t>七条</w:t>
      </w:r>
      <w:r>
        <w:rPr>
          <w:rFonts w:hint="eastAsia" w:ascii="黑体" w:hAnsi="黑体" w:eastAsia="黑体" w:cs="黑体"/>
          <w:spacing w:val="8"/>
          <w:sz w:val="31"/>
          <w:szCs w:val="31"/>
          <w:lang w:val="en-US" w:eastAsia="zh-CN"/>
        </w:rPr>
        <w:t xml:space="preserve"> </w:t>
      </w:r>
      <w:r>
        <w:rPr>
          <w:rFonts w:ascii="仿宋" w:hAnsi="仿宋" w:eastAsia="仿宋" w:cs="仿宋"/>
          <w:spacing w:val="8"/>
          <w:sz w:val="31"/>
          <w:szCs w:val="31"/>
        </w:rPr>
        <w:t>跨业务单元调动定薪</w:t>
      </w:r>
    </w:p>
    <w:p w14:paraId="15A595E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需调出单位人力资源部提供全口径薪酬标准及上年度实际收入，原则上按原单位全口径薪酬标准（减去拟调入单位现金性福利）定薪，可在所到岗级N档（含）范围内定薪，且增幅不超30%</w:t>
      </w:r>
      <w:del w:id="71" w:author="咨询组" w:date="2025-10-16T13:58:02Z">
        <w:r>
          <w:rPr>
            <w:rFonts w:hint="eastAsia" w:ascii="仿宋" w:hAnsi="仿宋" w:eastAsia="仿宋" w:cs="仿宋"/>
            <w:spacing w:val="2"/>
            <w:sz w:val="31"/>
            <w:szCs w:val="31"/>
            <w:lang w:eastAsia="zh-CN"/>
          </w:rPr>
          <w:delText>跨  业务单元调动薪酬确认函详见附件1</w:delText>
        </w:r>
      </w:del>
      <w:r>
        <w:rPr>
          <w:rFonts w:hint="eastAsia" w:ascii="仿宋" w:hAnsi="仿宋" w:eastAsia="仿宋" w:cs="仿宋"/>
          <w:spacing w:val="2"/>
          <w:sz w:val="31"/>
          <w:szCs w:val="31"/>
          <w:lang w:eastAsia="zh-CN"/>
        </w:rPr>
        <w:t>。</w:t>
      </w:r>
    </w:p>
    <w:p w14:paraId="631A955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0" w:firstLineChars="200"/>
        <w:textAlignment w:val="baseline"/>
        <w:rPr>
          <w:rFonts w:ascii="仿宋" w:hAnsi="仿宋" w:eastAsia="仿宋" w:cs="仿宋"/>
          <w:sz w:val="31"/>
          <w:szCs w:val="31"/>
        </w:rPr>
      </w:pPr>
      <w:r>
        <w:rPr>
          <w:rFonts w:ascii="黑体" w:hAnsi="黑体" w:eastAsia="黑体" w:cs="黑体"/>
          <w:spacing w:val="10"/>
          <w:sz w:val="31"/>
          <w:szCs w:val="31"/>
        </w:rPr>
        <w:t>第</w:t>
      </w:r>
      <w:r>
        <w:rPr>
          <w:rFonts w:ascii="黑体" w:hAnsi="黑体" w:eastAsia="黑体" w:cs="黑体"/>
          <w:spacing w:val="7"/>
          <w:sz w:val="31"/>
          <w:szCs w:val="31"/>
        </w:rPr>
        <w:t>八条</w:t>
      </w:r>
      <w:r>
        <w:rPr>
          <w:rFonts w:hint="eastAsia" w:ascii="黑体" w:hAnsi="黑体" w:eastAsia="黑体" w:cs="黑体"/>
          <w:spacing w:val="7"/>
          <w:sz w:val="31"/>
          <w:szCs w:val="31"/>
          <w:lang w:val="en-US" w:eastAsia="zh-CN"/>
        </w:rPr>
        <w:t xml:space="preserve"> </w:t>
      </w:r>
      <w:r>
        <w:rPr>
          <w:rFonts w:ascii="仿宋" w:hAnsi="仿宋" w:eastAsia="仿宋" w:cs="仿宋"/>
          <w:spacing w:val="7"/>
          <w:sz w:val="31"/>
          <w:szCs w:val="31"/>
        </w:rPr>
        <w:t>薪酬调整</w:t>
      </w:r>
    </w:p>
    <w:p w14:paraId="2347AAF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薪酬调整引导员工持续提升专业能力、管理能力和绩效水平。</w:t>
      </w:r>
    </w:p>
    <w:p w14:paraId="500D10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薪酬调整分为异动调薪（晋升/级调薪、平级调动调薪、降免职/级降薪）、复位调薪和薪酬回顾调薪，基于调整前后年度目标总现金按规则调整</w:t>
      </w:r>
      <w:del w:id="72" w:author="咨询组" w:date="2025-10-16T13:58:31Z">
        <w:r>
          <w:rPr>
            <w:rFonts w:hint="eastAsia" w:ascii="仿宋" w:hAnsi="仿宋" w:eastAsia="仿宋" w:cs="仿宋"/>
            <w:spacing w:val="2"/>
            <w:sz w:val="31"/>
            <w:szCs w:val="31"/>
            <w:lang w:eastAsia="zh-CN"/>
          </w:rPr>
          <w:delText>薪酬结构按岗级对应薪酬结构调整</w:delText>
        </w:r>
      </w:del>
      <w:r>
        <w:rPr>
          <w:rFonts w:hint="eastAsia" w:ascii="仿宋" w:hAnsi="仿宋" w:eastAsia="仿宋" w:cs="仿宋"/>
          <w:spacing w:val="2"/>
          <w:sz w:val="31"/>
          <w:szCs w:val="31"/>
          <w:lang w:eastAsia="zh-CN"/>
        </w:rPr>
        <w:t>。</w:t>
      </w:r>
    </w:p>
    <w:p w14:paraId="31E2D79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0" w:firstLineChars="200"/>
        <w:textAlignment w:val="baseline"/>
        <w:rPr>
          <w:rFonts w:hint="eastAsia" w:ascii="仿宋" w:hAnsi="仿宋" w:eastAsia="仿宋" w:cs="仿宋"/>
          <w:spacing w:val="2"/>
          <w:sz w:val="31"/>
          <w:szCs w:val="31"/>
          <w:lang w:eastAsia="zh-CN"/>
        </w:rPr>
      </w:pPr>
      <w:r>
        <w:rPr>
          <w:rFonts w:ascii="黑体" w:hAnsi="黑体" w:eastAsia="黑体" w:cs="黑体"/>
          <w:spacing w:val="10"/>
          <w:sz w:val="31"/>
          <w:szCs w:val="31"/>
        </w:rPr>
        <w:t>第</w:t>
      </w:r>
      <w:r>
        <w:rPr>
          <w:rFonts w:ascii="黑体" w:hAnsi="黑体" w:eastAsia="黑体" w:cs="黑体"/>
          <w:spacing w:val="7"/>
          <w:sz w:val="31"/>
          <w:szCs w:val="31"/>
        </w:rPr>
        <w:t>九条</w:t>
      </w:r>
      <w:r>
        <w:rPr>
          <w:rFonts w:hint="eastAsia" w:ascii="黑体" w:hAnsi="黑体" w:eastAsia="黑体" w:cs="黑体"/>
          <w:spacing w:val="7"/>
          <w:sz w:val="31"/>
          <w:szCs w:val="31"/>
          <w:lang w:val="en-US" w:eastAsia="zh-CN"/>
        </w:rPr>
        <w:t xml:space="preserve"> </w:t>
      </w:r>
      <w:r>
        <w:rPr>
          <w:rFonts w:hint="eastAsia" w:ascii="仿宋" w:hAnsi="仿宋" w:eastAsia="仿宋" w:cs="仿宋"/>
          <w:spacing w:val="2"/>
          <w:sz w:val="31"/>
          <w:szCs w:val="31"/>
          <w:lang w:eastAsia="zh-CN"/>
        </w:rPr>
        <w:t>异动调薪</w:t>
      </w:r>
    </w:p>
    <w:p w14:paraId="2B71AB2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干部及专业总监异动调薪自异动生效之日起按调整后的目标总现金执行。新晋升/级或平级调动至干部及专业总监的，先将年度目标总现金调整为城市系数1对应年度目标总现金后，根据干部及专业总监薪酬矩阵按以下对应规则调薪，城市系数调整产生的增幅不受增长比例限制；处于影响期内的，下调正常调整，上调待影响期满后调整。</w:t>
      </w:r>
    </w:p>
    <w:p w14:paraId="08636EE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（一）晋升/级调薪</w:t>
      </w:r>
    </w:p>
    <w:p w14:paraId="0AE73E2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适用于新晋升/级至干部及专业总监岗位（不含M3/P6/S6异动至P6专业总监）、干部及专业总监职务/级晋升、M4级专业总监/专业岗进一步使用为M5级干部岗，其中M4级专业总监/专业岗职位列表详见</w:t>
      </w:r>
      <w:del w:id="73" w:author="咨询组" w:date="2025-10-16T15:56:42Z">
        <w:r>
          <w:rPr>
            <w:rFonts w:hint="eastAsia" w:ascii="仿宋" w:hAnsi="仿宋" w:eastAsia="仿宋" w:cs="仿宋"/>
            <w:spacing w:val="2"/>
            <w:sz w:val="31"/>
            <w:szCs w:val="31"/>
            <w:lang w:eastAsia="zh-CN"/>
          </w:rPr>
          <w:delText>《华润啤酒薪酬管理制度》中附件1</w:delText>
        </w:r>
      </w:del>
      <w:r>
        <w:rPr>
          <w:rFonts w:hint="eastAsia" w:ascii="仿宋" w:hAnsi="仿宋" w:eastAsia="仿宋" w:cs="仿宋"/>
          <w:spacing w:val="2"/>
          <w:sz w:val="31"/>
          <w:szCs w:val="31"/>
          <w:lang w:eastAsia="zh-CN"/>
        </w:rPr>
        <w:t>薪酬福利定位表。</w:t>
      </w:r>
    </w:p>
    <w:p w14:paraId="6024093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低于晋升/级后岗位对应岗级1档的，调整至1档，增幅不足15%的调整至15%，最高不超过N-1档，超过N-1档的不调薪。</w:t>
      </w:r>
    </w:p>
    <w:p w14:paraId="287A6DC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晋升/级调薪单次调薪增长比例最高不超过30%，且基本工资增幅不超30%，M5干部及专业总监及以下基本工资超出部分并入季度奖金，M5干部及专业总监以上超出部分并入年终奖。</w:t>
      </w:r>
    </w:p>
    <w:p w14:paraId="207D6A6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（二）平级调动调薪</w:t>
      </w:r>
    </w:p>
    <w:p w14:paraId="2A7468C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平级调动指干部及专业总监异动后，职级未发生变化，包含组织分级后异动、组织分级结果变动、干部岗位与同职级专业总监或P7/8专业岗位平级调整的。</w:t>
      </w:r>
    </w:p>
    <w:p w14:paraId="43E4CC8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ins w:id="74" w:author="咨询组" w:date="2025-10-16T14:02:09Z"/>
          <w:rFonts w:hint="eastAsia" w:ascii="仿宋" w:hAnsi="仿宋" w:eastAsia="仿宋" w:cs="仿宋"/>
          <w:color w:val="FF0000"/>
          <w:spacing w:val="2"/>
          <w:sz w:val="31"/>
          <w:szCs w:val="31"/>
          <w:lang w:eastAsia="zh-CN"/>
        </w:rPr>
      </w:pPr>
      <w:commentRangeStart w:id="0"/>
      <w:r>
        <w:rPr>
          <w:rFonts w:hint="eastAsia" w:ascii="仿宋" w:hAnsi="仿宋" w:eastAsia="仿宋" w:cs="仿宋"/>
          <w:color w:val="FF0000"/>
          <w:spacing w:val="2"/>
          <w:sz w:val="31"/>
          <w:szCs w:val="31"/>
          <w:lang w:eastAsia="zh-CN"/>
        </w:rPr>
        <w:t>1.岗级上升：</w:t>
      </w:r>
      <w:commentRangeEnd w:id="0"/>
      <w:r>
        <w:commentReference w:id="0"/>
      </w:r>
      <w:ins w:id="75" w:author="咨询组" w:date="2025-10-16T14:02:09Z">
        <w:r>
          <w:rPr>
            <w:rFonts w:hint="eastAsia" w:ascii="仿宋" w:hAnsi="仿宋" w:eastAsia="仿宋" w:cs="仿宋"/>
            <w:color w:val="FF0000"/>
            <w:spacing w:val="2"/>
            <w:sz w:val="31"/>
            <w:szCs w:val="31"/>
            <w:lang w:eastAsia="zh-CN"/>
          </w:rPr>
          <w:t>年度目标总现金超过新岗位薪酬区间1档80%的（含），不调薪，低于新岗级1档80%的（不含），调整至1档80%（含），总上调幅度不超过10%。</w:t>
        </w:r>
      </w:ins>
    </w:p>
    <w:p w14:paraId="4006F39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ins w:id="76" w:author="咨询组" w:date="2025-10-16T14:02:09Z">
        <w:r>
          <w:rPr>
            <w:rFonts w:hint="eastAsia" w:ascii="仿宋" w:hAnsi="仿宋" w:eastAsia="仿宋" w:cs="仿宋"/>
            <w:color w:val="FF0000"/>
            <w:spacing w:val="2"/>
            <w:sz w:val="31"/>
            <w:szCs w:val="31"/>
            <w:lang w:eastAsia="zh-CN"/>
          </w:rPr>
          <w:t>其中：雪花事业部下属涉及组织分级的M4干部及专业总监异动调薪规则统一为按人和组织分离的原则，当发生变动时（包括组织分级岗位间、非组织分级向组织分级岗位调动和组织分级变化），仅调整对应岗级，不调整个人薪酬；个人薪酬仅随年度业绩表现，按年度绩效调薪、复位调薪规则调整。</w:t>
        </w:r>
      </w:ins>
      <w:del w:id="77" w:author="咨询组" w:date="2025-10-16T14:02:08Z">
        <w:r>
          <w:rPr>
            <w:rFonts w:hint="eastAsia" w:ascii="仿宋" w:hAnsi="仿宋" w:eastAsia="仿宋" w:cs="仿宋"/>
            <w:color w:val="FF0000"/>
            <w:spacing w:val="2"/>
            <w:sz w:val="31"/>
            <w:szCs w:val="31"/>
            <w:lang w:eastAsia="zh-CN"/>
          </w:rPr>
          <w:delText>按新岗位对应薪酬区间上调7%，调整后不超过新岗级N档，上调后仍低于新岗级1档90%的，调整至1档90%，</w:delText>
        </w:r>
      </w:del>
      <w:del w:id="78" w:author="咨询组" w:date="2025-10-16T14:02:08Z">
        <w:r>
          <w:rPr>
            <w:rFonts w:hint="eastAsia" w:ascii="仿宋" w:hAnsi="仿宋" w:eastAsia="仿宋" w:cs="仿宋"/>
            <w:color w:val="FF0000"/>
            <w:spacing w:val="2"/>
            <w:sz w:val="31"/>
            <w:szCs w:val="31"/>
            <w:lang w:eastAsia="zh-CN"/>
          </w:rPr>
          <w:drawing>
            <wp:anchor distT="0" distB="0" distL="0" distR="0" simplePos="0" relativeHeight="251660288"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3"/>
                      <a:stretch>
                        <a:fillRect/>
                      </a:stretch>
                    </pic:blipFill>
                    <pic:spPr>
                      <a:xfrm>
                        <a:off x="0" y="0"/>
                        <a:ext cx="1249679" cy="669035"/>
                      </a:xfrm>
                      <a:prstGeom prst="rect">
                        <a:avLst/>
                      </a:prstGeom>
                    </pic:spPr>
                  </pic:pic>
                </a:graphicData>
              </a:graphic>
            </wp:anchor>
          </w:drawing>
        </w:r>
      </w:del>
      <w:del w:id="80" w:author="咨询组" w:date="2025-10-16T14:02:08Z">
        <w:r>
          <w:rPr>
            <w:rFonts w:hint="eastAsia" w:ascii="仿宋" w:hAnsi="仿宋" w:eastAsia="仿宋" w:cs="仿宋"/>
            <w:color w:val="FF0000"/>
            <w:spacing w:val="2"/>
            <w:sz w:val="31"/>
            <w:szCs w:val="31"/>
            <w:lang w:eastAsia="zh-CN"/>
          </w:rPr>
          <w:delText>总上调幅度不超过15%。</w:delText>
        </w:r>
      </w:del>
    </w:p>
    <w:p w14:paraId="02B7FF5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岗级下降：按新岗位对应薪酬区间下降7%，下调后高于新岗位最高档的，降至最高档；因业务性或周期性岗位轮换，经华润雪花/华润酒业总经理审批后，上年绩效A及以上的可不下调；因岗位轮换至洼地市场的薪酬待遇不变执行新岗级，洼地保护期政策和保护对象应按组织分级相关要求审批并报备人力资源共享中心。</w:t>
      </w:r>
    </w:p>
    <w:p w14:paraId="63BE8C1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auto"/>
          <w:spacing w:val="2"/>
          <w:sz w:val="31"/>
          <w:szCs w:val="31"/>
          <w:lang w:eastAsia="zh-CN"/>
        </w:rPr>
      </w:pPr>
      <w:r>
        <w:rPr>
          <w:rFonts w:hint="eastAsia" w:ascii="仿宋" w:hAnsi="仿宋" w:eastAsia="仿宋" w:cs="仿宋"/>
          <w:color w:val="auto"/>
          <w:spacing w:val="2"/>
          <w:sz w:val="31"/>
          <w:szCs w:val="31"/>
          <w:lang w:eastAsia="zh-CN"/>
        </w:rPr>
        <w:t>3.岗级不变：原则上年度目标总现金不变，高于新岗级对应区间最高档的，降至最高档。</w:t>
      </w:r>
    </w:p>
    <w:p w14:paraId="6766624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color w:val="FF0000"/>
          <w:spacing w:val="2"/>
          <w:sz w:val="31"/>
          <w:szCs w:val="31"/>
          <w:lang w:eastAsia="zh-CN"/>
        </w:rPr>
      </w:pPr>
      <w:ins w:id="81" w:author="咨询组" w:date="2025-10-16T14:03:36Z">
        <w:r>
          <w:rPr>
            <w:rFonts w:hint="eastAsia" w:ascii="仿宋" w:hAnsi="仿宋" w:eastAsia="仿宋" w:cs="仿宋"/>
            <w:color w:val="FF0000"/>
            <w:spacing w:val="2"/>
            <w:sz w:val="31"/>
            <w:szCs w:val="31"/>
            <w:lang w:eastAsia="zh-CN"/>
          </w:rPr>
          <w:t>雪花事业部下属涉及组织分级的M4干部及专业总监异动调薪规则统一为按人和组织分离的原则，当发生变动时（包括组织分级岗位间、非组织分级向组织分级岗位调动和组织分级变化），仅调整对应岗级，不调整个人薪酬；个人薪酬仅随年度业绩表现，按年度绩效调薪、复位调薪规则调整。</w:t>
        </w:r>
      </w:ins>
    </w:p>
    <w:p w14:paraId="5604C56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（三）降免职（级）调薪</w:t>
      </w:r>
    </w:p>
    <w:p w14:paraId="778FCB8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包括干部及专业总监职务/级下降、退出干部及专业总监岗位。</w:t>
      </w:r>
    </w:p>
    <w:p w14:paraId="29923FB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因业绩原因或违纪处分降职/级的，按照其原年度目标总现金在原薪酬区间中的薪档位置调整至新岗位对应薪酬区间中的同等薪档位置定薪，超过最高档降至最高档；特殊情况可突破以上幅度。</w:t>
      </w:r>
    </w:p>
    <w:p w14:paraId="3463A5A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因轮岗交流职务下降或职级评定导致专业总监/专业岗职级下降的，下调7%，且不得超过所到岗级最高档。</w:t>
      </w:r>
    </w:p>
    <w:p w14:paraId="2A74D35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ins w:id="82" w:author="咨询组" w:date="2025-10-16T14:08:35Z">
        <w:r>
          <w:rPr>
            <w:rFonts w:hint="eastAsia" w:ascii="仿宋" w:hAnsi="仿宋" w:eastAsia="仿宋" w:cs="仿宋"/>
            <w:spacing w:val="2"/>
            <w:sz w:val="31"/>
            <w:szCs w:val="31"/>
            <w:lang w:eastAsia="zh-CN"/>
          </w:rPr>
          <w:t>免职退出干部及专业总监岗位，包含专业总监到经理级及同等职级（含以下）的，按新岗位对应薪酬区间重新定薪，定薪结果不超过退出前薪酬，如存在职级下降的，应至少降薪7%。</w:t>
        </w:r>
      </w:ins>
      <w:del w:id="83" w:author="咨询组" w:date="2025-10-16T14:08:35Z">
        <w:r>
          <w:rPr>
            <w:rFonts w:hint="eastAsia" w:ascii="仿宋" w:hAnsi="仿宋" w:eastAsia="仿宋" w:cs="仿宋"/>
            <w:spacing w:val="2"/>
            <w:sz w:val="31"/>
            <w:szCs w:val="31"/>
            <w:lang w:eastAsia="zh-CN"/>
          </w:rPr>
          <w:delText>免职退出干部及专业总监岗位，包含专业总监降级到经理级及同等职级(含以下)的，按新岗位对应薪酬区间重新定薪。</w:delText>
        </w:r>
      </w:del>
    </w:p>
    <w:p w14:paraId="35156AB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4" w:firstLineChars="200"/>
        <w:textAlignment w:val="baseline"/>
        <w:rPr>
          <w:rFonts w:hint="eastAsia" w:ascii="仿宋" w:hAnsi="仿宋" w:eastAsia="仿宋" w:cs="仿宋"/>
          <w:spacing w:val="2"/>
          <w:sz w:val="31"/>
          <w:szCs w:val="31"/>
          <w:lang w:eastAsia="zh-CN"/>
        </w:rPr>
      </w:pPr>
      <w:r>
        <w:rPr>
          <w:rFonts w:ascii="黑体" w:hAnsi="黑体" w:eastAsia="黑体" w:cs="黑体"/>
          <w:spacing w:val="16"/>
          <w:sz w:val="31"/>
          <w:szCs w:val="31"/>
        </w:rPr>
        <w:t>第</w:t>
      </w:r>
      <w:r>
        <w:rPr>
          <w:rFonts w:ascii="黑体" w:hAnsi="黑体" w:eastAsia="黑体" w:cs="黑体"/>
          <w:spacing w:val="8"/>
          <w:sz w:val="31"/>
          <w:szCs w:val="31"/>
        </w:rPr>
        <w:t>十条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同一职级对应多岗级回顾</w:t>
      </w:r>
    </w:p>
    <w:p w14:paraId="4BD2073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适用于华润啤酒/华润雪花/华润酒业本部（含片区法务总监）。</w:t>
      </w:r>
    </w:p>
    <w:p w14:paraId="403413E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（一）上调岗级</w:t>
      </w:r>
    </w:p>
    <w:p w14:paraId="2444656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在新晋升/晋级/外部招聘定级后，岗级低于本岗位对应岗级下限（专业总监低于PC57、M5级低于PC59）的，可于两年后开展岗级回顾，即在新职级工作满两年、上年绩效等级为B及以上，且薪档在2档及以上的，可上调一个岗级。</w:t>
      </w:r>
    </w:p>
    <w:p w14:paraId="0B67685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未达到所在岗位规划PC发展上限的，每年可根据绩效结果申请岗级回顾，即在同职级工作满三年、两年绩效为A/B及以上（不分先后顺序），且薪档在4档及以上的，可上调一个岗级。</w:t>
      </w:r>
    </w:p>
    <w:p w14:paraId="30C3D15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（二）下调岗级</w:t>
      </w:r>
    </w:p>
    <w:p w14:paraId="2ADA3E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连续两年绩效等级为C，岗级有下调空间的，下调一个岗级，最多降至本岗位岗级下限（专业总监PC57、M5级PC59）。</w:t>
      </w:r>
    </w:p>
    <w:p w14:paraId="674CC57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（三）每年4月1日前由共享中心统一组织岗级回顾，经审批后执行新岗级，并按照年度调薪方案进行薪酬调整。</w:t>
      </w:r>
    </w:p>
    <w:p w14:paraId="7B5F5C8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hint="eastAsia" w:ascii="仿宋" w:hAnsi="仿宋" w:eastAsia="仿宋" w:cs="仿宋"/>
          <w:spacing w:val="2"/>
          <w:sz w:val="31"/>
          <w:szCs w:val="31"/>
          <w:lang w:eastAsia="zh-CN"/>
        </w:rPr>
      </w:pPr>
      <w:r>
        <w:rPr>
          <w:rFonts w:ascii="黑体" w:hAnsi="黑体" w:eastAsia="黑体" w:cs="黑体"/>
          <w:spacing w:val="8"/>
          <w:sz w:val="31"/>
          <w:szCs w:val="31"/>
        </w:rPr>
        <w:t>第十一条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复位调薪</w:t>
      </w:r>
    </w:p>
    <w:p w14:paraId="130A93B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复位调薪包括向上复位调薪和向下复位调薪。向上复位调薪指根据上年度同职位/级的年度绩效结果，对年度总现金低于所在岗级1档（不含）的人员进行调薪；向下复位调薪指员工现薪酬水平高于相应职级/务对应最高档而开展的薪酬调整。</w:t>
      </w:r>
    </w:p>
    <w:p w14:paraId="184BD5D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复位调薪随薪酬回顾调薪同步开展，由华润啤酒人力资源部统一制定方案，共享中心实施。华润啤酒人力资源部根据年度调薪资源开展向上复位调薪，仅上年度绩效为B及以上人员可参与，向上复位调薪单次调薪增长比例最高不超过30%；员工现薪酬水平高于相应职级/务对应最高档的，需参与向下复位调薪，原则上直接调整到最高档。</w:t>
      </w:r>
    </w:p>
    <w:p w14:paraId="0B80B10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2"/>
          <w:sz w:val="31"/>
          <w:szCs w:val="31"/>
          <w:lang w:eastAsia="zh-CN"/>
        </w:rPr>
      </w:pPr>
      <w:r>
        <w:rPr>
          <w:rFonts w:ascii="黑体" w:hAnsi="黑体" w:eastAsia="黑体" w:cs="黑体"/>
          <w:spacing w:val="12"/>
          <w:sz w:val="31"/>
          <w:szCs w:val="31"/>
        </w:rPr>
        <w:t>第</w:t>
      </w:r>
      <w:r>
        <w:rPr>
          <w:rFonts w:ascii="黑体" w:hAnsi="黑体" w:eastAsia="黑体" w:cs="黑体"/>
          <w:spacing w:val="8"/>
          <w:sz w:val="31"/>
          <w:szCs w:val="31"/>
        </w:rPr>
        <w:t>十二条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薪酬回顾调薪</w:t>
      </w:r>
    </w:p>
    <w:p w14:paraId="0769BA1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根据公司经营业绩达成及薪酬预算情况开展，由华润啤酒人力资源部统一制定方案，共享中心实施。每位干部及专业总监每两年参与一次薪酬回顾。</w:t>
      </w:r>
    </w:p>
    <w:p w14:paraId="3067DB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（一）薪酬回顾指根据上两年同职位/职级的年度绩效结果，对年度总现金在所在岗级对应薪酬区间内且上年未实施薪酬回顾或复位调薪（复位后≥所在岗级1档）的人员进行的调薪。</w:t>
      </w:r>
    </w:p>
    <w:p w14:paraId="44AADE9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未达到目标薪酬结构的，每年可根据上年绩效结果开展结构调整，即可调整基本工资：A及以上调整30%、B调整20%、C调整10%、D不做调整；基本工资调整后，同步减少目标季度奖金，直至薪酬结构符合要求。由共享中心统一组织开展，经审批后执行。</w:t>
      </w:r>
    </w:p>
    <w:p w14:paraId="0AAD4C9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华润啤酒人力资源部未制定统一薪酬回顾调薪方案时，各销售事业部/生产中心、华润酒业项目公司可结合年度绩效情况及直管干部及专业总监薪酬水平，在年度目标总现金总额（基本工资+目标季度奖+目标年终奖）范围内，对少数绩优或绩差干部及专业总监增/减年度目标总现金，原则上，每年调整不超过2次。薪酬调整后，年度目标总现金不得超过N+2档。</w:t>
      </w:r>
    </w:p>
    <w:p w14:paraId="7817833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8"/>
          <w:sz w:val="31"/>
          <w:szCs w:val="31"/>
        </w:rPr>
        <w:t>十三条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调薪比例限制规则</w:t>
      </w:r>
    </w:p>
    <w:p w14:paraId="6CF0583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自然年内薪酬回顾及复位调薪日（含）前已做晋升/级调薪人员，当年不重复开展薪酬回顾及复位调薪。</w:t>
      </w:r>
    </w:p>
    <w:p w14:paraId="50D34F0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同一时点发生调动、职务/级晋升、薪酬复位、薪酬回顾中两种情形及以上的，采取就高原则，选择一种调薪方式。</w:t>
      </w:r>
    </w:p>
    <w:p w14:paraId="78335C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异动调薪、复位调薪、薪酬回顾调薪等在一个自然年度内调薪增长比例累计不超过50%，年度基本工资增幅不超30%（M5干部及专业总监及以下基本工资超出部分并入季度奖金，M5干部及专业总监以上超出部分并入年终奖），不含城市系数调整带来的增幅。</w:t>
      </w:r>
    </w:p>
    <w:p w14:paraId="75DC934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84" w:firstLineChars="200"/>
        <w:textAlignment w:val="baseline"/>
        <w:rPr>
          <w:rFonts w:hint="eastAsia" w:ascii="仿宋" w:hAnsi="仿宋" w:eastAsia="仿宋" w:cs="仿宋"/>
          <w:spacing w:val="2"/>
          <w:sz w:val="31"/>
          <w:szCs w:val="31"/>
          <w:lang w:eastAsia="zh-CN"/>
        </w:rPr>
      </w:pPr>
      <w:r>
        <w:rPr>
          <w:rFonts w:ascii="黑体" w:hAnsi="黑体" w:eastAsia="黑体" w:cs="黑体"/>
          <w:spacing w:val="16"/>
          <w:sz w:val="31"/>
          <w:szCs w:val="31"/>
        </w:rPr>
        <w:t>第</w:t>
      </w:r>
      <w:r>
        <w:rPr>
          <w:rFonts w:ascii="黑体" w:hAnsi="黑体" w:eastAsia="黑体" w:cs="黑体"/>
          <w:spacing w:val="10"/>
          <w:sz w:val="31"/>
          <w:szCs w:val="31"/>
        </w:rPr>
        <w:t>十</w:t>
      </w:r>
      <w:r>
        <w:rPr>
          <w:rFonts w:ascii="黑体" w:hAnsi="黑体" w:eastAsia="黑体" w:cs="黑体"/>
          <w:spacing w:val="8"/>
          <w:sz w:val="31"/>
          <w:szCs w:val="31"/>
        </w:rPr>
        <w:t>四条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季度奖金发放与清算</w:t>
      </w:r>
    </w:p>
    <w:p w14:paraId="633DA3B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根据干部及专业总监个人年度目标总现金及相应岗级薪酬结构，确定目标季度奖金；实施月度考核的，可按月发放季度奖金，目标季度奖金按全年额度平均折算12个月作为月度考核兑现的目标值，按照季度奖金的规则兑现与发放。</w:t>
      </w:r>
    </w:p>
    <w:p w14:paraId="7654611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（一）实际季度奖金与个人季度出勤情况、考核结果相关。</w:t>
      </w:r>
    </w:p>
    <w:p w14:paraId="1C41BE2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每季度发放的实际季度奖金=目标季度奖金×个人季度绩效得分/100。</w:t>
      </w:r>
    </w:p>
    <w:p w14:paraId="625C10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1.目标季度奖金根据季度实际出勤天数折算后按规则发放，员工缺勤期间（病假、产假、事假、旷工）不发放季度奖金，即目标季度奖金=目标季度奖金标准×（1-当季缺勤天数÷当季标准计薪天数）</w:t>
      </w:r>
    </w:p>
    <w:p w14:paraId="63E044A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2.个人季度绩效得分不保底，高于120分的，按120分计。</w:t>
      </w:r>
    </w:p>
    <w:p w14:paraId="788BA3A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（二）季度奖金实行总额控制，总额范围内按组织绩效清算。年度内离职、退休、身故、跨业务单元调动的不参与季度奖金清算。</w:t>
      </w:r>
    </w:p>
    <w:p w14:paraId="394D66D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总额核定方式：华润啤酒/华润雪花/华润酒业本部、华润雪花销售事业部/生产中心、华润酒业项目公司所有干部及专业总监全年实际季度奖金总额=∑各组织干部及专业总监全年目标季度奖金×综合业绩考核得分对应系数。</w:t>
      </w:r>
    </w:p>
    <w:p w14:paraId="6FD2BC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综合业绩考核得分对应系数=综合业绩考核得分/100，综合业绩考核得分=相应组织业绩合同得分×90%+党建考核得分×10%；综合业绩考核得分不保底，高于120分的，按120分计。</w:t>
      </w:r>
    </w:p>
    <w:p w14:paraId="5328FBF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（1）华润啤酒/华润雪花/华润酒业本部按部门综合业绩考核得分清算，各部门在全年季度奖金总额范围内分配，节余或超出总额的，设置调节系数，同比例增加或减少季度奖金。</w:t>
      </w:r>
    </w:p>
    <w:p w14:paraId="16599B9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销售事业部管理班子成员、销售事业部直管干部及专业总监按销售事业部综合业绩考核得分分别清算，各销售事业部在全年季度奖金总额范围内分配，节余或超出总额的设调节系数，同比例增加或减少季度奖金；销售事业部管理班子成员、销售事业部直管干部及专业总监清算额度互不窜用。</w:t>
      </w:r>
    </w:p>
    <w:p w14:paraId="0ACDD78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生产中心片区生产部干部及专业总监（含派驻人力、财务总监）、生产工厂厂长及专业总监按按生产中心综合业绩考核得分分别清算，各片区生产部在全年季度奖金总额范围内分配，节余或超出总额的设调节系数，同比例增加或减少季度奖金；片区生产部干部及专业总监、生产工厂厂长及专业总监清算额度互不窜用。</w:t>
      </w:r>
    </w:p>
    <w:p w14:paraId="3802F3C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华润酒业项目公司管理班子成员、项目公司直管干部及专业总监按项目公司综合业绩考核得分分别清算，项目公司在全年季度奖金总额范围内分配，节余或超出总额的设调节系数，同比例增加或减少季度奖金，由项目公司人力资源部发放；项目公司管理班子成员、项目公司直管干部及专业总监清算额度互不窜用。</w:t>
      </w:r>
    </w:p>
    <w:p w14:paraId="2EED07E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2.个人年度清算：个人全年实际季度奖金=全年目标季度奖金</w:t>
      </w:r>
    </w:p>
    <w:p w14:paraId="1E35F6CD">
      <w:pPr>
        <w:keepNext w:val="0"/>
        <w:keepLines w:val="0"/>
        <w:pageBreakBefore w:val="0"/>
        <w:widowControl/>
        <w:kinsoku w:val="0"/>
        <w:wordWrap/>
        <w:overflowPunct/>
        <w:topLinePunct w:val="0"/>
        <w:autoSpaceDE w:val="0"/>
        <w:autoSpaceDN w:val="0"/>
        <w:bidi w:val="0"/>
        <w:adjustRightInd w:val="0"/>
        <w:snapToGrid w:val="0"/>
        <w:spacing w:line="334" w:lineRule="auto"/>
        <w:ind w:right="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个人年度关键业绩得分×调节系数，其中：调节系数=所在单位干部及专业总监全年实际奖金总额÷∑（干部及专业总监全年目标季度奖金×个人年度关键业绩得分），个人年度关键业绩得分按《干部及专业总监绩效管理办法》执行。</w:t>
      </w:r>
    </w:p>
    <w:p w14:paraId="366A1C8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3.以上目标季度奖金与个人出勤情况挂钩</w:t>
      </w:r>
      <w:del w:id="84" w:author="咨询组" w:date="2025-10-16T14:34:47Z">
        <w:r>
          <w:rPr>
            <w:rFonts w:hint="eastAsia" w:ascii="仿宋" w:hAnsi="仿宋" w:eastAsia="仿宋" w:cs="仿宋"/>
            <w:spacing w:val="2"/>
            <w:sz w:val="31"/>
            <w:szCs w:val="31"/>
            <w:lang w:eastAsia="zh-CN"/>
          </w:rPr>
          <w:delText>挂钩方式同上</w:delText>
        </w:r>
      </w:del>
      <w:r>
        <w:rPr>
          <w:rFonts w:hint="eastAsia" w:ascii="仿宋" w:hAnsi="仿宋" w:eastAsia="仿宋" w:cs="仿宋"/>
          <w:spacing w:val="2"/>
          <w:sz w:val="31"/>
          <w:szCs w:val="31"/>
          <w:lang w:eastAsia="zh-CN"/>
        </w:rPr>
        <w:t>。</w:t>
      </w:r>
    </w:p>
    <w:p w14:paraId="02F3CE9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4.干部及专业总监季度奖金清算方案由华润啤酒人力资源部制定，人力资源共享中心统一核算报批后发放。</w:t>
      </w:r>
    </w:p>
    <w:p w14:paraId="008F2C1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76" w:firstLineChars="200"/>
        <w:textAlignment w:val="baseline"/>
        <w:rPr>
          <w:rFonts w:hint="eastAsia" w:ascii="仿宋" w:hAnsi="仿宋" w:eastAsia="仿宋" w:cs="仿宋"/>
          <w:spacing w:val="2"/>
          <w:sz w:val="31"/>
          <w:szCs w:val="31"/>
          <w:lang w:eastAsia="zh-CN"/>
        </w:rPr>
      </w:pPr>
      <w:r>
        <w:rPr>
          <w:rFonts w:ascii="黑体" w:hAnsi="黑体" w:eastAsia="黑体" w:cs="黑体"/>
          <w:spacing w:val="14"/>
          <w:sz w:val="31"/>
          <w:szCs w:val="31"/>
        </w:rPr>
        <w:t>第</w:t>
      </w:r>
      <w:r>
        <w:rPr>
          <w:rFonts w:ascii="黑体" w:hAnsi="黑体" w:eastAsia="黑体" w:cs="黑体"/>
          <w:spacing w:val="8"/>
          <w:sz w:val="31"/>
          <w:szCs w:val="31"/>
        </w:rPr>
        <w:t>十五条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年终奖发放与清算</w:t>
      </w:r>
    </w:p>
    <w:p w14:paraId="231A3BF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根据个人年度目标总现金及相应岗级薪酬结构，确定目标年终奖。实际年终奖金与个人年度出勤情况、考核结果相关。</w:t>
      </w:r>
    </w:p>
    <w:p w14:paraId="66FEAAF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（一）目标年终奖根据实际出勤天数折算后按规则发放，员工缺勤期间（病假、产假、事假、旷工）不发放年终奖，即目年终奖=目标年终奖标准×（1-全年缺勤天数÷全年标准计薪天数）。</w:t>
      </w:r>
    </w:p>
    <w:p w14:paraId="1812DEA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目标年终奖标准在年度内发生变化的，按变化前后标准及缺勤情况折算核定目标年终奖。</w:t>
      </w:r>
    </w:p>
    <w:p w14:paraId="0607BEA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（二）年终奖实行总额控制，在总额范围内发放，根据组织绩效及个人年度绩效考核结果核算发放。</w:t>
      </w:r>
    </w:p>
    <w:p w14:paraId="6CA792A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1.总额核定方式：与所在单位综合业绩考核得分挂钩，即所在单位干部及专业总监年终奖总额=∑干部及专业总监目标年终奖</w:t>
      </w:r>
    </w:p>
    <w:p w14:paraId="3DEF4DB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×综合业绩考核得分对应系数或调节系数</w:t>
      </w:r>
      <w:del w:id="85" w:author="咨询组" w:date="2025-10-16T14:11:56Z">
        <w:r>
          <w:rPr>
            <w:rFonts w:hint="eastAsia" w:ascii="仿宋" w:hAnsi="仿宋" w:eastAsia="仿宋" w:cs="仿宋"/>
            <w:spacing w:val="2"/>
            <w:sz w:val="31"/>
            <w:szCs w:val="31"/>
            <w:lang w:eastAsia="zh-CN"/>
          </w:rPr>
          <w:delText>其中目标年终奖与个人出勤情况挂钩方式见上述第(一)款</w:delText>
        </w:r>
      </w:del>
      <w:r>
        <w:rPr>
          <w:rFonts w:hint="eastAsia" w:ascii="仿宋" w:hAnsi="仿宋" w:eastAsia="仿宋" w:cs="仿宋"/>
          <w:spacing w:val="2"/>
          <w:sz w:val="31"/>
          <w:szCs w:val="31"/>
          <w:lang w:eastAsia="zh-CN"/>
        </w:rPr>
        <w:t>。</w:t>
      </w:r>
    </w:p>
    <w:p w14:paraId="2F128AE2">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综合业绩考核得分对应系数=综合业绩考核得分/100，综合业绩考核得分=相应组织业绩合同得分×90%+党建考核得分×10%；综合业绩考核得分不设保底，高于120分的，按120分计。</w:t>
      </w:r>
    </w:p>
    <w:p w14:paraId="150CDC7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华润啤酒各部门综合业绩考核得分对应系数按华润啤酒组织业绩、党建考核得分计算，华润雪花/华润酒业本部各部门分别按事业部组织业绩、党建考核得分计算；为保持与销售事业部/酒业项目公司管理班子奖金分配平衡，可设置调节系数。</w:t>
      </w:r>
    </w:p>
    <w:p w14:paraId="548693C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（2）销售事业部/酒业项目公司综合业绩考核得分对应系数按各销售事业部组织业绩、党建考核得分计算。</w:t>
      </w:r>
    </w:p>
    <w:p w14:paraId="22A38DB0">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2.个人年终奖核算：干部及专业总监个人实际年终奖=目标年终奖×奖金系数×调节系数</w:t>
      </w:r>
      <w:del w:id="86" w:author="咨询组" w:date="2025-10-16T14:12:22Z">
        <w:r>
          <w:rPr>
            <w:rFonts w:hint="eastAsia" w:ascii="仿宋" w:hAnsi="仿宋" w:eastAsia="仿宋" w:cs="仿宋"/>
            <w:spacing w:val="2"/>
            <w:sz w:val="31"/>
            <w:szCs w:val="31"/>
            <w:lang w:eastAsia="zh-CN"/>
          </w:rPr>
          <w:delText>其中目标年终奖与个人出勤情况挂钩见上述第(一) 款</w:delText>
        </w:r>
      </w:del>
      <w:r>
        <w:rPr>
          <w:rFonts w:hint="eastAsia" w:ascii="仿宋" w:hAnsi="仿宋" w:eastAsia="仿宋" w:cs="仿宋"/>
          <w:spacing w:val="2"/>
          <w:sz w:val="31"/>
          <w:szCs w:val="31"/>
          <w:lang w:eastAsia="zh-CN"/>
        </w:rPr>
        <w:t>。</w:t>
      </w:r>
    </w:p>
    <w:p w14:paraId="7437C2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（1）奖金系数=所在组织综合业绩考核得分对应系数×30%+个人绩效系数×70%</w:t>
      </w:r>
      <w:del w:id="87" w:author="咨询组" w:date="2025-10-16T14:34:21Z">
        <w:r>
          <w:rPr>
            <w:rFonts w:hint="eastAsia" w:ascii="仿宋" w:hAnsi="仿宋" w:eastAsia="仿宋" w:cs="仿宋"/>
            <w:spacing w:val="2"/>
            <w:sz w:val="31"/>
            <w:szCs w:val="31"/>
            <w:lang w:eastAsia="zh-CN"/>
          </w:rPr>
          <w:delText>综合业绩考核得分对应系数核定规则同上</w:delText>
        </w:r>
      </w:del>
      <w:r>
        <w:rPr>
          <w:rFonts w:hint="eastAsia" w:ascii="仿宋" w:hAnsi="仿宋" w:eastAsia="仿宋" w:cs="仿宋"/>
          <w:spacing w:val="2"/>
          <w:sz w:val="31"/>
          <w:szCs w:val="31"/>
          <w:lang w:eastAsia="zh-CN"/>
        </w:rPr>
        <w:t>。</w:t>
      </w:r>
    </w:p>
    <w:p w14:paraId="761E084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val="en-US" w:eastAsia="zh-CN"/>
        </w:rPr>
        <w:t>①</w:t>
      </w:r>
      <w:r>
        <w:rPr>
          <w:rFonts w:hint="eastAsia" w:ascii="仿宋" w:hAnsi="仿宋" w:eastAsia="仿宋" w:cs="仿宋"/>
          <w:spacing w:val="2"/>
          <w:sz w:val="31"/>
          <w:szCs w:val="31"/>
          <w:lang w:eastAsia="zh-CN"/>
        </w:rPr>
        <w:t>华润啤酒/华润雪花/华润酒业本部干部及专业总监综合业绩考核得分对应系数</w:t>
      </w:r>
    </w:p>
    <w:p w14:paraId="7954ECC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片区营运部总监综合业绩考核得分对应系数由华润雪花营运中心、任职对应销售事业部综合业绩考核得分各占50%和任职时间加权计算；如任职多个销售事业部的，任职对应销售事业部综合业绩考核得分取销售事业部平均值。</w:t>
      </w:r>
    </w:p>
    <w:p w14:paraId="3DB27C1A">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华润啤酒/华润雪花/华润酒业本部干部及专业总监综合业绩考核得分对应系数由华润啤酒/华润雪花/华润酒业事业部综合业绩考核得分对应系数、华润啤酒/华润雪花/华润酒业本部部门综合业绩得分对应系数分别占30%、70%加权计算。</w:t>
      </w:r>
    </w:p>
    <w:p w14:paraId="1B433507">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val="en-US" w:eastAsia="zh-CN"/>
        </w:rPr>
        <w:t>②</w:t>
      </w:r>
      <w:r>
        <w:rPr>
          <w:rFonts w:hint="eastAsia" w:ascii="仿宋" w:hAnsi="仿宋" w:eastAsia="仿宋" w:cs="仿宋"/>
          <w:spacing w:val="2"/>
          <w:sz w:val="31"/>
          <w:szCs w:val="31"/>
          <w:lang w:eastAsia="zh-CN"/>
        </w:rPr>
        <w:t>销售事业部综合业绩考核得分对应系数</w:t>
      </w:r>
    </w:p>
    <w:p w14:paraId="71CE53E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销售事业部管理班子成员综合业绩考核得分对应系数按销售事业部综合业绩考核得分对应系数计算。</w:t>
      </w:r>
    </w:p>
    <w:p w14:paraId="03778C2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省营销中心专业总监综合业绩考核得分对应系数由销售事业部综合业绩考核得分对应系数、所在省营销中心综合业绩考核得分对应系数各占30%、70%加权计算。</w:t>
      </w:r>
    </w:p>
    <w:p w14:paraId="7AC2E21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销售大区干部综合业绩考核得分对应系数按销售大区综合业绩考核得分对应系数计算。</w:t>
      </w:r>
    </w:p>
    <w:p w14:paraId="664FDE5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val="en-US" w:eastAsia="zh-CN"/>
        </w:rPr>
        <w:t>③</w:t>
      </w:r>
      <w:r>
        <w:rPr>
          <w:rFonts w:hint="eastAsia" w:ascii="仿宋" w:hAnsi="仿宋" w:eastAsia="仿宋" w:cs="仿宋"/>
          <w:spacing w:val="2"/>
          <w:sz w:val="31"/>
          <w:szCs w:val="31"/>
          <w:lang w:eastAsia="zh-CN"/>
        </w:rPr>
        <w:t>生产中心综合业绩考核得分对应系数</w:t>
      </w:r>
    </w:p>
    <w:p w14:paraId="366471CB">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片区生产部干部及专业总监综合业绩考核得分对应系数由生产中心综合业绩考核得分对应系数、片区生产部综合业绩考核得分对应系数各占30%、70%加权计算。</w:t>
      </w:r>
    </w:p>
    <w:p w14:paraId="66EBFC3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生产工厂干部及专业总监综合业绩考核得分对应系数按生产工厂综合业绩考核得分对应系数计算。</w:t>
      </w:r>
    </w:p>
    <w:p w14:paraId="6A576924">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val="en-US" w:eastAsia="zh-CN"/>
        </w:rPr>
        <w:t>④</w:t>
      </w:r>
      <w:r>
        <w:rPr>
          <w:rFonts w:hint="eastAsia" w:ascii="仿宋" w:hAnsi="仿宋" w:eastAsia="仿宋" w:cs="仿宋"/>
          <w:spacing w:val="2"/>
          <w:sz w:val="31"/>
          <w:szCs w:val="31"/>
          <w:lang w:eastAsia="zh-CN"/>
        </w:rPr>
        <w:t>兼岗干部及专业总监（如纪委书记）兼岗期间综合业绩考核得分按兼任岗位所在组织综合业绩考核得分对应系数和任期时间加权平均计算，纳入主岗所在单位核定。</w:t>
      </w:r>
    </w:p>
    <w:p w14:paraId="7457028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val="en-US" w:eastAsia="zh-CN"/>
        </w:rPr>
        <w:t>⑤</w:t>
      </w:r>
      <w:r>
        <w:rPr>
          <w:rFonts w:hint="eastAsia" w:ascii="仿宋" w:hAnsi="仿宋" w:eastAsia="仿宋" w:cs="仿宋"/>
          <w:spacing w:val="2"/>
          <w:sz w:val="31"/>
          <w:szCs w:val="31"/>
          <w:lang w:eastAsia="zh-CN"/>
        </w:rPr>
        <w:t>个人绩效系数按个人绩效等级对应绩效系数执行，即A+、A、B、C和D对应的个人绩效系数分别为1.2、1.1、1、0.9和0.7。</w:t>
      </w:r>
    </w:p>
    <w:p w14:paraId="32F7DE4C">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（2）为保证干部及专业总监个人实发年终奖之和不超所在单位年终奖总额，设置调节系数。</w:t>
      </w:r>
    </w:p>
    <w:p w14:paraId="0EF1FB55">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（三）干部及专业总监年终奖清算方案由华润啤酒人力资源部制定，人力资源共享中心统一核算报批后发放。</w:t>
      </w:r>
    </w:p>
    <w:p w14:paraId="39E25B93">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52" w:firstLineChars="200"/>
        <w:textAlignment w:val="baseline"/>
        <w:rPr>
          <w:rFonts w:hint="eastAsia" w:ascii="仿宋" w:hAnsi="仿宋" w:eastAsia="仿宋" w:cs="仿宋"/>
          <w:spacing w:val="2"/>
          <w:sz w:val="31"/>
          <w:szCs w:val="31"/>
          <w:lang w:eastAsia="zh-CN"/>
        </w:rPr>
      </w:pPr>
      <w:r>
        <w:rPr>
          <w:rFonts w:ascii="黑体" w:hAnsi="黑体" w:eastAsia="黑体" w:cs="黑体"/>
          <w:spacing w:val="8"/>
          <w:sz w:val="31"/>
          <w:szCs w:val="31"/>
        </w:rPr>
        <w:t>第十六条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任期激励</w:t>
      </w:r>
    </w:p>
    <w:p w14:paraId="4A5520E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干部及专业总监、关键岗位人员任期激励的工具、对象、授予兑现时间、分配、发放等按任期激励方案执行。每年根据激励方案确定激励对象范围并重新梳理纳入任期激励的人员名单。</w:t>
      </w:r>
    </w:p>
    <w:p w14:paraId="6BBA84B1">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ascii="黑体" w:hAnsi="黑体" w:eastAsia="黑体" w:cs="黑体"/>
          <w:spacing w:val="2"/>
          <w:sz w:val="31"/>
          <w:szCs w:val="31"/>
        </w:rPr>
        <w:t>第十七条</w:t>
      </w:r>
      <w:r>
        <w:rPr>
          <w:rFonts w:hint="eastAsia" w:ascii="黑体" w:hAnsi="黑体" w:eastAsia="黑体" w:cs="黑体"/>
          <w:spacing w:val="2"/>
          <w:sz w:val="31"/>
          <w:szCs w:val="31"/>
          <w:lang w:val="en-US" w:eastAsia="zh-CN"/>
        </w:rPr>
        <w:t xml:space="preserve"> </w:t>
      </w:r>
      <w:r>
        <w:rPr>
          <w:rFonts w:hint="eastAsia" w:ascii="仿宋" w:hAnsi="仿宋" w:eastAsia="仿宋" w:cs="仿宋"/>
          <w:spacing w:val="2"/>
          <w:sz w:val="31"/>
          <w:szCs w:val="31"/>
          <w:lang w:eastAsia="zh-CN"/>
        </w:rPr>
        <w:t>纳入任期制和契约化管理的岗位，年终奖和任期激励兑现时需严格根据聘任协议约定刚性兑现，其中：</w:t>
      </w:r>
    </w:p>
    <w:p w14:paraId="5E4694A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（一）年度业绩考核得分低于合格线（百分制的80分）的，扣减当年全部年终奖及归属当年任期激励。</w:t>
      </w:r>
    </w:p>
    <w:p w14:paraId="300AEA29">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（二）任期业绩考核得分低于合格线（百分制的80分）的，扣减全部任期激励（含已兑现的任期激励）。</w:t>
      </w:r>
    </w:p>
    <w:p w14:paraId="1E82E70F">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（三）年度业绩合同任一主要指标未达到完成底线（百分制的70分或总分的70%）的，年度考核结果应当认定为不合格，扣减当年全部年终奖和归属当年任期激励。</w:t>
      </w:r>
    </w:p>
    <w:p w14:paraId="101FAFBE">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（四）超额完成考核目标或有突出贡献的，薪酬激励按约定兑现。</w:t>
      </w:r>
    </w:p>
    <w:p w14:paraId="28943FD6">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68" w:firstLineChars="200"/>
        <w:textAlignment w:val="baseline"/>
        <w:rPr>
          <w:rFonts w:hint="eastAsia" w:ascii="仿宋" w:hAnsi="仿宋" w:eastAsia="仿宋" w:cs="仿宋"/>
          <w:spacing w:val="2"/>
          <w:sz w:val="31"/>
          <w:szCs w:val="31"/>
          <w:lang w:eastAsia="zh-CN"/>
        </w:rPr>
      </w:pPr>
      <w:r>
        <w:rPr>
          <w:rFonts w:ascii="黑体" w:hAnsi="黑体" w:eastAsia="黑体" w:cs="黑体"/>
          <w:spacing w:val="12"/>
          <w:sz w:val="31"/>
          <w:szCs w:val="31"/>
        </w:rPr>
        <w:t>第</w:t>
      </w:r>
      <w:r>
        <w:rPr>
          <w:rFonts w:ascii="黑体" w:hAnsi="黑体" w:eastAsia="黑体" w:cs="黑体"/>
          <w:spacing w:val="8"/>
          <w:sz w:val="31"/>
          <w:szCs w:val="31"/>
        </w:rPr>
        <w:t>十八条</w:t>
      </w:r>
      <w:r>
        <w:rPr>
          <w:rFonts w:hint="eastAsia" w:ascii="黑体" w:hAnsi="黑体" w:eastAsia="黑体" w:cs="黑体"/>
          <w:spacing w:val="8"/>
          <w:sz w:val="31"/>
          <w:szCs w:val="31"/>
          <w:lang w:val="en-US" w:eastAsia="zh-CN"/>
        </w:rPr>
        <w:t xml:space="preserve"> </w:t>
      </w:r>
      <w:r>
        <w:rPr>
          <w:rFonts w:hint="eastAsia" w:ascii="仿宋" w:hAnsi="仿宋" w:eastAsia="仿宋" w:cs="仿宋"/>
          <w:spacing w:val="2"/>
          <w:sz w:val="31"/>
          <w:szCs w:val="31"/>
          <w:lang w:eastAsia="zh-CN"/>
        </w:rPr>
        <w:t>调薪沟通机制</w:t>
      </w:r>
    </w:p>
    <w:p w14:paraId="150125D8">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28" w:firstLineChars="200"/>
        <w:textAlignment w:val="baseline"/>
        <w:rPr>
          <w:rFonts w:hint="eastAsia" w:ascii="仿宋" w:hAnsi="仿宋" w:eastAsia="仿宋" w:cs="仿宋"/>
          <w:spacing w:val="2"/>
          <w:sz w:val="31"/>
          <w:szCs w:val="31"/>
          <w:lang w:eastAsia="zh-CN"/>
        </w:rPr>
      </w:pPr>
      <w:r>
        <w:rPr>
          <w:rFonts w:hint="eastAsia" w:ascii="仿宋" w:hAnsi="仿宋" w:eastAsia="仿宋" w:cs="仿宋"/>
          <w:spacing w:val="2"/>
          <w:sz w:val="31"/>
          <w:szCs w:val="31"/>
          <w:lang w:eastAsia="zh-CN"/>
        </w:rPr>
        <w:t>由人力资源共享中心按审批权限实施各级干部及专业总监调薪，并将调薪结果反馈至各级人力资源部/人力资源总监，由各级人力资源负责人对本单位干部及专业总监调薪结果在5个工作日内进行调薪一对一沟通，完成调薪沟通后再由人力资源共享中心推送调薪通知单</w:t>
      </w:r>
      <w:del w:id="88" w:author="咨询组" w:date="2025-11-13T17:19:33Z">
        <w:r>
          <w:rPr>
            <w:rFonts w:hint="eastAsia" w:ascii="仿宋" w:hAnsi="仿宋" w:eastAsia="仿宋" w:cs="仿宋"/>
            <w:spacing w:val="2"/>
            <w:sz w:val="31"/>
            <w:szCs w:val="31"/>
            <w:lang w:eastAsia="zh-CN"/>
          </w:rPr>
          <w:delText>(附件2)，具体沟通关系详见附件3。</w:delText>
        </w:r>
      </w:del>
      <w:ins w:id="89" w:author="咨询组" w:date="2025-11-13T17:19:38Z">
        <w:r>
          <w:rPr>
            <w:rFonts w:hint="eastAsia" w:ascii="仿宋" w:hAnsi="仿宋" w:eastAsia="仿宋" w:cs="仿宋"/>
            <w:spacing w:val="2"/>
            <w:sz w:val="31"/>
            <w:szCs w:val="31"/>
            <w:lang w:eastAsia="zh-CN"/>
          </w:rPr>
          <w:t>。</w:t>
        </w:r>
      </w:ins>
    </w:p>
    <w:p w14:paraId="2A22D458">
      <w:pPr>
        <w:spacing w:before="101" w:line="224" w:lineRule="auto"/>
        <w:ind w:left="3418"/>
        <w:rPr>
          <w:del w:id="90" w:author="咨询组" w:date="2025-10-16T14:19:18Z"/>
          <w:rFonts w:ascii="黑体" w:hAnsi="黑体" w:eastAsia="黑体" w:cs="黑体"/>
          <w:sz w:val="31"/>
          <w:szCs w:val="31"/>
        </w:rPr>
      </w:pPr>
      <w:del w:id="91" w:author="咨询组" w:date="2025-10-16T14:19:18Z">
        <w:bookmarkStart w:id="2" w:name="_bookmark3"/>
        <w:bookmarkEnd w:id="2"/>
        <w:r>
          <w:rPr>
            <w:rFonts w:ascii="黑体" w:hAnsi="黑体" w:eastAsia="黑体" w:cs="黑体"/>
            <w:spacing w:val="11"/>
            <w:sz w:val="31"/>
            <w:szCs w:val="31"/>
          </w:rPr>
          <w:delText>第</w:delText>
        </w:r>
      </w:del>
      <w:del w:id="92" w:author="咨询组" w:date="2025-10-16T14:19:18Z">
        <w:r>
          <w:rPr>
            <w:rFonts w:ascii="黑体" w:hAnsi="黑体" w:eastAsia="黑体" w:cs="黑体"/>
            <w:spacing w:val="7"/>
            <w:sz w:val="31"/>
            <w:szCs w:val="31"/>
          </w:rPr>
          <w:delText>三章附则</w:delText>
        </w:r>
      </w:del>
    </w:p>
    <w:p w14:paraId="18F7C59B">
      <w:pPr>
        <w:spacing w:before="182" w:line="223" w:lineRule="auto"/>
        <w:ind w:left="681"/>
        <w:rPr>
          <w:del w:id="93" w:author="咨询组" w:date="2025-10-16T14:19:18Z"/>
          <w:rFonts w:ascii="仿宋" w:hAnsi="仿宋" w:eastAsia="仿宋" w:cs="仿宋"/>
          <w:sz w:val="31"/>
          <w:szCs w:val="31"/>
        </w:rPr>
      </w:pPr>
      <w:del w:id="94" w:author="咨询组" w:date="2025-10-16T14:19:18Z">
        <w:r>
          <w:rPr>
            <w:rFonts w:ascii="黑体" w:hAnsi="黑体" w:eastAsia="黑体" w:cs="黑体"/>
            <w:spacing w:val="16"/>
            <w:sz w:val="31"/>
            <w:szCs w:val="31"/>
          </w:rPr>
          <w:delText>第</w:delText>
        </w:r>
      </w:del>
      <w:del w:id="95" w:author="咨询组" w:date="2025-10-16T14:19:18Z">
        <w:r>
          <w:rPr>
            <w:rFonts w:ascii="黑体" w:hAnsi="黑体" w:eastAsia="黑体" w:cs="黑体"/>
            <w:spacing w:val="9"/>
            <w:sz w:val="31"/>
            <w:szCs w:val="31"/>
          </w:rPr>
          <w:delText>十</w:delText>
        </w:r>
      </w:del>
      <w:del w:id="96" w:author="咨询组" w:date="2025-10-16T14:19:18Z">
        <w:r>
          <w:rPr>
            <w:rFonts w:ascii="黑体" w:hAnsi="黑体" w:eastAsia="黑体" w:cs="黑体"/>
            <w:spacing w:val="8"/>
            <w:sz w:val="31"/>
            <w:szCs w:val="31"/>
          </w:rPr>
          <w:delText>九条</w:delText>
        </w:r>
      </w:del>
      <w:del w:id="97" w:author="咨询组" w:date="2025-10-16T14:19:18Z">
        <w:r>
          <w:rPr>
            <w:rFonts w:ascii="仿宋" w:hAnsi="仿宋" w:eastAsia="仿宋" w:cs="仿宋"/>
            <w:spacing w:val="8"/>
            <w:sz w:val="31"/>
            <w:szCs w:val="31"/>
          </w:rPr>
          <w:delText>本细则为华润啤酒三级制度。</w:delText>
        </w:r>
      </w:del>
    </w:p>
    <w:p w14:paraId="70FE01A2">
      <w:pPr>
        <w:spacing w:before="187" w:line="333" w:lineRule="auto"/>
        <w:ind w:left="36" w:right="2" w:firstLine="645"/>
        <w:rPr>
          <w:del w:id="98" w:author="咨询组" w:date="2025-10-16T14:19:18Z"/>
          <w:rFonts w:ascii="仿宋" w:hAnsi="仿宋" w:eastAsia="仿宋" w:cs="仿宋"/>
          <w:sz w:val="31"/>
          <w:szCs w:val="31"/>
        </w:rPr>
      </w:pPr>
      <w:del w:id="99" w:author="咨询组" w:date="2025-10-16T14:19:18Z">
        <w:r>
          <w:rPr>
            <w:rFonts w:ascii="黑体" w:hAnsi="黑体" w:eastAsia="黑体" w:cs="黑体"/>
            <w:spacing w:val="14"/>
            <w:sz w:val="31"/>
            <w:szCs w:val="31"/>
          </w:rPr>
          <w:delText>第</w:delText>
        </w:r>
      </w:del>
      <w:del w:id="100" w:author="咨询组" w:date="2025-10-16T14:19:18Z">
        <w:r>
          <w:rPr>
            <w:rFonts w:ascii="黑体" w:hAnsi="黑体" w:eastAsia="黑体" w:cs="黑体"/>
            <w:spacing w:val="13"/>
            <w:sz w:val="31"/>
            <w:szCs w:val="31"/>
          </w:rPr>
          <w:delText>二</w:delText>
        </w:r>
      </w:del>
      <w:del w:id="101" w:author="咨询组" w:date="2025-10-16T14:19:18Z">
        <w:r>
          <w:rPr>
            <w:rFonts w:ascii="黑体" w:hAnsi="黑体" w:eastAsia="黑体" w:cs="黑体"/>
            <w:spacing w:val="7"/>
            <w:sz w:val="31"/>
            <w:szCs w:val="31"/>
          </w:rPr>
          <w:delText>十条</w:delText>
        </w:r>
      </w:del>
      <w:del w:id="102" w:author="咨询组" w:date="2025-10-16T14:19:18Z">
        <w:r>
          <w:rPr>
            <w:rFonts w:ascii="仿宋" w:hAnsi="仿宋" w:eastAsia="仿宋" w:cs="仿宋"/>
            <w:spacing w:val="7"/>
            <w:sz w:val="31"/>
            <w:szCs w:val="31"/>
          </w:rPr>
          <w:delText>本细则由华润啤酒人力资源部负责制订、修订和解</w:delText>
        </w:r>
      </w:del>
      <w:del w:id="103" w:author="咨询组" w:date="2025-10-16T14:19:18Z">
        <w:r>
          <w:rPr>
            <w:rFonts w:ascii="仿宋" w:hAnsi="仿宋" w:eastAsia="仿宋" w:cs="仿宋"/>
            <w:spacing w:val="1"/>
            <w:sz w:val="31"/>
            <w:szCs w:val="31"/>
          </w:rPr>
          <w:delText>释</w:delText>
        </w:r>
      </w:del>
      <w:del w:id="104" w:author="咨询组" w:date="2025-10-16T14:19:18Z">
        <w:r>
          <w:rPr>
            <w:rFonts w:ascii="仿宋" w:hAnsi="仿宋" w:eastAsia="仿宋" w:cs="仿宋"/>
            <w:sz w:val="31"/>
            <w:szCs w:val="31"/>
          </w:rPr>
          <w:delText>，</w:delText>
        </w:r>
      </w:del>
    </w:p>
    <w:p w14:paraId="45CE6B52">
      <w:pPr>
        <w:spacing w:line="222" w:lineRule="auto"/>
        <w:ind w:left="681"/>
        <w:rPr>
          <w:del w:id="105" w:author="咨询组" w:date="2025-10-16T14:19:18Z"/>
          <w:rFonts w:ascii="仿宋" w:hAnsi="仿宋" w:eastAsia="仿宋" w:cs="仿宋"/>
          <w:sz w:val="31"/>
          <w:szCs w:val="31"/>
        </w:rPr>
      </w:pPr>
      <w:del w:id="106" w:author="咨询组" w:date="2025-10-16T14:19:18Z">
        <w:r>
          <w:rPr>
            <w:rFonts w:ascii="黑体" w:hAnsi="黑体" w:eastAsia="黑体" w:cs="黑体"/>
            <w:spacing w:val="-1"/>
            <w:sz w:val="31"/>
            <w:szCs w:val="31"/>
          </w:rPr>
          <w:delText>第二十一</w:delText>
        </w:r>
      </w:del>
      <w:del w:id="107" w:author="咨询组" w:date="2025-10-16T14:19:18Z">
        <w:r>
          <w:rPr>
            <w:rFonts w:ascii="黑体" w:hAnsi="黑体" w:eastAsia="黑体" w:cs="黑体"/>
            <w:sz w:val="31"/>
            <w:szCs w:val="31"/>
          </w:rPr>
          <w:delText>条</w:delText>
        </w:r>
      </w:del>
      <w:del w:id="108" w:author="咨询组" w:date="2025-10-16T14:19:18Z">
        <w:r>
          <w:rPr>
            <w:rFonts w:ascii="仿宋" w:hAnsi="仿宋" w:eastAsia="仿宋" w:cs="仿宋"/>
            <w:sz w:val="31"/>
            <w:szCs w:val="31"/>
          </w:rPr>
          <w:delText>本细则自下发之日起施行。</w:delText>
        </w:r>
      </w:del>
    </w:p>
    <w:p w14:paraId="4689F0A0">
      <w:pPr>
        <w:spacing w:line="299" w:lineRule="auto"/>
        <w:rPr>
          <w:del w:id="109" w:author="咨询组" w:date="2025-10-16T14:19:18Z"/>
          <w:rFonts w:ascii="Arial"/>
          <w:sz w:val="21"/>
        </w:rPr>
      </w:pPr>
    </w:p>
    <w:p w14:paraId="269B60B2">
      <w:pPr>
        <w:spacing w:line="300" w:lineRule="auto"/>
        <w:rPr>
          <w:del w:id="110" w:author="咨询组" w:date="2025-10-16T14:19:18Z"/>
          <w:rFonts w:ascii="Arial"/>
          <w:sz w:val="21"/>
        </w:rPr>
      </w:pPr>
    </w:p>
    <w:p w14:paraId="4E0258F8">
      <w:pPr>
        <w:spacing w:line="300" w:lineRule="auto"/>
        <w:rPr>
          <w:del w:id="111" w:author="咨询组" w:date="2025-10-16T14:19:18Z"/>
          <w:rFonts w:ascii="Arial"/>
          <w:sz w:val="21"/>
        </w:rPr>
      </w:pPr>
    </w:p>
    <w:p w14:paraId="468DABE5">
      <w:pPr>
        <w:spacing w:line="300" w:lineRule="auto"/>
        <w:rPr>
          <w:del w:id="112" w:author="咨询组" w:date="2025-10-16T14:19:18Z"/>
          <w:rFonts w:ascii="Arial"/>
          <w:sz w:val="21"/>
        </w:rPr>
      </w:pPr>
    </w:p>
    <w:p w14:paraId="7F2F9B05">
      <w:pPr>
        <w:spacing w:before="101" w:line="227" w:lineRule="auto"/>
        <w:ind w:left="58"/>
        <w:rPr>
          <w:del w:id="113" w:author="咨询组" w:date="2025-10-16T14:19:18Z"/>
          <w:rFonts w:ascii="黑体" w:hAnsi="黑体" w:eastAsia="黑体" w:cs="黑体"/>
          <w:sz w:val="31"/>
          <w:szCs w:val="31"/>
        </w:rPr>
      </w:pPr>
      <w:del w:id="114" w:author="咨询组" w:date="2025-10-16T14:19:18Z">
        <w:bookmarkStart w:id="3" w:name="_bookmark4"/>
        <w:bookmarkEnd w:id="3"/>
        <w:r>
          <w:rPr>
            <w:rFonts w:ascii="黑体" w:hAnsi="黑体" w:eastAsia="黑体" w:cs="黑体"/>
            <w:spacing w:val="-3"/>
            <w:sz w:val="31"/>
            <w:szCs w:val="31"/>
          </w:rPr>
          <w:delText>附</w:delText>
        </w:r>
      </w:del>
      <w:del w:id="115" w:author="咨询组" w:date="2025-10-16T14:19:18Z">
        <w:r>
          <w:rPr>
            <w:rFonts w:ascii="黑体" w:hAnsi="黑体" w:eastAsia="黑体" w:cs="黑体"/>
            <w:spacing w:val="-2"/>
            <w:sz w:val="31"/>
            <w:szCs w:val="31"/>
          </w:rPr>
          <w:delText>件</w:delText>
        </w:r>
      </w:del>
    </w:p>
    <w:p w14:paraId="2CCDBA4F">
      <w:pPr>
        <w:spacing w:before="179" w:line="221" w:lineRule="auto"/>
        <w:ind w:left="64"/>
        <w:rPr>
          <w:del w:id="116" w:author="咨询组" w:date="2025-10-16T14:19:18Z"/>
          <w:rFonts w:ascii="仿宋" w:hAnsi="仿宋" w:eastAsia="仿宋" w:cs="仿宋"/>
          <w:sz w:val="31"/>
          <w:szCs w:val="31"/>
        </w:rPr>
      </w:pPr>
      <w:del w:id="117" w:author="咨询组" w:date="2025-10-16T14:19:18Z">
        <w:r>
          <w:rPr>
            <w:rFonts w:ascii="仿宋" w:hAnsi="仿宋" w:eastAsia="仿宋" w:cs="仿宋"/>
            <w:spacing w:val="4"/>
            <w:sz w:val="31"/>
            <w:szCs w:val="31"/>
          </w:rPr>
          <w:delText>附件1</w:delText>
        </w:r>
      </w:del>
      <w:del w:id="118" w:author="咨询组" w:date="2025-10-16T14:19:18Z">
        <w:r>
          <w:rPr>
            <w:rFonts w:ascii="仿宋" w:hAnsi="仿宋" w:eastAsia="仿宋" w:cs="仿宋"/>
            <w:spacing w:val="3"/>
            <w:sz w:val="31"/>
            <w:szCs w:val="31"/>
          </w:rPr>
          <w:delText>：</w:delText>
        </w:r>
      </w:del>
      <w:del w:id="119" w:author="咨询组" w:date="2025-10-16T14:19:18Z">
        <w:r>
          <w:rPr>
            <w:rFonts w:ascii="仿宋" w:hAnsi="仿宋" w:eastAsia="仿宋" w:cs="仿宋"/>
            <w:spacing w:val="2"/>
            <w:sz w:val="31"/>
            <w:szCs w:val="31"/>
          </w:rPr>
          <w:delText>跨业务单元调动薪酬确认函</w:delText>
        </w:r>
      </w:del>
    </w:p>
    <w:p w14:paraId="26192FF8">
      <w:pPr>
        <w:spacing w:before="188" w:line="221" w:lineRule="auto"/>
        <w:ind w:left="64"/>
        <w:rPr>
          <w:del w:id="120" w:author="咨询组" w:date="2025-10-16T14:19:18Z"/>
          <w:rFonts w:ascii="仿宋" w:hAnsi="仿宋" w:eastAsia="仿宋" w:cs="仿宋"/>
          <w:sz w:val="31"/>
          <w:szCs w:val="31"/>
        </w:rPr>
      </w:pPr>
      <w:del w:id="121" w:author="咨询组" w:date="2025-10-16T14:19:18Z">
        <w:r>
          <w:rPr>
            <w:rFonts w:ascii="仿宋" w:hAnsi="仿宋" w:eastAsia="仿宋" w:cs="仿宋"/>
            <w:spacing w:val="-1"/>
            <w:sz w:val="31"/>
            <w:szCs w:val="31"/>
          </w:rPr>
          <w:delText>附件2：薪酬调</w:delText>
        </w:r>
      </w:del>
      <w:del w:id="122" w:author="咨询组" w:date="2025-10-16T14:19:18Z">
        <w:r>
          <w:rPr>
            <w:rFonts w:ascii="仿宋" w:hAnsi="仿宋" w:eastAsia="仿宋" w:cs="仿宋"/>
            <w:sz w:val="31"/>
            <w:szCs w:val="31"/>
          </w:rPr>
          <w:delText>整通知单</w:delText>
        </w:r>
      </w:del>
    </w:p>
    <w:p w14:paraId="435C06EC">
      <w:pPr>
        <w:spacing w:before="188" w:line="221" w:lineRule="auto"/>
        <w:ind w:left="64"/>
        <w:rPr>
          <w:del w:id="123" w:author="咨询组" w:date="2025-10-16T14:19:18Z"/>
          <w:rFonts w:ascii="仿宋" w:hAnsi="仿宋" w:eastAsia="仿宋" w:cs="仿宋"/>
          <w:sz w:val="31"/>
          <w:szCs w:val="31"/>
        </w:rPr>
      </w:pPr>
      <w:del w:id="124" w:author="咨询组" w:date="2025-10-16T14:19:18Z">
        <w:r>
          <w:rPr>
            <w:rFonts w:ascii="仿宋" w:hAnsi="仿宋" w:eastAsia="仿宋" w:cs="仿宋"/>
            <w:spacing w:val="6"/>
            <w:sz w:val="31"/>
            <w:szCs w:val="31"/>
          </w:rPr>
          <w:delText>附</w:delText>
        </w:r>
      </w:del>
      <w:del w:id="125" w:author="咨询组" w:date="2025-10-16T14:19:18Z">
        <w:r>
          <w:rPr>
            <w:rFonts w:ascii="仿宋" w:hAnsi="仿宋" w:eastAsia="仿宋" w:cs="仿宋"/>
            <w:spacing w:val="4"/>
            <w:sz w:val="31"/>
            <w:szCs w:val="31"/>
          </w:rPr>
          <w:delText>件</w:delText>
        </w:r>
      </w:del>
      <w:del w:id="126" w:author="咨询组" w:date="2025-10-16T14:19:18Z">
        <w:r>
          <w:rPr>
            <w:rFonts w:ascii="仿宋" w:hAnsi="仿宋" w:eastAsia="仿宋" w:cs="仿宋"/>
            <w:spacing w:val="3"/>
            <w:sz w:val="31"/>
            <w:szCs w:val="31"/>
          </w:rPr>
          <w:delText>3：干部及专业总监调薪沟通负责人</w:delText>
        </w:r>
      </w:del>
    </w:p>
    <w:p w14:paraId="667D2D6D">
      <w:pPr>
        <w:spacing w:line="251" w:lineRule="auto"/>
        <w:rPr>
          <w:del w:id="127" w:author="咨询组" w:date="2025-10-16T14:19:18Z"/>
          <w:rFonts w:ascii="Arial"/>
          <w:sz w:val="21"/>
        </w:rPr>
      </w:pPr>
    </w:p>
    <w:p w14:paraId="57E69057">
      <w:pPr>
        <w:spacing w:line="251" w:lineRule="auto"/>
        <w:rPr>
          <w:del w:id="128" w:author="咨询组" w:date="2025-10-16T14:19:18Z"/>
          <w:rFonts w:ascii="Arial"/>
          <w:sz w:val="21"/>
        </w:rPr>
      </w:pPr>
    </w:p>
    <w:p w14:paraId="280DCACC">
      <w:pPr>
        <w:spacing w:line="251" w:lineRule="auto"/>
        <w:rPr>
          <w:del w:id="129" w:author="咨询组" w:date="2025-10-16T14:19:18Z"/>
          <w:rFonts w:ascii="Arial"/>
          <w:sz w:val="21"/>
        </w:rPr>
      </w:pPr>
    </w:p>
    <w:p w14:paraId="24B2C180">
      <w:pPr>
        <w:spacing w:line="251" w:lineRule="auto"/>
        <w:rPr>
          <w:del w:id="130" w:author="咨询组" w:date="2025-10-16T14:19:18Z"/>
          <w:rFonts w:ascii="Arial"/>
          <w:sz w:val="21"/>
        </w:rPr>
      </w:pPr>
    </w:p>
    <w:p w14:paraId="4A6B808D">
      <w:pPr>
        <w:spacing w:line="251" w:lineRule="auto"/>
        <w:rPr>
          <w:del w:id="131" w:author="咨询组" w:date="2025-10-16T14:19:18Z"/>
          <w:rFonts w:ascii="Arial"/>
          <w:sz w:val="21"/>
        </w:rPr>
      </w:pPr>
    </w:p>
    <w:p w14:paraId="47D38D92">
      <w:pPr>
        <w:spacing w:line="252" w:lineRule="auto"/>
        <w:rPr>
          <w:del w:id="132" w:author="咨询组" w:date="2025-10-16T14:19:18Z"/>
          <w:rFonts w:ascii="Arial"/>
          <w:sz w:val="21"/>
        </w:rPr>
      </w:pPr>
    </w:p>
    <w:p w14:paraId="2C47A739">
      <w:pPr>
        <w:spacing w:line="252" w:lineRule="auto"/>
        <w:rPr>
          <w:del w:id="133" w:author="咨询组" w:date="2025-10-16T14:19:18Z"/>
          <w:rFonts w:ascii="Arial"/>
          <w:sz w:val="21"/>
        </w:rPr>
      </w:pPr>
    </w:p>
    <w:p w14:paraId="0148C24D">
      <w:pPr>
        <w:spacing w:before="102" w:line="223" w:lineRule="auto"/>
        <w:ind w:right="1"/>
        <w:jc w:val="right"/>
        <w:rPr>
          <w:del w:id="134" w:author="咨询组" w:date="2025-10-16T14:19:18Z"/>
          <w:rFonts w:ascii="仿宋" w:hAnsi="仿宋" w:eastAsia="仿宋" w:cs="仿宋"/>
          <w:sz w:val="31"/>
          <w:szCs w:val="31"/>
        </w:rPr>
      </w:pPr>
      <w:del w:id="135" w:author="咨询组" w:date="2025-10-16T14:19:18Z">
        <w:r>
          <w:rPr/>
          <w:drawing>
            <wp:anchor distT="0" distB="0" distL="0" distR="0" simplePos="0" relativeHeight="251661312" behindDoc="0" locked="0" layoutInCell="1" allowOverlap="1">
              <wp:simplePos x="0" y="0"/>
              <wp:positionH relativeFrom="column">
                <wp:posOffset>3771265</wp:posOffset>
              </wp:positionH>
              <wp:positionV relativeFrom="paragraph">
                <wp:posOffset>-1007745</wp:posOffset>
              </wp:positionV>
              <wp:extent cx="1587500" cy="1587500"/>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4"/>
                      <a:stretch>
                        <a:fillRect/>
                      </a:stretch>
                    </pic:blipFill>
                    <pic:spPr>
                      <a:xfrm>
                        <a:off x="0" y="0"/>
                        <a:ext cx="1587500" cy="1587500"/>
                      </a:xfrm>
                      <a:prstGeom prst="rect">
                        <a:avLst/>
                      </a:prstGeom>
                    </pic:spPr>
                  </pic:pic>
                </a:graphicData>
              </a:graphic>
            </wp:anchor>
          </w:drawing>
        </w:r>
      </w:del>
      <w:del w:id="137" w:author="咨询组" w:date="2025-10-16T14:19:18Z">
        <w:r>
          <w:rPr>
            <w:rFonts w:ascii="仿宋" w:hAnsi="仿宋" w:eastAsia="仿宋" w:cs="仿宋"/>
            <w:spacing w:val="21"/>
            <w:sz w:val="31"/>
            <w:szCs w:val="31"/>
          </w:rPr>
          <w:delText>华</w:delText>
        </w:r>
      </w:del>
      <w:del w:id="138" w:author="咨询组" w:date="2025-10-16T14:19:18Z">
        <w:r>
          <w:rPr>
            <w:rFonts w:ascii="仿宋" w:hAnsi="仿宋" w:eastAsia="仿宋" w:cs="仿宋"/>
            <w:spacing w:val="19"/>
            <w:sz w:val="31"/>
            <w:szCs w:val="31"/>
          </w:rPr>
          <w:delText>润啤酒(控股)有限公司</w:delText>
        </w:r>
      </w:del>
    </w:p>
    <w:p w14:paraId="00D8BBDF">
      <w:pPr>
        <w:spacing w:before="184" w:line="224" w:lineRule="auto"/>
        <w:jc w:val="right"/>
        <w:rPr>
          <w:del w:id="139" w:author="咨询组" w:date="2025-10-16T14:19:18Z"/>
          <w:rFonts w:ascii="仿宋" w:hAnsi="仿宋" w:eastAsia="仿宋" w:cs="仿宋"/>
          <w:sz w:val="31"/>
          <w:szCs w:val="31"/>
        </w:rPr>
      </w:pPr>
      <w:del w:id="140" w:author="咨询组" w:date="2025-10-16T14:19:18Z">
        <w:r>
          <w:rPr>
            <w:rFonts w:ascii="仿宋" w:hAnsi="仿宋" w:eastAsia="仿宋" w:cs="仿宋"/>
            <w:spacing w:val="13"/>
            <w:sz w:val="31"/>
            <w:szCs w:val="31"/>
          </w:rPr>
          <w:delText>二</w:delText>
        </w:r>
      </w:del>
      <w:del w:id="141" w:author="咨询组" w:date="2025-10-16T14:19:18Z">
        <w:r>
          <w:rPr>
            <w:rFonts w:ascii="仿宋" w:hAnsi="仿宋" w:eastAsia="仿宋" w:cs="仿宋"/>
            <w:spacing w:val="7"/>
            <w:sz w:val="31"/>
            <w:szCs w:val="31"/>
          </w:rPr>
          <w:delText>○二三年十二月二十六日</w:delText>
        </w:r>
      </w:del>
    </w:p>
    <w:p w14:paraId="1A3A4414">
      <w:pPr>
        <w:spacing w:before="87" w:line="190" w:lineRule="auto"/>
        <w:ind w:left="6962"/>
        <w:rPr>
          <w:del w:id="142" w:author="咨询组" w:date="2025-10-16T14:19:18Z"/>
          <w:rFonts w:ascii="Times New Roman" w:hAnsi="Times New Roman" w:eastAsia="Times New Roman" w:cs="Times New Roman"/>
          <w:sz w:val="24"/>
          <w:szCs w:val="24"/>
        </w:rPr>
      </w:pPr>
      <w:del w:id="143" w:author="咨询组" w:date="2025-10-16T14:19:18Z">
        <w:r>
          <w:rPr>
            <w:rFonts w:ascii="Times New Roman" w:hAnsi="Times New Roman" w:eastAsia="Times New Roman" w:cs="Times New Roman"/>
            <w:color w:val="1C1C1C"/>
            <w:spacing w:val="-8"/>
            <w:sz w:val="24"/>
            <w:szCs w:val="24"/>
          </w:rPr>
          <w:delText>20</w:delText>
        </w:r>
      </w:del>
      <w:del w:id="144" w:author="咨询组" w:date="2025-10-16T14:19:18Z">
        <w:r>
          <w:rPr>
            <w:rFonts w:ascii="Times New Roman" w:hAnsi="Times New Roman" w:eastAsia="Times New Roman" w:cs="Times New Roman"/>
            <w:color w:val="1C1C1C"/>
            <w:spacing w:val="-4"/>
            <w:sz w:val="24"/>
            <w:szCs w:val="24"/>
          </w:rPr>
          <w:delText>23-12-26</w:delText>
        </w:r>
      </w:del>
    </w:p>
    <w:p w14:paraId="301E5040">
      <w:pPr>
        <w:rPr>
          <w:del w:id="145" w:author="咨询组" w:date="2025-10-16T14:19:18Z"/>
        </w:rPr>
        <w:sectPr>
          <w:headerReference r:id="rId8" w:type="default"/>
          <w:pgSz w:w="11907" w:h="16839"/>
          <w:pgMar w:top="1230" w:right="1389" w:bottom="901" w:left="1390" w:header="1216" w:footer="726" w:gutter="0"/>
          <w:cols w:space="0" w:num="1"/>
          <w:rtlGutter w:val="0"/>
          <w:docGrid w:linePitch="0" w:charSpace="0"/>
        </w:sectPr>
      </w:pPr>
    </w:p>
    <w:p w14:paraId="688D55CA">
      <w:pPr>
        <w:spacing w:line="280" w:lineRule="auto"/>
        <w:rPr>
          <w:del w:id="146" w:author="咨询组" w:date="2025-10-16T14:19:18Z"/>
          <w:rFonts w:ascii="Arial"/>
          <w:sz w:val="21"/>
        </w:rPr>
      </w:pPr>
      <w:del w:id="147" w:author="咨询组" w:date="2025-10-16T14:19:18Z">
        <w:r>
          <w:rPr/>
          <w:drawing>
            <wp:anchor distT="0" distB="0" distL="0" distR="0" simplePos="0" relativeHeight="251662336"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21" name="IM 21"/>
              <wp:cNvGraphicFramePr/>
              <a:graphic xmlns:a="http://schemas.openxmlformats.org/drawingml/2006/main">
                <a:graphicData uri="http://schemas.openxmlformats.org/drawingml/2006/picture">
                  <pic:pic xmlns:pic="http://schemas.openxmlformats.org/drawingml/2006/picture">
                    <pic:nvPicPr>
                      <pic:cNvPr id="21" name="IM 21"/>
                      <pic:cNvPicPr/>
                    </pic:nvPicPr>
                    <pic:blipFill>
                      <a:blip r:embed="rId13"/>
                      <a:stretch>
                        <a:fillRect/>
                      </a:stretch>
                    </pic:blipFill>
                    <pic:spPr>
                      <a:xfrm>
                        <a:off x="0" y="0"/>
                        <a:ext cx="1249679" cy="669035"/>
                      </a:xfrm>
                      <a:prstGeom prst="rect">
                        <a:avLst/>
                      </a:prstGeom>
                    </pic:spPr>
                  </pic:pic>
                </a:graphicData>
              </a:graphic>
            </wp:anchor>
          </w:drawing>
        </w:r>
      </w:del>
    </w:p>
    <w:p w14:paraId="4D65D143">
      <w:pPr>
        <w:spacing w:before="101" w:line="221" w:lineRule="auto"/>
        <w:ind w:left="63"/>
        <w:rPr>
          <w:del w:id="149" w:author="咨询组" w:date="2025-10-16T14:19:18Z"/>
          <w:rFonts w:ascii="仿宋" w:hAnsi="仿宋" w:eastAsia="仿宋" w:cs="仿宋"/>
          <w:sz w:val="31"/>
          <w:szCs w:val="31"/>
        </w:rPr>
      </w:pPr>
      <w:del w:id="150" w:author="咨询组" w:date="2025-10-16T14:19:18Z">
        <w:r>
          <w:rPr>
            <w:rFonts w:ascii="仿宋" w:hAnsi="仿宋" w:eastAsia="仿宋" w:cs="仿宋"/>
            <w:spacing w:val="4"/>
            <w:sz w:val="31"/>
            <w:szCs w:val="31"/>
          </w:rPr>
          <w:delText>附件1：</w:delText>
        </w:r>
      </w:del>
      <w:del w:id="151" w:author="咨询组" w:date="2025-10-16T14:19:18Z">
        <w:r>
          <w:rPr>
            <w:rFonts w:ascii="仿宋" w:hAnsi="仿宋" w:eastAsia="仿宋" w:cs="仿宋"/>
            <w:spacing w:val="2"/>
            <w:sz w:val="31"/>
            <w:szCs w:val="31"/>
          </w:rPr>
          <w:delText>跨业务单元调动薪酬确认函</w:delText>
        </w:r>
      </w:del>
    </w:p>
    <w:p w14:paraId="450AB88C">
      <w:pPr>
        <w:spacing w:line="299" w:lineRule="auto"/>
        <w:rPr>
          <w:del w:id="152" w:author="咨询组" w:date="2025-10-16T14:19:18Z"/>
          <w:rFonts w:ascii="Arial"/>
          <w:sz w:val="21"/>
        </w:rPr>
      </w:pPr>
    </w:p>
    <w:p w14:paraId="10CEBCEC">
      <w:pPr>
        <w:spacing w:line="300" w:lineRule="auto"/>
        <w:rPr>
          <w:del w:id="153" w:author="咨询组" w:date="2025-10-16T14:19:18Z"/>
          <w:rFonts w:ascii="Arial"/>
          <w:sz w:val="21"/>
        </w:rPr>
      </w:pPr>
    </w:p>
    <w:p w14:paraId="511F5D54">
      <w:pPr>
        <w:spacing w:before="133" w:line="198" w:lineRule="auto"/>
        <w:ind w:left="2421"/>
        <w:rPr>
          <w:del w:id="154" w:author="咨询组" w:date="2025-10-16T14:19:18Z"/>
          <w:rFonts w:ascii="华文中宋" w:hAnsi="华文中宋" w:eastAsia="华文中宋" w:cs="华文中宋"/>
          <w:sz w:val="36"/>
          <w:szCs w:val="36"/>
        </w:rPr>
      </w:pPr>
      <w:del w:id="155" w:author="咨询组" w:date="2025-10-16T14:19:18Z">
        <w:r>
          <w:rPr>
            <w:rFonts w:ascii="华文中宋" w:hAnsi="华文中宋" w:eastAsia="华文中宋" w:cs="华文中宋"/>
            <w:spacing w:val="-2"/>
            <w:sz w:val="36"/>
            <w:szCs w:val="36"/>
          </w:rPr>
          <w:delText>跨业务单元</w:delText>
        </w:r>
      </w:del>
      <w:del w:id="156" w:author="咨询组" w:date="2025-10-16T14:19:18Z">
        <w:r>
          <w:rPr>
            <w:rFonts w:ascii="华文中宋" w:hAnsi="华文中宋" w:eastAsia="华文中宋" w:cs="华文中宋"/>
            <w:spacing w:val="-1"/>
            <w:sz w:val="36"/>
            <w:szCs w:val="36"/>
          </w:rPr>
          <w:delText>调动薪酬确认函</w:delText>
        </w:r>
      </w:del>
    </w:p>
    <w:p w14:paraId="72C9B818">
      <w:pPr>
        <w:spacing w:line="294" w:lineRule="auto"/>
        <w:rPr>
          <w:del w:id="157" w:author="咨询组" w:date="2025-10-16T14:19:18Z"/>
          <w:rFonts w:ascii="Arial"/>
          <w:sz w:val="21"/>
        </w:rPr>
      </w:pPr>
    </w:p>
    <w:p w14:paraId="20DEA529">
      <w:pPr>
        <w:spacing w:line="295" w:lineRule="auto"/>
        <w:rPr>
          <w:del w:id="158" w:author="咨询组" w:date="2025-10-16T14:19:18Z"/>
          <w:rFonts w:ascii="Arial"/>
          <w:sz w:val="21"/>
        </w:rPr>
      </w:pPr>
    </w:p>
    <w:p w14:paraId="058FA9AC">
      <w:pPr>
        <w:spacing w:before="101" w:line="222" w:lineRule="auto"/>
        <w:ind w:left="122"/>
        <w:rPr>
          <w:del w:id="159" w:author="咨询组" w:date="2025-10-16T14:19:18Z"/>
          <w:rFonts w:ascii="仿宋" w:hAnsi="仿宋" w:eastAsia="仿宋" w:cs="仿宋"/>
          <w:sz w:val="31"/>
          <w:szCs w:val="31"/>
        </w:rPr>
      </w:pPr>
      <w:del w:id="160" w:author="咨询组" w:date="2025-10-16T14:19:18Z">
        <w:r>
          <w:rPr>
            <w:rFonts w:ascii="仿宋" w:hAnsi="仿宋" w:eastAsia="仿宋" w:cs="仿宋"/>
            <w:spacing w:val="27"/>
            <w:sz w:val="31"/>
            <w:szCs w:val="31"/>
          </w:rPr>
          <w:delText>×</w:delText>
        </w:r>
      </w:del>
      <w:del w:id="161" w:author="咨询组" w:date="2025-10-16T14:19:18Z">
        <w:r>
          <w:rPr>
            <w:rFonts w:ascii="仿宋" w:hAnsi="仿宋" w:eastAsia="仿宋" w:cs="仿宋"/>
            <w:spacing w:val="19"/>
            <w:sz w:val="31"/>
            <w:szCs w:val="31"/>
          </w:rPr>
          <w:delText>×××(主送单位名称)：</w:delText>
        </w:r>
      </w:del>
    </w:p>
    <w:p w14:paraId="0C2A4E11">
      <w:pPr>
        <w:spacing w:before="188" w:line="333" w:lineRule="auto"/>
        <w:ind w:left="720"/>
        <w:rPr>
          <w:del w:id="162" w:author="咨询组" w:date="2025-10-16T14:19:18Z"/>
          <w:rFonts w:ascii="仿宋" w:hAnsi="仿宋" w:eastAsia="仿宋" w:cs="仿宋"/>
          <w:sz w:val="31"/>
          <w:szCs w:val="31"/>
        </w:rPr>
      </w:pPr>
      <w:del w:id="163" w:author="咨询组" w:date="2025-10-16T14:19:18Z">
        <w:r>
          <w:rPr>
            <w:rFonts w:ascii="仿宋" w:hAnsi="仿宋" w:eastAsia="仿宋" w:cs="仿宋"/>
            <w:spacing w:val="8"/>
            <w:sz w:val="31"/>
            <w:szCs w:val="31"/>
          </w:rPr>
          <w:delText>因工</w:delText>
        </w:r>
      </w:del>
      <w:del w:id="164" w:author="咨询组" w:date="2025-10-16T14:19:18Z">
        <w:r>
          <w:rPr>
            <w:rFonts w:ascii="仿宋" w:hAnsi="仿宋" w:eastAsia="仿宋" w:cs="仿宋"/>
            <w:spacing w:val="7"/>
            <w:sz w:val="31"/>
            <w:szCs w:val="31"/>
          </w:rPr>
          <w:delText>作</w:delText>
        </w:r>
      </w:del>
      <w:del w:id="165" w:author="咨询组" w:date="2025-10-16T14:19:18Z">
        <w:r>
          <w:rPr>
            <w:rFonts w:ascii="仿宋" w:hAnsi="仿宋" w:eastAsia="仿宋" w:cs="仿宋"/>
            <w:spacing w:val="4"/>
            <w:sz w:val="31"/>
            <w:szCs w:val="31"/>
          </w:rPr>
          <w:delText>需要，拟调动至华润啤酒</w:delText>
        </w:r>
      </w:del>
    </w:p>
    <w:p w14:paraId="06FE1DC0">
      <w:pPr>
        <w:spacing w:before="1" w:line="220" w:lineRule="auto"/>
        <w:ind w:left="48"/>
        <w:rPr>
          <w:del w:id="166" w:author="咨询组" w:date="2025-10-16T14:19:18Z"/>
          <w:rFonts w:ascii="仿宋" w:hAnsi="仿宋" w:eastAsia="仿宋" w:cs="仿宋"/>
          <w:sz w:val="31"/>
          <w:szCs w:val="31"/>
        </w:rPr>
      </w:pPr>
      <w:del w:id="167" w:author="咨询组" w:date="2025-10-16T14:19:18Z">
        <w:r>
          <w:rPr>
            <w:rFonts w:ascii="仿宋" w:hAnsi="仿宋" w:eastAsia="仿宋" w:cs="仿宋"/>
            <w:spacing w:val="12"/>
            <w:sz w:val="31"/>
            <w:szCs w:val="31"/>
          </w:rPr>
          <w:delText>工</w:delText>
        </w:r>
      </w:del>
      <w:del w:id="168" w:author="咨询组" w:date="2025-10-16T14:19:18Z">
        <w:r>
          <w:rPr>
            <w:rFonts w:ascii="仿宋" w:hAnsi="仿宋" w:eastAsia="仿宋" w:cs="仿宋"/>
            <w:spacing w:val="8"/>
            <w:sz w:val="31"/>
            <w:szCs w:val="31"/>
          </w:rPr>
          <w:delText>作，所需员工相关薪酬信息，具体如下：</w:delText>
        </w:r>
      </w:del>
    </w:p>
    <w:p w14:paraId="6590C291">
      <w:pPr>
        <w:spacing w:line="14" w:lineRule="exact"/>
        <w:rPr>
          <w:del w:id="169" w:author="咨询组" w:date="2025-10-16T14:19:18Z"/>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13"/>
        <w:gridCol w:w="1509"/>
        <w:gridCol w:w="1511"/>
        <w:gridCol w:w="1512"/>
        <w:gridCol w:w="1511"/>
        <w:gridCol w:w="1512"/>
      </w:tblGrid>
      <w:tr w14:paraId="40E792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170" w:author="咨询组" w:date="2025-10-16T14:19:18Z"/>
        </w:trPr>
        <w:tc>
          <w:tcPr>
            <w:tcW w:w="1513" w:type="dxa"/>
            <w:vAlign w:val="top"/>
          </w:tcPr>
          <w:p w14:paraId="6CA9BE3A">
            <w:pPr>
              <w:spacing w:before="137" w:line="221" w:lineRule="auto"/>
              <w:ind w:left="541"/>
              <w:rPr>
                <w:del w:id="171" w:author="咨询组" w:date="2025-10-16T14:19:18Z"/>
                <w:rFonts w:ascii="仿宋" w:hAnsi="仿宋" w:eastAsia="仿宋" w:cs="仿宋"/>
                <w:sz w:val="22"/>
                <w:szCs w:val="22"/>
              </w:rPr>
            </w:pPr>
            <w:del w:id="172"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姓名</w:delText>
              </w:r>
            </w:del>
          </w:p>
        </w:tc>
        <w:tc>
          <w:tcPr>
            <w:tcW w:w="1509" w:type="dxa"/>
            <w:vAlign w:val="top"/>
          </w:tcPr>
          <w:p w14:paraId="17638DD0">
            <w:pPr>
              <w:spacing w:before="137" w:line="221" w:lineRule="auto"/>
              <w:ind w:left="417"/>
              <w:rPr>
                <w:del w:id="173" w:author="咨询组" w:date="2025-10-16T14:19:18Z"/>
                <w:rFonts w:ascii="仿宋" w:hAnsi="仿宋" w:eastAsia="仿宋" w:cs="仿宋"/>
                <w:sz w:val="22"/>
                <w:szCs w:val="22"/>
              </w:rPr>
            </w:pPr>
            <w:del w:id="174" w:author="咨询组" w:date="2025-10-16T14:19:18Z">
              <w:r>
                <w:rPr>
                  <w:rFonts w:ascii="仿宋" w:hAnsi="仿宋" w:eastAsia="仿宋" w:cs="仿宋"/>
                  <w:spacing w:val="-13"/>
                  <w:sz w:val="22"/>
                  <w:szCs w:val="22"/>
                  <w14:textOutline w14:w="4005" w14:cap="flat" w14:cmpd="sng">
                    <w14:solidFill>
                      <w14:srgbClr w14:val="000000"/>
                    </w14:solidFill>
                    <w14:prstDash w14:val="solid"/>
                    <w14:miter w14:val="0"/>
                  </w14:textOutline>
                </w:rPr>
                <w:delText>员工ID</w:delText>
              </w:r>
            </w:del>
          </w:p>
        </w:tc>
        <w:tc>
          <w:tcPr>
            <w:tcW w:w="1511" w:type="dxa"/>
            <w:vAlign w:val="top"/>
          </w:tcPr>
          <w:p w14:paraId="77B470DE">
            <w:pPr>
              <w:spacing w:before="136" w:line="216" w:lineRule="auto"/>
              <w:ind w:left="216"/>
              <w:rPr>
                <w:del w:id="175" w:author="咨询组" w:date="2025-10-16T14:19:18Z"/>
                <w:rFonts w:ascii="仿宋" w:hAnsi="仿宋" w:eastAsia="仿宋" w:cs="仿宋"/>
                <w:sz w:val="22"/>
                <w:szCs w:val="22"/>
              </w:rPr>
            </w:pPr>
            <w:del w:id="176"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原所在单</w:delText>
              </w:r>
            </w:del>
            <w:del w:id="177" w:author="咨询组" w:date="2025-10-16T14:19:18Z">
              <w:r>
                <w:rPr>
                  <w:rFonts w:ascii="仿宋" w:hAnsi="仿宋" w:eastAsia="仿宋" w:cs="仿宋"/>
                  <w:spacing w:val="-1"/>
                  <w:sz w:val="22"/>
                  <w:szCs w:val="22"/>
                  <w14:textOutline w14:w="4005" w14:cap="flat" w14:cmpd="sng">
                    <w14:solidFill>
                      <w14:srgbClr w14:val="000000"/>
                    </w14:solidFill>
                    <w14:prstDash w14:val="solid"/>
                    <w14:miter w14:val="0"/>
                  </w14:textOutline>
                </w:rPr>
                <w:delText>位</w:delText>
              </w:r>
            </w:del>
          </w:p>
        </w:tc>
        <w:tc>
          <w:tcPr>
            <w:tcW w:w="1512" w:type="dxa"/>
            <w:vAlign w:val="top"/>
          </w:tcPr>
          <w:p w14:paraId="764E4290">
            <w:pPr>
              <w:spacing w:before="137" w:line="218" w:lineRule="auto"/>
              <w:ind w:left="435"/>
              <w:rPr>
                <w:del w:id="178" w:author="咨询组" w:date="2025-10-16T14:19:18Z"/>
                <w:rFonts w:ascii="仿宋" w:hAnsi="仿宋" w:eastAsia="仿宋" w:cs="仿宋"/>
                <w:sz w:val="22"/>
                <w:szCs w:val="22"/>
              </w:rPr>
            </w:pPr>
            <w:del w:id="179" w:author="咨询组" w:date="2025-10-16T14:19:18Z">
              <w:r>
                <w:rPr>
                  <w:rFonts w:ascii="仿宋" w:hAnsi="仿宋" w:eastAsia="仿宋" w:cs="仿宋"/>
                  <w:spacing w:val="-4"/>
                  <w:sz w:val="22"/>
                  <w:szCs w:val="22"/>
                  <w14:textOutline w14:w="4005" w14:cap="flat" w14:cmpd="sng">
                    <w14:solidFill>
                      <w14:srgbClr w14:val="000000"/>
                    </w14:solidFill>
                    <w14:prstDash w14:val="solid"/>
                    <w14:miter w14:val="0"/>
                  </w14:textOutline>
                </w:rPr>
                <w:delText>原</w:delText>
              </w:r>
            </w:del>
            <w:del w:id="180" w:author="咨询组" w:date="2025-10-16T14:19:18Z">
              <w:r>
                <w:rPr>
                  <w:rFonts w:ascii="仿宋" w:hAnsi="仿宋" w:eastAsia="仿宋" w:cs="仿宋"/>
                  <w:spacing w:val="-3"/>
                  <w:sz w:val="22"/>
                  <w:szCs w:val="22"/>
                  <w14:textOutline w14:w="4005" w14:cap="flat" w14:cmpd="sng">
                    <w14:solidFill>
                      <w14:srgbClr w14:val="000000"/>
                    </w14:solidFill>
                    <w14:prstDash w14:val="solid"/>
                    <w14:miter w14:val="0"/>
                  </w14:textOutline>
                </w:rPr>
                <w:delText>部</w:delText>
              </w:r>
            </w:del>
            <w:del w:id="181"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门</w:delText>
              </w:r>
            </w:del>
          </w:p>
        </w:tc>
        <w:tc>
          <w:tcPr>
            <w:tcW w:w="1511" w:type="dxa"/>
            <w:vAlign w:val="top"/>
          </w:tcPr>
          <w:p w14:paraId="5EF32651">
            <w:pPr>
              <w:spacing w:before="137" w:line="218" w:lineRule="auto"/>
              <w:ind w:left="435"/>
              <w:rPr>
                <w:del w:id="182" w:author="咨询组" w:date="2025-10-16T14:19:18Z"/>
                <w:rFonts w:ascii="仿宋" w:hAnsi="仿宋" w:eastAsia="仿宋" w:cs="仿宋"/>
                <w:sz w:val="22"/>
                <w:szCs w:val="22"/>
              </w:rPr>
            </w:pPr>
            <w:del w:id="183" w:author="咨询组" w:date="2025-10-16T14:19:18Z">
              <w:r>
                <w:rPr>
                  <w:rFonts w:ascii="仿宋" w:hAnsi="仿宋" w:eastAsia="仿宋" w:cs="仿宋"/>
                  <w:spacing w:val="-4"/>
                  <w:sz w:val="22"/>
                  <w:szCs w:val="22"/>
                  <w14:textOutline w14:w="4005" w14:cap="flat" w14:cmpd="sng">
                    <w14:solidFill>
                      <w14:srgbClr w14:val="000000"/>
                    </w14:solidFill>
                    <w14:prstDash w14:val="solid"/>
                    <w14:miter w14:val="0"/>
                  </w14:textOutline>
                </w:rPr>
                <w:delText>原</w:delText>
              </w:r>
            </w:del>
            <w:del w:id="184" w:author="咨询组" w:date="2025-10-16T14:19:18Z">
              <w:r>
                <w:rPr>
                  <w:rFonts w:ascii="仿宋" w:hAnsi="仿宋" w:eastAsia="仿宋" w:cs="仿宋"/>
                  <w:spacing w:val="-3"/>
                  <w:sz w:val="22"/>
                  <w:szCs w:val="22"/>
                  <w14:textOutline w14:w="4005" w14:cap="flat" w14:cmpd="sng">
                    <w14:solidFill>
                      <w14:srgbClr w14:val="000000"/>
                    </w14:solidFill>
                    <w14:prstDash w14:val="solid"/>
                    <w14:miter w14:val="0"/>
                  </w14:textOutline>
                </w:rPr>
                <w:delText>岗</w:delText>
              </w:r>
            </w:del>
            <w:del w:id="185"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位</w:delText>
              </w:r>
            </w:del>
          </w:p>
        </w:tc>
        <w:tc>
          <w:tcPr>
            <w:tcW w:w="1512" w:type="dxa"/>
            <w:vAlign w:val="top"/>
          </w:tcPr>
          <w:p w14:paraId="1DF1BA6E">
            <w:pPr>
              <w:spacing w:before="137" w:line="219" w:lineRule="auto"/>
              <w:ind w:left="435"/>
              <w:rPr>
                <w:del w:id="186" w:author="咨询组" w:date="2025-10-16T14:19:18Z"/>
                <w:rFonts w:ascii="仿宋" w:hAnsi="仿宋" w:eastAsia="仿宋" w:cs="仿宋"/>
                <w:sz w:val="22"/>
                <w:szCs w:val="22"/>
              </w:rPr>
            </w:pPr>
            <w:del w:id="187" w:author="咨询组" w:date="2025-10-16T14:19:18Z">
              <w:r>
                <w:rPr>
                  <w:rFonts w:ascii="仿宋" w:hAnsi="仿宋" w:eastAsia="仿宋" w:cs="仿宋"/>
                  <w:spacing w:val="-4"/>
                  <w:sz w:val="22"/>
                  <w:szCs w:val="22"/>
                  <w14:textOutline w14:w="4005" w14:cap="flat" w14:cmpd="sng">
                    <w14:solidFill>
                      <w14:srgbClr w14:val="000000"/>
                    </w14:solidFill>
                    <w14:prstDash w14:val="solid"/>
                    <w14:miter w14:val="0"/>
                  </w14:textOutline>
                </w:rPr>
                <w:delText>原</w:delText>
              </w:r>
            </w:del>
            <w:del w:id="188" w:author="咨询组" w:date="2025-10-16T14:19:18Z">
              <w:r>
                <w:rPr>
                  <w:rFonts w:ascii="仿宋" w:hAnsi="仿宋" w:eastAsia="仿宋" w:cs="仿宋"/>
                  <w:spacing w:val="-3"/>
                  <w:sz w:val="22"/>
                  <w:szCs w:val="22"/>
                  <w14:textOutline w14:w="4005" w14:cap="flat" w14:cmpd="sng">
                    <w14:solidFill>
                      <w14:srgbClr w14:val="000000"/>
                    </w14:solidFill>
                    <w14:prstDash w14:val="solid"/>
                    <w14:miter w14:val="0"/>
                  </w14:textOutline>
                </w:rPr>
                <w:delText>职</w:delText>
              </w:r>
            </w:del>
            <w:del w:id="189"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级</w:delText>
              </w:r>
            </w:del>
          </w:p>
        </w:tc>
      </w:tr>
      <w:tr w14:paraId="783791D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del w:id="190" w:author="咨询组" w:date="2025-10-16T14:19:18Z"/>
        </w:trPr>
        <w:tc>
          <w:tcPr>
            <w:tcW w:w="1513" w:type="dxa"/>
            <w:vAlign w:val="top"/>
          </w:tcPr>
          <w:p w14:paraId="38B8B9B3">
            <w:pPr>
              <w:rPr>
                <w:del w:id="191" w:author="咨询组" w:date="2025-10-16T14:19:18Z"/>
                <w:rFonts w:ascii="Arial"/>
                <w:sz w:val="21"/>
              </w:rPr>
            </w:pPr>
          </w:p>
        </w:tc>
        <w:tc>
          <w:tcPr>
            <w:tcW w:w="1509" w:type="dxa"/>
            <w:vAlign w:val="top"/>
          </w:tcPr>
          <w:p w14:paraId="4DF84117">
            <w:pPr>
              <w:rPr>
                <w:del w:id="192" w:author="咨询组" w:date="2025-10-16T14:19:18Z"/>
                <w:rFonts w:ascii="Arial"/>
                <w:sz w:val="21"/>
              </w:rPr>
            </w:pPr>
          </w:p>
        </w:tc>
        <w:tc>
          <w:tcPr>
            <w:tcW w:w="1511" w:type="dxa"/>
            <w:vAlign w:val="top"/>
          </w:tcPr>
          <w:p w14:paraId="6F98A1B8">
            <w:pPr>
              <w:rPr>
                <w:del w:id="193" w:author="咨询组" w:date="2025-10-16T14:19:18Z"/>
                <w:rFonts w:ascii="Arial"/>
                <w:sz w:val="21"/>
              </w:rPr>
            </w:pPr>
          </w:p>
        </w:tc>
        <w:tc>
          <w:tcPr>
            <w:tcW w:w="1512" w:type="dxa"/>
            <w:vAlign w:val="top"/>
          </w:tcPr>
          <w:p w14:paraId="177DA5A7">
            <w:pPr>
              <w:rPr>
                <w:del w:id="194" w:author="咨询组" w:date="2025-10-16T14:19:18Z"/>
                <w:rFonts w:ascii="Arial"/>
                <w:sz w:val="21"/>
              </w:rPr>
            </w:pPr>
          </w:p>
        </w:tc>
        <w:tc>
          <w:tcPr>
            <w:tcW w:w="1511" w:type="dxa"/>
            <w:vAlign w:val="top"/>
          </w:tcPr>
          <w:p w14:paraId="4F8BA272">
            <w:pPr>
              <w:rPr>
                <w:del w:id="195" w:author="咨询组" w:date="2025-10-16T14:19:18Z"/>
                <w:rFonts w:ascii="Arial"/>
                <w:sz w:val="21"/>
              </w:rPr>
            </w:pPr>
          </w:p>
        </w:tc>
        <w:tc>
          <w:tcPr>
            <w:tcW w:w="1512" w:type="dxa"/>
            <w:vAlign w:val="top"/>
          </w:tcPr>
          <w:p w14:paraId="4CD87978">
            <w:pPr>
              <w:rPr>
                <w:del w:id="196" w:author="咨询组" w:date="2025-10-16T14:19:18Z"/>
                <w:rFonts w:ascii="Arial"/>
                <w:sz w:val="21"/>
              </w:rPr>
            </w:pPr>
          </w:p>
        </w:tc>
      </w:tr>
    </w:tbl>
    <w:p w14:paraId="71D572FE">
      <w:pPr>
        <w:spacing w:line="433" w:lineRule="auto"/>
        <w:rPr>
          <w:del w:id="197" w:author="咨询组" w:date="2025-10-16T14:19:18Z"/>
          <w:rFonts w:ascii="Arial"/>
          <w:sz w:val="21"/>
        </w:rPr>
      </w:pPr>
    </w:p>
    <w:p w14:paraId="3D0A93B2">
      <w:pPr>
        <w:spacing w:before="78" w:line="220" w:lineRule="auto"/>
        <w:ind w:right="17"/>
        <w:jc w:val="right"/>
        <w:rPr>
          <w:del w:id="198" w:author="咨询组" w:date="2025-10-16T14:19:18Z"/>
          <w:rFonts w:ascii="宋体" w:hAnsi="宋体" w:eastAsia="宋体" w:cs="宋体"/>
          <w:sz w:val="24"/>
          <w:szCs w:val="24"/>
        </w:rPr>
      </w:pPr>
      <w:del w:id="199" w:author="咨询组" w:date="2025-10-16T14:19:18Z">
        <w:r>
          <w:rPr>
            <w:rFonts w:ascii="宋体" w:hAnsi="宋体" w:eastAsia="宋体" w:cs="宋体"/>
            <w:spacing w:val="18"/>
            <w:sz w:val="24"/>
            <w:szCs w:val="24"/>
          </w:rPr>
          <w:delText>(</w:delText>
        </w:r>
      </w:del>
      <w:del w:id="200" w:author="咨询组" w:date="2025-10-16T14:19:18Z">
        <w:r>
          <w:rPr>
            <w:rFonts w:ascii="宋体" w:hAnsi="宋体" w:eastAsia="宋体" w:cs="宋体"/>
            <w:spacing w:val="14"/>
            <w:sz w:val="24"/>
            <w:szCs w:val="24"/>
          </w:rPr>
          <w:delText>单位：元)</w:delText>
        </w:r>
      </w:del>
    </w:p>
    <w:p w14:paraId="3AB93A9E">
      <w:pPr>
        <w:spacing w:line="19" w:lineRule="auto"/>
        <w:rPr>
          <w:del w:id="201" w:author="咨询组" w:date="2025-10-16T14:19:18Z"/>
          <w:rFonts w:ascii="Arial"/>
          <w:sz w:val="2"/>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818"/>
        <w:gridCol w:w="1812"/>
        <w:gridCol w:w="1811"/>
        <w:gridCol w:w="1811"/>
        <w:gridCol w:w="1816"/>
      </w:tblGrid>
      <w:tr w14:paraId="04A088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202" w:author="咨询组" w:date="2025-10-16T14:19:18Z"/>
        </w:trPr>
        <w:tc>
          <w:tcPr>
            <w:tcW w:w="1818" w:type="dxa"/>
            <w:vAlign w:val="top"/>
          </w:tcPr>
          <w:p w14:paraId="7376DAD9">
            <w:pPr>
              <w:spacing w:before="133" w:line="216" w:lineRule="auto"/>
              <w:ind w:left="478"/>
              <w:rPr>
                <w:del w:id="203" w:author="咨询组" w:date="2025-10-16T14:19:18Z"/>
                <w:rFonts w:ascii="仿宋" w:hAnsi="仿宋" w:eastAsia="仿宋" w:cs="仿宋"/>
                <w:sz w:val="22"/>
                <w:szCs w:val="22"/>
              </w:rPr>
            </w:pPr>
            <w:del w:id="204" w:author="咨询组" w:date="2025-10-16T14:19:18Z">
              <w:r>
                <w:rPr>
                  <w:rFonts w:ascii="仿宋" w:hAnsi="仿宋" w:eastAsia="仿宋" w:cs="仿宋"/>
                  <w:spacing w:val="-4"/>
                  <w:sz w:val="22"/>
                  <w:szCs w:val="22"/>
                  <w14:textOutline w14:w="4005" w14:cap="flat" w14:cmpd="sng">
                    <w14:solidFill>
                      <w14:srgbClr w14:val="000000"/>
                    </w14:solidFill>
                    <w14:prstDash w14:val="solid"/>
                    <w14:miter w14:val="0"/>
                  </w14:textOutline>
                </w:rPr>
                <w:delText>薪</w:delText>
              </w:r>
            </w:del>
            <w:del w:id="205"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酬项目</w:delText>
              </w:r>
            </w:del>
          </w:p>
        </w:tc>
        <w:tc>
          <w:tcPr>
            <w:tcW w:w="1812" w:type="dxa"/>
            <w:vAlign w:val="top"/>
          </w:tcPr>
          <w:p w14:paraId="1F8CE9AB">
            <w:pPr>
              <w:spacing w:before="133" w:line="219" w:lineRule="auto"/>
              <w:ind w:left="255"/>
              <w:rPr>
                <w:del w:id="206" w:author="咨询组" w:date="2025-10-16T14:19:18Z"/>
                <w:rFonts w:ascii="仿宋" w:hAnsi="仿宋" w:eastAsia="仿宋" w:cs="仿宋"/>
                <w:sz w:val="22"/>
                <w:szCs w:val="22"/>
              </w:rPr>
            </w:pPr>
            <w:del w:id="207" w:author="咨询组" w:date="2025-10-16T14:19:18Z">
              <w:r>
                <w:rPr>
                  <w:rFonts w:ascii="仿宋" w:hAnsi="仿宋" w:eastAsia="仿宋" w:cs="仿宋"/>
                  <w:spacing w:val="-3"/>
                  <w:sz w:val="22"/>
                  <w:szCs w:val="22"/>
                  <w14:textOutline w14:w="4005" w14:cap="flat" w14:cmpd="sng">
                    <w14:solidFill>
                      <w14:srgbClr w14:val="000000"/>
                    </w14:solidFill>
                    <w14:prstDash w14:val="solid"/>
                    <w14:miter w14:val="0"/>
                  </w14:textOutline>
                </w:rPr>
                <w:delText>月</w:delText>
              </w:r>
            </w:del>
            <w:del w:id="208"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度基本工资</w:delText>
              </w:r>
            </w:del>
          </w:p>
        </w:tc>
        <w:tc>
          <w:tcPr>
            <w:tcW w:w="1811" w:type="dxa"/>
            <w:vAlign w:val="top"/>
          </w:tcPr>
          <w:p w14:paraId="4FD50FC4">
            <w:pPr>
              <w:spacing w:before="133" w:line="219" w:lineRule="auto"/>
              <w:ind w:left="203"/>
              <w:rPr>
                <w:del w:id="209" w:author="咨询组" w:date="2025-10-16T14:19:18Z"/>
                <w:rFonts w:ascii="仿宋" w:hAnsi="仿宋" w:eastAsia="仿宋" w:cs="仿宋"/>
                <w:sz w:val="22"/>
                <w:szCs w:val="22"/>
              </w:rPr>
            </w:pPr>
            <w:del w:id="210" w:author="咨询组" w:date="2025-10-16T14:19:18Z">
              <w:r>
                <w:rPr>
                  <w:rFonts w:ascii="仿宋" w:hAnsi="仿宋" w:eastAsia="仿宋" w:cs="仿宋"/>
                  <w:spacing w:val="-3"/>
                  <w:sz w:val="22"/>
                  <w:szCs w:val="22"/>
                  <w14:textOutline w14:w="4005" w14:cap="flat" w14:cmpd="sng">
                    <w14:solidFill>
                      <w14:srgbClr w14:val="000000"/>
                    </w14:solidFill>
                    <w14:prstDash w14:val="solid"/>
                    <w14:miter w14:val="0"/>
                  </w14:textOutline>
                </w:rPr>
                <w:delText>月</w:delText>
              </w:r>
            </w:del>
            <w:del w:id="211"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度/季度奖金</w:delText>
              </w:r>
            </w:del>
          </w:p>
        </w:tc>
        <w:tc>
          <w:tcPr>
            <w:tcW w:w="1811" w:type="dxa"/>
            <w:vAlign w:val="top"/>
          </w:tcPr>
          <w:p w14:paraId="052F4CB4">
            <w:pPr>
              <w:spacing w:before="133" w:line="219" w:lineRule="auto"/>
              <w:ind w:left="582"/>
              <w:rPr>
                <w:del w:id="212" w:author="咨询组" w:date="2025-10-16T14:19:18Z"/>
                <w:rFonts w:ascii="仿宋" w:hAnsi="仿宋" w:eastAsia="仿宋" w:cs="仿宋"/>
                <w:sz w:val="22"/>
                <w:szCs w:val="22"/>
              </w:rPr>
            </w:pPr>
            <w:del w:id="213"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年终奖</w:delText>
              </w:r>
            </w:del>
          </w:p>
        </w:tc>
        <w:tc>
          <w:tcPr>
            <w:tcW w:w="1816" w:type="dxa"/>
            <w:vAlign w:val="top"/>
          </w:tcPr>
          <w:p w14:paraId="04DEB155">
            <w:pPr>
              <w:spacing w:before="273" w:line="134" w:lineRule="exact"/>
              <w:ind w:left="830"/>
              <w:rPr>
                <w:del w:id="214" w:author="咨询组" w:date="2025-10-16T14:19:18Z"/>
                <w:rFonts w:ascii="仿宋" w:hAnsi="仿宋" w:eastAsia="仿宋" w:cs="仿宋"/>
                <w:sz w:val="22"/>
                <w:szCs w:val="22"/>
              </w:rPr>
            </w:pPr>
            <w:del w:id="215" w:author="咨询组" w:date="2025-10-16T14:19:18Z">
              <w:r>
                <w:rPr>
                  <w:rFonts w:ascii="仿宋" w:hAnsi="仿宋" w:eastAsia="仿宋" w:cs="仿宋"/>
                  <w:position w:val="-4"/>
                  <w:sz w:val="22"/>
                  <w:szCs w:val="22"/>
                  <w14:textOutline w14:w="4005" w14:cap="flat" w14:cmpd="sng">
                    <w14:solidFill>
                      <w14:srgbClr w14:val="000000"/>
                    </w14:solidFill>
                    <w14:prstDash w14:val="solid"/>
                    <w14:miter w14:val="0"/>
                  </w14:textOutline>
                </w:rPr>
                <w:delText>…</w:delText>
              </w:r>
            </w:del>
          </w:p>
        </w:tc>
      </w:tr>
      <w:tr w14:paraId="166E23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del w:id="216" w:author="咨询组" w:date="2025-10-16T14:19:18Z"/>
        </w:trPr>
        <w:tc>
          <w:tcPr>
            <w:tcW w:w="1818" w:type="dxa"/>
            <w:vAlign w:val="top"/>
          </w:tcPr>
          <w:p w14:paraId="0B935377">
            <w:pPr>
              <w:spacing w:before="131" w:line="219" w:lineRule="auto"/>
              <w:ind w:left="624"/>
              <w:rPr>
                <w:del w:id="217" w:author="咨询组" w:date="2025-10-16T14:19:18Z"/>
                <w:rFonts w:ascii="仿宋" w:hAnsi="仿宋" w:eastAsia="仿宋" w:cs="仿宋"/>
                <w:sz w:val="22"/>
                <w:szCs w:val="22"/>
              </w:rPr>
            </w:pPr>
            <w:del w:id="218" w:author="咨询组" w:date="2025-10-16T14:19:18Z">
              <w:r>
                <w:rPr>
                  <w:rFonts w:ascii="仿宋" w:hAnsi="仿宋" w:eastAsia="仿宋" w:cs="仿宋"/>
                  <w:spacing w:val="-11"/>
                  <w:sz w:val="22"/>
                  <w:szCs w:val="22"/>
                </w:rPr>
                <w:delText>目</w:delText>
              </w:r>
            </w:del>
            <w:del w:id="219" w:author="咨询组" w:date="2025-10-16T14:19:18Z">
              <w:r>
                <w:rPr>
                  <w:rFonts w:ascii="仿宋" w:hAnsi="仿宋" w:eastAsia="仿宋" w:cs="仿宋"/>
                  <w:spacing w:val="-10"/>
                  <w:sz w:val="22"/>
                  <w:szCs w:val="22"/>
                </w:rPr>
                <w:delText>标额</w:delText>
              </w:r>
            </w:del>
          </w:p>
        </w:tc>
        <w:tc>
          <w:tcPr>
            <w:tcW w:w="1812" w:type="dxa"/>
            <w:vAlign w:val="top"/>
          </w:tcPr>
          <w:p w14:paraId="444E4060">
            <w:pPr>
              <w:rPr>
                <w:del w:id="220" w:author="咨询组" w:date="2025-10-16T14:19:18Z"/>
                <w:rFonts w:ascii="Arial"/>
                <w:sz w:val="21"/>
              </w:rPr>
            </w:pPr>
          </w:p>
        </w:tc>
        <w:tc>
          <w:tcPr>
            <w:tcW w:w="1811" w:type="dxa"/>
            <w:vAlign w:val="top"/>
          </w:tcPr>
          <w:p w14:paraId="7729BA6D">
            <w:pPr>
              <w:rPr>
                <w:del w:id="221" w:author="咨询组" w:date="2025-10-16T14:19:18Z"/>
                <w:rFonts w:ascii="Arial"/>
                <w:sz w:val="21"/>
              </w:rPr>
            </w:pPr>
          </w:p>
        </w:tc>
        <w:tc>
          <w:tcPr>
            <w:tcW w:w="1811" w:type="dxa"/>
            <w:vAlign w:val="top"/>
          </w:tcPr>
          <w:p w14:paraId="36E254C0">
            <w:pPr>
              <w:rPr>
                <w:del w:id="222" w:author="咨询组" w:date="2025-10-16T14:19:18Z"/>
                <w:rFonts w:ascii="Arial"/>
                <w:sz w:val="21"/>
              </w:rPr>
            </w:pPr>
          </w:p>
        </w:tc>
        <w:tc>
          <w:tcPr>
            <w:tcW w:w="1816" w:type="dxa"/>
            <w:vAlign w:val="top"/>
          </w:tcPr>
          <w:p w14:paraId="6E7F8A7F">
            <w:pPr>
              <w:rPr>
                <w:del w:id="223" w:author="咨询组" w:date="2025-10-16T14:19:18Z"/>
                <w:rFonts w:ascii="Arial"/>
                <w:sz w:val="21"/>
              </w:rPr>
            </w:pPr>
          </w:p>
        </w:tc>
      </w:tr>
      <w:tr w14:paraId="4073656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224" w:author="咨询组" w:date="2025-10-16T14:19:18Z"/>
        </w:trPr>
        <w:tc>
          <w:tcPr>
            <w:tcW w:w="1818" w:type="dxa"/>
            <w:vAlign w:val="top"/>
          </w:tcPr>
          <w:p w14:paraId="23FD9B2A">
            <w:pPr>
              <w:spacing w:before="132" w:line="219" w:lineRule="auto"/>
              <w:ind w:left="368"/>
              <w:rPr>
                <w:del w:id="225" w:author="咨询组" w:date="2025-10-16T14:19:18Z"/>
                <w:rFonts w:ascii="仿宋" w:hAnsi="仿宋" w:eastAsia="仿宋" w:cs="仿宋"/>
                <w:sz w:val="22"/>
                <w:szCs w:val="22"/>
              </w:rPr>
            </w:pPr>
            <w:del w:id="226" w:author="咨询组" w:date="2025-10-16T14:19:18Z">
              <w:r>
                <w:rPr>
                  <w:rFonts w:ascii="仿宋" w:hAnsi="仿宋" w:eastAsia="仿宋" w:cs="仿宋"/>
                  <w:spacing w:val="-3"/>
                  <w:sz w:val="22"/>
                  <w:szCs w:val="22"/>
                </w:rPr>
                <w:delText>上</w:delText>
              </w:r>
            </w:del>
            <w:del w:id="227" w:author="咨询组" w:date="2025-10-16T14:19:18Z">
              <w:r>
                <w:rPr>
                  <w:rFonts w:ascii="仿宋" w:hAnsi="仿宋" w:eastAsia="仿宋" w:cs="仿宋"/>
                  <w:spacing w:val="-2"/>
                  <w:sz w:val="22"/>
                  <w:szCs w:val="22"/>
                </w:rPr>
                <w:delText>年实发额</w:delText>
              </w:r>
            </w:del>
          </w:p>
        </w:tc>
        <w:tc>
          <w:tcPr>
            <w:tcW w:w="1812" w:type="dxa"/>
            <w:vAlign w:val="top"/>
          </w:tcPr>
          <w:p w14:paraId="71922669">
            <w:pPr>
              <w:rPr>
                <w:del w:id="228" w:author="咨询组" w:date="2025-10-16T14:19:18Z"/>
                <w:rFonts w:ascii="Arial"/>
                <w:sz w:val="21"/>
              </w:rPr>
            </w:pPr>
          </w:p>
        </w:tc>
        <w:tc>
          <w:tcPr>
            <w:tcW w:w="1811" w:type="dxa"/>
            <w:vAlign w:val="top"/>
          </w:tcPr>
          <w:p w14:paraId="3DA79011">
            <w:pPr>
              <w:rPr>
                <w:del w:id="229" w:author="咨询组" w:date="2025-10-16T14:19:18Z"/>
                <w:rFonts w:ascii="Arial"/>
                <w:sz w:val="21"/>
              </w:rPr>
            </w:pPr>
          </w:p>
        </w:tc>
        <w:tc>
          <w:tcPr>
            <w:tcW w:w="1811" w:type="dxa"/>
            <w:vAlign w:val="top"/>
          </w:tcPr>
          <w:p w14:paraId="5F105C4B">
            <w:pPr>
              <w:rPr>
                <w:del w:id="230" w:author="咨询组" w:date="2025-10-16T14:19:18Z"/>
                <w:rFonts w:ascii="Arial"/>
                <w:sz w:val="21"/>
              </w:rPr>
            </w:pPr>
          </w:p>
        </w:tc>
        <w:tc>
          <w:tcPr>
            <w:tcW w:w="1816" w:type="dxa"/>
            <w:vAlign w:val="top"/>
          </w:tcPr>
          <w:p w14:paraId="5C37BE4F">
            <w:pPr>
              <w:rPr>
                <w:del w:id="231" w:author="咨询组" w:date="2025-10-16T14:19:18Z"/>
                <w:rFonts w:ascii="Arial"/>
                <w:sz w:val="21"/>
              </w:rPr>
            </w:pPr>
          </w:p>
        </w:tc>
      </w:tr>
    </w:tbl>
    <w:p w14:paraId="456FDDD6">
      <w:pPr>
        <w:rPr>
          <w:del w:id="232" w:author="咨询组" w:date="2025-10-16T14:19:18Z"/>
        </w:rPr>
      </w:pPr>
    </w:p>
    <w:p w14:paraId="6BEBB01B">
      <w:pPr>
        <w:spacing w:line="156" w:lineRule="exact"/>
        <w:rPr>
          <w:del w:id="233" w:author="咨询组" w:date="2025-10-16T14:19:18Z"/>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31"/>
        <w:gridCol w:w="1236"/>
        <w:gridCol w:w="1240"/>
        <w:gridCol w:w="1240"/>
        <w:gridCol w:w="1238"/>
        <w:gridCol w:w="1238"/>
        <w:gridCol w:w="1245"/>
      </w:tblGrid>
      <w:tr w14:paraId="487B024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del w:id="234" w:author="咨询组" w:date="2025-10-16T14:19:18Z"/>
        </w:trPr>
        <w:tc>
          <w:tcPr>
            <w:tcW w:w="1631" w:type="dxa"/>
            <w:vAlign w:val="top"/>
          </w:tcPr>
          <w:p w14:paraId="0DD290C6">
            <w:pPr>
              <w:spacing w:before="133" w:line="217" w:lineRule="auto"/>
              <w:ind w:left="276"/>
              <w:rPr>
                <w:del w:id="235" w:author="咨询组" w:date="2025-10-16T14:19:18Z"/>
                <w:rFonts w:ascii="仿宋" w:hAnsi="仿宋" w:eastAsia="仿宋" w:cs="仿宋"/>
                <w:sz w:val="22"/>
                <w:szCs w:val="22"/>
              </w:rPr>
            </w:pPr>
            <w:del w:id="236"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现金性福利</w:delText>
              </w:r>
            </w:del>
          </w:p>
        </w:tc>
        <w:tc>
          <w:tcPr>
            <w:tcW w:w="1236" w:type="dxa"/>
            <w:vAlign w:val="top"/>
          </w:tcPr>
          <w:p w14:paraId="3CFF36E9">
            <w:pPr>
              <w:spacing w:before="134" w:line="218" w:lineRule="auto"/>
              <w:ind w:left="177"/>
              <w:rPr>
                <w:del w:id="237" w:author="咨询组" w:date="2025-10-16T14:19:18Z"/>
                <w:rFonts w:ascii="仿宋" w:hAnsi="仿宋" w:eastAsia="仿宋" w:cs="仿宋"/>
                <w:sz w:val="22"/>
                <w:szCs w:val="22"/>
              </w:rPr>
            </w:pPr>
            <w:del w:id="238" w:author="咨询组" w:date="2025-10-16T14:19:18Z">
              <w:r>
                <w:rPr>
                  <w:rFonts w:ascii="仿宋" w:hAnsi="仿宋" w:eastAsia="仿宋" w:cs="仿宋"/>
                  <w:spacing w:val="-1"/>
                  <w:sz w:val="22"/>
                  <w:szCs w:val="22"/>
                  <w14:textOutline w14:w="4005" w14:cap="flat" w14:cmpd="sng">
                    <w14:solidFill>
                      <w14:srgbClr w14:val="000000"/>
                    </w14:solidFill>
                    <w14:prstDash w14:val="solid"/>
                    <w14:miter w14:val="0"/>
                  </w14:textOutline>
                </w:rPr>
                <w:delText>膳食补</w:delText>
              </w:r>
            </w:del>
            <w:del w:id="239" w:author="咨询组" w:date="2025-10-16T14:19:18Z">
              <w:r>
                <w:rPr>
                  <w:rFonts w:ascii="仿宋" w:hAnsi="仿宋" w:eastAsia="仿宋" w:cs="仿宋"/>
                  <w:sz w:val="22"/>
                  <w:szCs w:val="22"/>
                  <w14:textOutline w14:w="4005" w14:cap="flat" w14:cmpd="sng">
                    <w14:solidFill>
                      <w14:srgbClr w14:val="000000"/>
                    </w14:solidFill>
                    <w14:prstDash w14:val="solid"/>
                    <w14:miter w14:val="0"/>
                  </w14:textOutline>
                </w:rPr>
                <w:delText>贴</w:delText>
              </w:r>
            </w:del>
          </w:p>
        </w:tc>
        <w:tc>
          <w:tcPr>
            <w:tcW w:w="1240" w:type="dxa"/>
            <w:vAlign w:val="top"/>
          </w:tcPr>
          <w:p w14:paraId="255FE27A">
            <w:pPr>
              <w:spacing w:before="134" w:line="218" w:lineRule="auto"/>
              <w:ind w:left="190"/>
              <w:rPr>
                <w:del w:id="240" w:author="咨询组" w:date="2025-10-16T14:19:18Z"/>
                <w:rFonts w:ascii="仿宋" w:hAnsi="仿宋" w:eastAsia="仿宋" w:cs="仿宋"/>
                <w:sz w:val="22"/>
                <w:szCs w:val="22"/>
              </w:rPr>
            </w:pPr>
            <w:del w:id="241" w:author="咨询组" w:date="2025-10-16T14:19:18Z">
              <w:r>
                <w:rPr>
                  <w:rFonts w:ascii="仿宋" w:hAnsi="仿宋" w:eastAsia="仿宋" w:cs="仿宋"/>
                  <w:spacing w:val="-4"/>
                  <w:sz w:val="22"/>
                  <w:szCs w:val="22"/>
                  <w14:textOutline w14:w="4005" w14:cap="flat" w14:cmpd="sng">
                    <w14:solidFill>
                      <w14:srgbClr w14:val="000000"/>
                    </w14:solidFill>
                    <w14:prstDash w14:val="solid"/>
                    <w14:miter w14:val="0"/>
                  </w14:textOutline>
                </w:rPr>
                <w:delText>交</w:delText>
              </w:r>
            </w:del>
            <w:del w:id="242"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通补贴</w:delText>
              </w:r>
            </w:del>
          </w:p>
        </w:tc>
        <w:tc>
          <w:tcPr>
            <w:tcW w:w="1240" w:type="dxa"/>
            <w:vAlign w:val="top"/>
          </w:tcPr>
          <w:p w14:paraId="18CF7110">
            <w:pPr>
              <w:spacing w:before="134" w:line="218" w:lineRule="auto"/>
              <w:ind w:left="188"/>
              <w:rPr>
                <w:del w:id="243" w:author="咨询组" w:date="2025-10-16T14:19:18Z"/>
                <w:rFonts w:ascii="仿宋" w:hAnsi="仿宋" w:eastAsia="仿宋" w:cs="仿宋"/>
                <w:sz w:val="22"/>
                <w:szCs w:val="22"/>
              </w:rPr>
            </w:pPr>
            <w:del w:id="244" w:author="咨询组" w:date="2025-10-16T14:19:18Z">
              <w:r>
                <w:rPr>
                  <w:rFonts w:ascii="仿宋" w:hAnsi="仿宋" w:eastAsia="仿宋" w:cs="仿宋"/>
                  <w:spacing w:val="-3"/>
                  <w:sz w:val="22"/>
                  <w:szCs w:val="22"/>
                  <w14:textOutline w14:w="4005" w14:cap="flat" w14:cmpd="sng">
                    <w14:solidFill>
                      <w14:srgbClr w14:val="000000"/>
                    </w14:solidFill>
                    <w14:prstDash w14:val="solid"/>
                    <w14:miter w14:val="0"/>
                  </w14:textOutline>
                </w:rPr>
                <w:delText>通</w:delText>
              </w:r>
            </w:del>
            <w:del w:id="245"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讯补贴</w:delText>
              </w:r>
            </w:del>
          </w:p>
        </w:tc>
        <w:tc>
          <w:tcPr>
            <w:tcW w:w="1238" w:type="dxa"/>
            <w:vAlign w:val="top"/>
          </w:tcPr>
          <w:p w14:paraId="411B4B8B">
            <w:pPr>
              <w:spacing w:before="134" w:line="218" w:lineRule="auto"/>
              <w:ind w:left="190"/>
              <w:rPr>
                <w:del w:id="246" w:author="咨询组" w:date="2025-10-16T14:19:18Z"/>
                <w:rFonts w:ascii="仿宋" w:hAnsi="仿宋" w:eastAsia="仿宋" w:cs="仿宋"/>
                <w:sz w:val="22"/>
                <w:szCs w:val="22"/>
              </w:rPr>
            </w:pPr>
            <w:del w:id="247" w:author="咨询组" w:date="2025-10-16T14:19:18Z">
              <w:r>
                <w:rPr>
                  <w:rFonts w:ascii="仿宋" w:hAnsi="仿宋" w:eastAsia="仿宋" w:cs="仿宋"/>
                  <w:spacing w:val="-3"/>
                  <w:sz w:val="22"/>
                  <w:szCs w:val="22"/>
                  <w14:textOutline w14:w="4005" w14:cap="flat" w14:cmpd="sng">
                    <w14:solidFill>
                      <w14:srgbClr w14:val="000000"/>
                    </w14:solidFill>
                    <w14:prstDash w14:val="solid"/>
                    <w14:miter w14:val="0"/>
                  </w14:textOutline>
                </w:rPr>
                <w:delText>异</w:delText>
              </w:r>
            </w:del>
            <w:del w:id="248"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地补贴</w:delText>
              </w:r>
            </w:del>
          </w:p>
        </w:tc>
        <w:tc>
          <w:tcPr>
            <w:tcW w:w="1238" w:type="dxa"/>
            <w:vAlign w:val="top"/>
          </w:tcPr>
          <w:p w14:paraId="5E2A1AD8">
            <w:pPr>
              <w:spacing w:before="134" w:line="218" w:lineRule="auto"/>
              <w:ind w:left="187"/>
              <w:rPr>
                <w:del w:id="249" w:author="咨询组" w:date="2025-10-16T14:19:18Z"/>
                <w:rFonts w:ascii="仿宋" w:hAnsi="仿宋" w:eastAsia="仿宋" w:cs="仿宋"/>
                <w:sz w:val="22"/>
                <w:szCs w:val="22"/>
              </w:rPr>
            </w:pPr>
            <w:del w:id="250"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租房补贴</w:delText>
              </w:r>
            </w:del>
          </w:p>
        </w:tc>
        <w:tc>
          <w:tcPr>
            <w:tcW w:w="1245" w:type="dxa"/>
            <w:vAlign w:val="top"/>
          </w:tcPr>
          <w:p w14:paraId="2B2345AD">
            <w:pPr>
              <w:spacing w:before="273" w:line="136" w:lineRule="exact"/>
              <w:ind w:left="544"/>
              <w:rPr>
                <w:del w:id="251" w:author="咨询组" w:date="2025-10-16T14:19:18Z"/>
                <w:rFonts w:ascii="仿宋" w:hAnsi="仿宋" w:eastAsia="仿宋" w:cs="仿宋"/>
                <w:sz w:val="22"/>
                <w:szCs w:val="22"/>
              </w:rPr>
            </w:pPr>
            <w:del w:id="252" w:author="咨询组" w:date="2025-10-16T14:19:18Z">
              <w:r>
                <w:rPr>
                  <w:rFonts w:ascii="仿宋" w:hAnsi="仿宋" w:eastAsia="仿宋" w:cs="仿宋"/>
                  <w:position w:val="-4"/>
                  <w:sz w:val="22"/>
                  <w:szCs w:val="22"/>
                  <w14:textOutline w14:w="4005" w14:cap="flat" w14:cmpd="sng">
                    <w14:solidFill>
                      <w14:srgbClr w14:val="000000"/>
                    </w14:solidFill>
                    <w14:prstDash w14:val="solid"/>
                    <w14:miter w14:val="0"/>
                  </w14:textOutline>
                </w:rPr>
                <w:delText>…</w:delText>
              </w:r>
            </w:del>
          </w:p>
        </w:tc>
      </w:tr>
      <w:tr w14:paraId="2E5A947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del w:id="253" w:author="咨询组" w:date="2025-10-16T14:19:18Z"/>
        </w:trPr>
        <w:tc>
          <w:tcPr>
            <w:tcW w:w="1631" w:type="dxa"/>
            <w:vAlign w:val="top"/>
          </w:tcPr>
          <w:p w14:paraId="30D5A829">
            <w:pPr>
              <w:spacing w:before="130" w:line="219" w:lineRule="auto"/>
              <w:ind w:left="530"/>
              <w:rPr>
                <w:del w:id="254" w:author="咨询组" w:date="2025-10-16T14:19:18Z"/>
                <w:rFonts w:ascii="仿宋" w:hAnsi="仿宋" w:eastAsia="仿宋" w:cs="仿宋"/>
                <w:sz w:val="22"/>
                <w:szCs w:val="22"/>
              </w:rPr>
            </w:pPr>
            <w:del w:id="255" w:author="咨询组" w:date="2025-10-16T14:19:18Z">
              <w:r>
                <w:rPr>
                  <w:rFonts w:ascii="仿宋" w:hAnsi="仿宋" w:eastAsia="仿宋" w:cs="仿宋"/>
                  <w:spacing w:val="-11"/>
                  <w:sz w:val="22"/>
                  <w:szCs w:val="22"/>
                </w:rPr>
                <w:delText>目</w:delText>
              </w:r>
            </w:del>
            <w:del w:id="256" w:author="咨询组" w:date="2025-10-16T14:19:18Z">
              <w:r>
                <w:rPr>
                  <w:rFonts w:ascii="仿宋" w:hAnsi="仿宋" w:eastAsia="仿宋" w:cs="仿宋"/>
                  <w:spacing w:val="-10"/>
                  <w:sz w:val="22"/>
                  <w:szCs w:val="22"/>
                </w:rPr>
                <w:delText>标额</w:delText>
              </w:r>
            </w:del>
          </w:p>
        </w:tc>
        <w:tc>
          <w:tcPr>
            <w:tcW w:w="1236" w:type="dxa"/>
            <w:vAlign w:val="top"/>
          </w:tcPr>
          <w:p w14:paraId="73910279">
            <w:pPr>
              <w:rPr>
                <w:del w:id="257" w:author="咨询组" w:date="2025-10-16T14:19:18Z"/>
                <w:rFonts w:ascii="Arial"/>
                <w:sz w:val="21"/>
              </w:rPr>
            </w:pPr>
          </w:p>
        </w:tc>
        <w:tc>
          <w:tcPr>
            <w:tcW w:w="1240" w:type="dxa"/>
            <w:vAlign w:val="top"/>
          </w:tcPr>
          <w:p w14:paraId="57A0717B">
            <w:pPr>
              <w:rPr>
                <w:del w:id="258" w:author="咨询组" w:date="2025-10-16T14:19:18Z"/>
                <w:rFonts w:ascii="Arial"/>
                <w:sz w:val="21"/>
              </w:rPr>
            </w:pPr>
          </w:p>
        </w:tc>
        <w:tc>
          <w:tcPr>
            <w:tcW w:w="1240" w:type="dxa"/>
            <w:vAlign w:val="top"/>
          </w:tcPr>
          <w:p w14:paraId="055D188B">
            <w:pPr>
              <w:rPr>
                <w:del w:id="259" w:author="咨询组" w:date="2025-10-16T14:19:18Z"/>
                <w:rFonts w:ascii="Arial"/>
                <w:sz w:val="21"/>
              </w:rPr>
            </w:pPr>
          </w:p>
        </w:tc>
        <w:tc>
          <w:tcPr>
            <w:tcW w:w="1238" w:type="dxa"/>
            <w:vAlign w:val="top"/>
          </w:tcPr>
          <w:p w14:paraId="2A84DB34">
            <w:pPr>
              <w:rPr>
                <w:del w:id="260" w:author="咨询组" w:date="2025-10-16T14:19:18Z"/>
                <w:rFonts w:ascii="Arial"/>
                <w:sz w:val="21"/>
              </w:rPr>
            </w:pPr>
          </w:p>
        </w:tc>
        <w:tc>
          <w:tcPr>
            <w:tcW w:w="1238" w:type="dxa"/>
            <w:vAlign w:val="top"/>
          </w:tcPr>
          <w:p w14:paraId="14A129EC">
            <w:pPr>
              <w:rPr>
                <w:del w:id="261" w:author="咨询组" w:date="2025-10-16T14:19:18Z"/>
                <w:rFonts w:ascii="Arial"/>
                <w:sz w:val="21"/>
              </w:rPr>
            </w:pPr>
          </w:p>
        </w:tc>
        <w:tc>
          <w:tcPr>
            <w:tcW w:w="1245" w:type="dxa"/>
            <w:vAlign w:val="top"/>
          </w:tcPr>
          <w:p w14:paraId="17016FA6">
            <w:pPr>
              <w:rPr>
                <w:del w:id="262" w:author="咨询组" w:date="2025-10-16T14:19:18Z"/>
                <w:rFonts w:ascii="Arial"/>
                <w:sz w:val="21"/>
              </w:rPr>
            </w:pPr>
          </w:p>
        </w:tc>
      </w:tr>
      <w:tr w14:paraId="5740182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263" w:author="咨询组" w:date="2025-10-16T14:19:18Z"/>
        </w:trPr>
        <w:tc>
          <w:tcPr>
            <w:tcW w:w="1631" w:type="dxa"/>
            <w:vAlign w:val="top"/>
          </w:tcPr>
          <w:p w14:paraId="46703100">
            <w:pPr>
              <w:spacing w:before="132" w:line="219" w:lineRule="auto"/>
              <w:ind w:left="277"/>
              <w:rPr>
                <w:del w:id="264" w:author="咨询组" w:date="2025-10-16T14:19:18Z"/>
                <w:rFonts w:ascii="仿宋" w:hAnsi="仿宋" w:eastAsia="仿宋" w:cs="仿宋"/>
                <w:sz w:val="22"/>
                <w:szCs w:val="22"/>
              </w:rPr>
            </w:pPr>
            <w:del w:id="265" w:author="咨询组" w:date="2025-10-16T14:19:18Z">
              <w:r>
                <w:rPr>
                  <w:rFonts w:ascii="仿宋" w:hAnsi="仿宋" w:eastAsia="仿宋" w:cs="仿宋"/>
                  <w:spacing w:val="-3"/>
                  <w:sz w:val="22"/>
                  <w:szCs w:val="22"/>
                </w:rPr>
                <w:delText>上</w:delText>
              </w:r>
            </w:del>
            <w:del w:id="266" w:author="咨询组" w:date="2025-10-16T14:19:18Z">
              <w:r>
                <w:rPr>
                  <w:rFonts w:ascii="仿宋" w:hAnsi="仿宋" w:eastAsia="仿宋" w:cs="仿宋"/>
                  <w:spacing w:val="-2"/>
                  <w:sz w:val="22"/>
                  <w:szCs w:val="22"/>
                </w:rPr>
                <w:delText>年实发额</w:delText>
              </w:r>
            </w:del>
          </w:p>
        </w:tc>
        <w:tc>
          <w:tcPr>
            <w:tcW w:w="1236" w:type="dxa"/>
            <w:vAlign w:val="top"/>
          </w:tcPr>
          <w:p w14:paraId="187F8E09">
            <w:pPr>
              <w:rPr>
                <w:del w:id="267" w:author="咨询组" w:date="2025-10-16T14:19:18Z"/>
                <w:rFonts w:ascii="Arial"/>
                <w:sz w:val="21"/>
              </w:rPr>
            </w:pPr>
          </w:p>
        </w:tc>
        <w:tc>
          <w:tcPr>
            <w:tcW w:w="1240" w:type="dxa"/>
            <w:vAlign w:val="top"/>
          </w:tcPr>
          <w:p w14:paraId="1A7104CF">
            <w:pPr>
              <w:rPr>
                <w:del w:id="268" w:author="咨询组" w:date="2025-10-16T14:19:18Z"/>
                <w:rFonts w:ascii="Arial"/>
                <w:sz w:val="21"/>
              </w:rPr>
            </w:pPr>
          </w:p>
        </w:tc>
        <w:tc>
          <w:tcPr>
            <w:tcW w:w="1240" w:type="dxa"/>
            <w:vAlign w:val="top"/>
          </w:tcPr>
          <w:p w14:paraId="7CD12B1D">
            <w:pPr>
              <w:rPr>
                <w:del w:id="269" w:author="咨询组" w:date="2025-10-16T14:19:18Z"/>
                <w:rFonts w:ascii="Arial"/>
                <w:sz w:val="21"/>
              </w:rPr>
            </w:pPr>
          </w:p>
        </w:tc>
        <w:tc>
          <w:tcPr>
            <w:tcW w:w="1238" w:type="dxa"/>
            <w:vAlign w:val="top"/>
          </w:tcPr>
          <w:p w14:paraId="7AAE11D6">
            <w:pPr>
              <w:rPr>
                <w:del w:id="270" w:author="咨询组" w:date="2025-10-16T14:19:18Z"/>
                <w:rFonts w:ascii="Arial"/>
                <w:sz w:val="21"/>
              </w:rPr>
            </w:pPr>
          </w:p>
        </w:tc>
        <w:tc>
          <w:tcPr>
            <w:tcW w:w="1238" w:type="dxa"/>
            <w:vAlign w:val="top"/>
          </w:tcPr>
          <w:p w14:paraId="68F2EB10">
            <w:pPr>
              <w:rPr>
                <w:del w:id="271" w:author="咨询组" w:date="2025-10-16T14:19:18Z"/>
                <w:rFonts w:ascii="Arial"/>
                <w:sz w:val="21"/>
              </w:rPr>
            </w:pPr>
          </w:p>
        </w:tc>
        <w:tc>
          <w:tcPr>
            <w:tcW w:w="1245" w:type="dxa"/>
            <w:vAlign w:val="top"/>
          </w:tcPr>
          <w:p w14:paraId="3B8CAA86">
            <w:pPr>
              <w:rPr>
                <w:del w:id="272" w:author="咨询组" w:date="2025-10-16T14:19:18Z"/>
                <w:rFonts w:ascii="Arial"/>
                <w:sz w:val="21"/>
              </w:rPr>
            </w:pPr>
          </w:p>
        </w:tc>
      </w:tr>
    </w:tbl>
    <w:p w14:paraId="4E9EA313">
      <w:pPr>
        <w:rPr>
          <w:del w:id="273" w:author="咨询组" w:date="2025-10-16T14:19:18Z"/>
        </w:rPr>
      </w:pPr>
    </w:p>
    <w:p w14:paraId="0077A1D7">
      <w:pPr>
        <w:spacing w:line="160" w:lineRule="exact"/>
        <w:rPr>
          <w:del w:id="274" w:author="咨询组" w:date="2025-10-16T14:19:18Z"/>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8"/>
        <w:gridCol w:w="3541"/>
        <w:gridCol w:w="3399"/>
      </w:tblGrid>
      <w:tr w14:paraId="129F24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del w:id="275" w:author="咨询组" w:date="2025-10-16T14:19:18Z"/>
        </w:trPr>
        <w:tc>
          <w:tcPr>
            <w:tcW w:w="2128" w:type="dxa"/>
            <w:vAlign w:val="top"/>
          </w:tcPr>
          <w:p w14:paraId="33CE27AA">
            <w:pPr>
              <w:spacing w:before="133" w:line="216" w:lineRule="auto"/>
              <w:ind w:left="192"/>
              <w:rPr>
                <w:del w:id="276" w:author="咨询组" w:date="2025-10-16T14:19:18Z"/>
                <w:rFonts w:ascii="仿宋" w:hAnsi="仿宋" w:eastAsia="仿宋" w:cs="仿宋"/>
                <w:sz w:val="22"/>
                <w:szCs w:val="22"/>
              </w:rPr>
            </w:pPr>
            <w:del w:id="277" w:author="咨询组" w:date="2025-10-16T14:19:18Z">
              <w:r>
                <w:rPr>
                  <w:rFonts w:ascii="仿宋" w:hAnsi="仿宋" w:eastAsia="仿宋" w:cs="仿宋"/>
                  <w:spacing w:val="-1"/>
                  <w:sz w:val="22"/>
                  <w:szCs w:val="22"/>
                  <w14:textOutline w14:w="4005" w14:cap="flat" w14:cmpd="sng">
                    <w14:solidFill>
                      <w14:srgbClr w14:val="000000"/>
                    </w14:solidFill>
                    <w14:prstDash w14:val="solid"/>
                    <w14:miter w14:val="0"/>
                  </w14:textOutline>
                </w:rPr>
                <w:delText>薪酬及现金性福利</w:delText>
              </w:r>
            </w:del>
          </w:p>
        </w:tc>
        <w:tc>
          <w:tcPr>
            <w:tcW w:w="3541" w:type="dxa"/>
            <w:vAlign w:val="top"/>
          </w:tcPr>
          <w:p w14:paraId="31020C36">
            <w:pPr>
              <w:spacing w:before="134" w:line="218" w:lineRule="auto"/>
              <w:ind w:left="340"/>
              <w:rPr>
                <w:del w:id="278" w:author="咨询组" w:date="2025-10-16T14:19:18Z"/>
                <w:rFonts w:ascii="仿宋" w:hAnsi="仿宋" w:eastAsia="仿宋" w:cs="仿宋"/>
                <w:sz w:val="22"/>
                <w:szCs w:val="22"/>
              </w:rPr>
            </w:pPr>
            <w:del w:id="279" w:author="咨询组" w:date="2025-10-16T14:19:18Z">
              <w:r>
                <w:rPr>
                  <w:rFonts w:ascii="仿宋" w:hAnsi="仿宋" w:eastAsia="仿宋" w:cs="仿宋"/>
                  <w:spacing w:val="-1"/>
                  <w:sz w:val="22"/>
                  <w:szCs w:val="22"/>
                  <w14:textOutline w14:w="4005" w14:cap="flat" w14:cmpd="sng">
                    <w14:solidFill>
                      <w14:srgbClr w14:val="000000"/>
                    </w14:solidFill>
                    <w14:prstDash w14:val="solid"/>
                    <w14:miter w14:val="0"/>
                  </w14:textOutline>
                </w:rPr>
                <w:delText>财</w:delText>
              </w:r>
            </w:del>
            <w:del w:id="280" w:author="咨询组" w:date="2025-10-16T14:19:18Z">
              <w:r>
                <w:rPr>
                  <w:rFonts w:ascii="仿宋" w:hAnsi="仿宋" w:eastAsia="仿宋" w:cs="仿宋"/>
                  <w:sz w:val="22"/>
                  <w:szCs w:val="22"/>
                  <w14:textOutline w14:w="4005" w14:cap="flat" w14:cmpd="sng">
                    <w14:solidFill>
                      <w14:srgbClr w14:val="000000"/>
                    </w14:solidFill>
                    <w14:prstDash w14:val="solid"/>
                    <w14:miter w14:val="0"/>
                  </w14:textOutline>
                </w:rPr>
                <w:delText>务自然年已发税前工资总额</w:delText>
              </w:r>
            </w:del>
          </w:p>
        </w:tc>
        <w:tc>
          <w:tcPr>
            <w:tcW w:w="3399" w:type="dxa"/>
            <w:vAlign w:val="top"/>
          </w:tcPr>
          <w:p w14:paraId="13804D6C">
            <w:pPr>
              <w:spacing w:before="133" w:line="216" w:lineRule="auto"/>
              <w:ind w:left="942"/>
              <w:rPr>
                <w:del w:id="281" w:author="咨询组" w:date="2025-10-16T14:19:18Z"/>
                <w:rFonts w:ascii="仿宋" w:hAnsi="仿宋" w:eastAsia="仿宋" w:cs="仿宋"/>
                <w:sz w:val="22"/>
                <w:szCs w:val="22"/>
              </w:rPr>
            </w:pPr>
            <w:del w:id="282"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晋升或调薪说</w:delText>
              </w:r>
            </w:del>
            <w:del w:id="283" w:author="咨询组" w:date="2025-10-16T14:19:18Z">
              <w:r>
                <w:rPr>
                  <w:rFonts w:ascii="仿宋" w:hAnsi="仿宋" w:eastAsia="仿宋" w:cs="仿宋"/>
                  <w:spacing w:val="-1"/>
                  <w:sz w:val="22"/>
                  <w:szCs w:val="22"/>
                  <w14:textOutline w14:w="4005" w14:cap="flat" w14:cmpd="sng">
                    <w14:solidFill>
                      <w14:srgbClr w14:val="000000"/>
                    </w14:solidFill>
                    <w14:prstDash w14:val="solid"/>
                    <w14:miter w14:val="0"/>
                  </w14:textOutline>
                </w:rPr>
                <w:delText>明</w:delText>
              </w:r>
            </w:del>
          </w:p>
        </w:tc>
      </w:tr>
      <w:tr w14:paraId="7F9768A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284" w:author="咨询组" w:date="2025-10-16T14:19:18Z"/>
        </w:trPr>
        <w:tc>
          <w:tcPr>
            <w:tcW w:w="2128" w:type="dxa"/>
            <w:vAlign w:val="top"/>
          </w:tcPr>
          <w:p w14:paraId="2C194A6D">
            <w:pPr>
              <w:spacing w:before="134" w:line="219" w:lineRule="auto"/>
              <w:ind w:left="524"/>
              <w:rPr>
                <w:del w:id="285" w:author="咨询组" w:date="2025-10-16T14:19:18Z"/>
                <w:rFonts w:ascii="仿宋" w:hAnsi="仿宋" w:eastAsia="仿宋" w:cs="仿宋"/>
                <w:sz w:val="22"/>
                <w:szCs w:val="22"/>
              </w:rPr>
            </w:pPr>
            <w:del w:id="286" w:author="咨询组" w:date="2025-10-16T14:19:18Z">
              <w:r>
                <w:rPr>
                  <w:rFonts w:ascii="仿宋" w:hAnsi="仿宋" w:eastAsia="仿宋" w:cs="仿宋"/>
                  <w:spacing w:val="-3"/>
                  <w:sz w:val="22"/>
                  <w:szCs w:val="22"/>
                </w:rPr>
                <w:delText>上</w:delText>
              </w:r>
            </w:del>
            <w:del w:id="287" w:author="咨询组" w:date="2025-10-16T14:19:18Z">
              <w:r>
                <w:rPr>
                  <w:rFonts w:ascii="仿宋" w:hAnsi="仿宋" w:eastAsia="仿宋" w:cs="仿宋"/>
                  <w:spacing w:val="-2"/>
                  <w:sz w:val="22"/>
                  <w:szCs w:val="22"/>
                </w:rPr>
                <w:delText>年实发额</w:delText>
              </w:r>
            </w:del>
          </w:p>
        </w:tc>
        <w:tc>
          <w:tcPr>
            <w:tcW w:w="3541" w:type="dxa"/>
            <w:vAlign w:val="top"/>
          </w:tcPr>
          <w:p w14:paraId="65333833">
            <w:pPr>
              <w:rPr>
                <w:del w:id="288" w:author="咨询组" w:date="2025-10-16T14:19:18Z"/>
                <w:rFonts w:ascii="Arial"/>
                <w:sz w:val="21"/>
              </w:rPr>
            </w:pPr>
          </w:p>
        </w:tc>
        <w:tc>
          <w:tcPr>
            <w:tcW w:w="3399" w:type="dxa"/>
            <w:vAlign w:val="top"/>
          </w:tcPr>
          <w:p w14:paraId="22E7A12B">
            <w:pPr>
              <w:rPr>
                <w:del w:id="289" w:author="咨询组" w:date="2025-10-16T14:19:18Z"/>
                <w:rFonts w:ascii="Arial"/>
                <w:sz w:val="21"/>
              </w:rPr>
            </w:pPr>
          </w:p>
        </w:tc>
      </w:tr>
    </w:tbl>
    <w:p w14:paraId="568DF72D">
      <w:pPr>
        <w:rPr>
          <w:del w:id="290" w:author="咨询组" w:date="2025-10-16T14:19:18Z"/>
        </w:rPr>
      </w:pPr>
    </w:p>
    <w:p w14:paraId="5D0E12B9">
      <w:pPr>
        <w:spacing w:line="159" w:lineRule="exact"/>
        <w:rPr>
          <w:del w:id="291" w:author="咨询组" w:date="2025-10-16T14:19:18Z"/>
        </w:rPr>
      </w:pPr>
    </w:p>
    <w:tbl>
      <w:tblPr>
        <w:tblStyle w:val="5"/>
        <w:tblW w:w="9068" w:type="dxa"/>
        <w:tblInd w:w="3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128"/>
        <w:gridCol w:w="1819"/>
        <w:gridCol w:w="1708"/>
        <w:gridCol w:w="1705"/>
        <w:gridCol w:w="1708"/>
      </w:tblGrid>
      <w:tr w14:paraId="4AD9C3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del w:id="292" w:author="咨询组" w:date="2025-10-16T14:19:18Z"/>
        </w:trPr>
        <w:tc>
          <w:tcPr>
            <w:tcW w:w="2128" w:type="dxa"/>
            <w:vAlign w:val="top"/>
          </w:tcPr>
          <w:p w14:paraId="63DBF573">
            <w:pPr>
              <w:spacing w:before="133" w:line="217" w:lineRule="auto"/>
              <w:ind w:left="418"/>
              <w:rPr>
                <w:del w:id="293" w:author="咨询组" w:date="2025-10-16T14:19:18Z"/>
                <w:rFonts w:ascii="仿宋" w:hAnsi="仿宋" w:eastAsia="仿宋" w:cs="仿宋"/>
                <w:sz w:val="22"/>
                <w:szCs w:val="22"/>
              </w:rPr>
            </w:pPr>
            <w:del w:id="294" w:author="咨询组" w:date="2025-10-16T14:19:18Z">
              <w:r>
                <w:rPr>
                  <w:rFonts w:ascii="仿宋" w:hAnsi="仿宋" w:eastAsia="仿宋" w:cs="仿宋"/>
                  <w:spacing w:val="-4"/>
                  <w:sz w:val="22"/>
                  <w:szCs w:val="22"/>
                  <w14:textOutline w14:w="4005" w14:cap="flat" w14:cmpd="sng">
                    <w14:solidFill>
                      <w14:srgbClr w14:val="000000"/>
                    </w14:solidFill>
                    <w14:prstDash w14:val="solid"/>
                    <w14:miter w14:val="0"/>
                  </w14:textOutline>
                </w:rPr>
                <w:delText>非</w:delText>
              </w:r>
            </w:del>
            <w:del w:id="295"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现金性福利</w:delText>
              </w:r>
            </w:del>
          </w:p>
        </w:tc>
        <w:tc>
          <w:tcPr>
            <w:tcW w:w="1819" w:type="dxa"/>
            <w:vAlign w:val="top"/>
          </w:tcPr>
          <w:p w14:paraId="1CD099DD">
            <w:pPr>
              <w:spacing w:before="134" w:line="217" w:lineRule="auto"/>
              <w:ind w:left="480"/>
              <w:rPr>
                <w:del w:id="296" w:author="咨询组" w:date="2025-10-16T14:19:18Z"/>
                <w:rFonts w:ascii="仿宋" w:hAnsi="仿宋" w:eastAsia="仿宋" w:cs="仿宋"/>
                <w:sz w:val="22"/>
                <w:szCs w:val="22"/>
              </w:rPr>
            </w:pPr>
            <w:del w:id="297" w:author="咨询组" w:date="2025-10-16T14:19:18Z">
              <w:r>
                <w:rPr>
                  <w:rFonts w:ascii="仿宋" w:hAnsi="仿宋" w:eastAsia="仿宋" w:cs="仿宋"/>
                  <w:spacing w:val="-4"/>
                  <w:sz w:val="22"/>
                  <w:szCs w:val="22"/>
                  <w14:textOutline w14:w="4005" w14:cap="flat" w14:cmpd="sng">
                    <w14:solidFill>
                      <w14:srgbClr w14:val="000000"/>
                    </w14:solidFill>
                    <w14:prstDash w14:val="solid"/>
                    <w14:miter w14:val="0"/>
                  </w14:textOutline>
                </w:rPr>
                <w:delText>商业</w:delText>
              </w:r>
            </w:del>
            <w:del w:id="298"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保险</w:delText>
              </w:r>
            </w:del>
          </w:p>
        </w:tc>
        <w:tc>
          <w:tcPr>
            <w:tcW w:w="1708" w:type="dxa"/>
            <w:vAlign w:val="top"/>
          </w:tcPr>
          <w:p w14:paraId="3BB94C08">
            <w:pPr>
              <w:spacing w:before="133" w:line="217" w:lineRule="auto"/>
              <w:ind w:left="631"/>
              <w:rPr>
                <w:del w:id="299" w:author="咨询组" w:date="2025-10-16T14:19:18Z"/>
                <w:rFonts w:ascii="仿宋" w:hAnsi="仿宋" w:eastAsia="仿宋" w:cs="仿宋"/>
                <w:sz w:val="22"/>
                <w:szCs w:val="22"/>
              </w:rPr>
            </w:pPr>
            <w:del w:id="300" w:author="咨询组" w:date="2025-10-16T14:19:18Z">
              <w:r>
                <w:rPr>
                  <w:rFonts w:ascii="仿宋" w:hAnsi="仿宋" w:eastAsia="仿宋" w:cs="仿宋"/>
                  <w:spacing w:val="-1"/>
                  <w:sz w:val="22"/>
                  <w:szCs w:val="22"/>
                  <w14:textOutline w14:w="4005" w14:cap="flat" w14:cmpd="sng">
                    <w14:solidFill>
                      <w14:srgbClr w14:val="000000"/>
                    </w14:solidFill>
                    <w14:prstDash w14:val="solid"/>
                    <w14:miter w14:val="0"/>
                  </w14:textOutline>
                </w:rPr>
                <w:delText>体</w:delText>
              </w:r>
            </w:del>
            <w:del w:id="301" w:author="咨询组" w:date="2025-10-16T14:19:18Z">
              <w:r>
                <w:rPr>
                  <w:rFonts w:ascii="仿宋" w:hAnsi="仿宋" w:eastAsia="仿宋" w:cs="仿宋"/>
                  <w:sz w:val="22"/>
                  <w:szCs w:val="22"/>
                  <w14:textOutline w14:w="4005" w14:cap="flat" w14:cmpd="sng">
                    <w14:solidFill>
                      <w14:srgbClr w14:val="000000"/>
                    </w14:solidFill>
                    <w14:prstDash w14:val="solid"/>
                    <w14:miter w14:val="0"/>
                  </w14:textOutline>
                </w:rPr>
                <w:delText>检</w:delText>
              </w:r>
            </w:del>
          </w:p>
        </w:tc>
        <w:tc>
          <w:tcPr>
            <w:tcW w:w="1705" w:type="dxa"/>
            <w:vAlign w:val="top"/>
          </w:tcPr>
          <w:p w14:paraId="7E33A640">
            <w:pPr>
              <w:spacing w:before="133" w:line="219" w:lineRule="auto"/>
              <w:ind w:left="638"/>
              <w:rPr>
                <w:del w:id="302" w:author="咨询组" w:date="2025-10-16T14:19:18Z"/>
                <w:rFonts w:ascii="仿宋" w:hAnsi="仿宋" w:eastAsia="仿宋" w:cs="仿宋"/>
                <w:sz w:val="22"/>
                <w:szCs w:val="22"/>
              </w:rPr>
            </w:pPr>
            <w:del w:id="303" w:author="咨询组" w:date="2025-10-16T14:19:18Z">
              <w:r>
                <w:rPr>
                  <w:rFonts w:ascii="仿宋" w:hAnsi="仿宋" w:eastAsia="仿宋" w:cs="仿宋"/>
                  <w:spacing w:val="-4"/>
                  <w:sz w:val="22"/>
                  <w:szCs w:val="22"/>
                  <w14:textOutline w14:w="4005" w14:cap="flat" w14:cmpd="sng">
                    <w14:solidFill>
                      <w14:srgbClr w14:val="000000"/>
                    </w14:solidFill>
                    <w14:prstDash w14:val="solid"/>
                    <w14:miter w14:val="0"/>
                  </w14:textOutline>
                </w:rPr>
                <w:delText>宿</w:delText>
              </w:r>
            </w:del>
            <w:del w:id="304" w:author="咨询组" w:date="2025-10-16T14:19:18Z">
              <w:r>
                <w:rPr>
                  <w:rFonts w:ascii="仿宋" w:hAnsi="仿宋" w:eastAsia="仿宋" w:cs="仿宋"/>
                  <w:spacing w:val="-2"/>
                  <w:sz w:val="22"/>
                  <w:szCs w:val="22"/>
                  <w14:textOutline w14:w="4005" w14:cap="flat" w14:cmpd="sng">
                    <w14:solidFill>
                      <w14:srgbClr w14:val="000000"/>
                    </w14:solidFill>
                    <w14:prstDash w14:val="solid"/>
                    <w14:miter w14:val="0"/>
                  </w14:textOutline>
                </w:rPr>
                <w:delText>舍</w:delText>
              </w:r>
            </w:del>
          </w:p>
        </w:tc>
        <w:tc>
          <w:tcPr>
            <w:tcW w:w="1708" w:type="dxa"/>
            <w:vAlign w:val="top"/>
          </w:tcPr>
          <w:p w14:paraId="6C3526F1">
            <w:pPr>
              <w:spacing w:before="273" w:line="134" w:lineRule="exact"/>
              <w:ind w:left="777"/>
              <w:rPr>
                <w:del w:id="305" w:author="咨询组" w:date="2025-10-16T14:19:18Z"/>
                <w:rFonts w:ascii="仿宋" w:hAnsi="仿宋" w:eastAsia="仿宋" w:cs="仿宋"/>
                <w:sz w:val="22"/>
                <w:szCs w:val="22"/>
              </w:rPr>
            </w:pPr>
            <w:del w:id="306" w:author="咨询组" w:date="2025-10-16T14:19:18Z">
              <w:r>
                <w:rPr>
                  <w:rFonts w:ascii="仿宋" w:hAnsi="仿宋" w:eastAsia="仿宋" w:cs="仿宋"/>
                  <w:position w:val="-4"/>
                  <w:sz w:val="22"/>
                  <w:szCs w:val="22"/>
                  <w14:textOutline w14:w="4005" w14:cap="flat" w14:cmpd="sng">
                    <w14:solidFill>
                      <w14:srgbClr w14:val="000000"/>
                    </w14:solidFill>
                    <w14:prstDash w14:val="solid"/>
                    <w14:miter w14:val="0"/>
                  </w14:textOutline>
                </w:rPr>
                <w:delText>…</w:delText>
              </w:r>
            </w:del>
          </w:p>
        </w:tc>
      </w:tr>
      <w:tr w14:paraId="4F97AE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del w:id="307" w:author="咨询组" w:date="2025-10-16T14:19:18Z"/>
        </w:trPr>
        <w:tc>
          <w:tcPr>
            <w:tcW w:w="2128" w:type="dxa"/>
            <w:vAlign w:val="top"/>
          </w:tcPr>
          <w:p w14:paraId="639E018E">
            <w:pPr>
              <w:spacing w:before="132" w:line="219" w:lineRule="auto"/>
              <w:ind w:left="633"/>
              <w:rPr>
                <w:del w:id="308" w:author="咨询组" w:date="2025-10-16T14:19:18Z"/>
                <w:rFonts w:ascii="仿宋" w:hAnsi="仿宋" w:eastAsia="仿宋" w:cs="仿宋"/>
                <w:sz w:val="22"/>
                <w:szCs w:val="22"/>
              </w:rPr>
            </w:pPr>
            <w:del w:id="309" w:author="咨询组" w:date="2025-10-16T14:19:18Z">
              <w:r>
                <w:rPr>
                  <w:rFonts w:ascii="仿宋" w:hAnsi="仿宋" w:eastAsia="仿宋" w:cs="仿宋"/>
                  <w:spacing w:val="-2"/>
                  <w:sz w:val="22"/>
                  <w:szCs w:val="22"/>
                </w:rPr>
                <w:delText>福利标</w:delText>
              </w:r>
            </w:del>
            <w:del w:id="310" w:author="咨询组" w:date="2025-10-16T14:19:18Z">
              <w:r>
                <w:rPr>
                  <w:rFonts w:ascii="仿宋" w:hAnsi="仿宋" w:eastAsia="仿宋" w:cs="仿宋"/>
                  <w:spacing w:val="-1"/>
                  <w:sz w:val="22"/>
                  <w:szCs w:val="22"/>
                </w:rPr>
                <w:delText>准</w:delText>
              </w:r>
            </w:del>
          </w:p>
        </w:tc>
        <w:tc>
          <w:tcPr>
            <w:tcW w:w="1819" w:type="dxa"/>
            <w:vAlign w:val="top"/>
          </w:tcPr>
          <w:p w14:paraId="2C350D40">
            <w:pPr>
              <w:rPr>
                <w:del w:id="311" w:author="咨询组" w:date="2025-10-16T14:19:18Z"/>
                <w:rFonts w:ascii="Arial"/>
                <w:sz w:val="21"/>
              </w:rPr>
            </w:pPr>
          </w:p>
        </w:tc>
        <w:tc>
          <w:tcPr>
            <w:tcW w:w="1708" w:type="dxa"/>
            <w:vAlign w:val="top"/>
          </w:tcPr>
          <w:p w14:paraId="7C62CFF8">
            <w:pPr>
              <w:rPr>
                <w:del w:id="312" w:author="咨询组" w:date="2025-10-16T14:19:18Z"/>
                <w:rFonts w:ascii="Arial"/>
                <w:sz w:val="21"/>
              </w:rPr>
            </w:pPr>
          </w:p>
        </w:tc>
        <w:tc>
          <w:tcPr>
            <w:tcW w:w="1705" w:type="dxa"/>
            <w:vAlign w:val="top"/>
          </w:tcPr>
          <w:p w14:paraId="614106B1">
            <w:pPr>
              <w:rPr>
                <w:del w:id="313" w:author="咨询组" w:date="2025-10-16T14:19:18Z"/>
                <w:rFonts w:ascii="Arial"/>
                <w:sz w:val="21"/>
              </w:rPr>
            </w:pPr>
          </w:p>
        </w:tc>
        <w:tc>
          <w:tcPr>
            <w:tcW w:w="1708" w:type="dxa"/>
            <w:vAlign w:val="top"/>
          </w:tcPr>
          <w:p w14:paraId="3ECC94AC">
            <w:pPr>
              <w:rPr>
                <w:del w:id="314" w:author="咨询组" w:date="2025-10-16T14:19:18Z"/>
                <w:rFonts w:ascii="Arial"/>
                <w:sz w:val="21"/>
              </w:rPr>
            </w:pPr>
          </w:p>
        </w:tc>
      </w:tr>
    </w:tbl>
    <w:p w14:paraId="1FD28035">
      <w:pPr>
        <w:spacing w:line="260" w:lineRule="auto"/>
        <w:rPr>
          <w:del w:id="315" w:author="咨询组" w:date="2025-10-16T14:19:18Z"/>
          <w:rFonts w:ascii="Arial"/>
          <w:sz w:val="21"/>
        </w:rPr>
      </w:pPr>
    </w:p>
    <w:p w14:paraId="78965305">
      <w:pPr>
        <w:spacing w:line="260" w:lineRule="auto"/>
        <w:rPr>
          <w:del w:id="316" w:author="咨询组" w:date="2025-10-16T14:19:18Z"/>
          <w:rFonts w:ascii="Arial"/>
          <w:sz w:val="21"/>
        </w:rPr>
      </w:pPr>
    </w:p>
    <w:p w14:paraId="0C9EF880">
      <w:pPr>
        <w:spacing w:line="260" w:lineRule="auto"/>
        <w:rPr>
          <w:del w:id="317" w:author="咨询组" w:date="2025-10-16T14:19:18Z"/>
          <w:rFonts w:ascii="Arial"/>
          <w:sz w:val="21"/>
        </w:rPr>
      </w:pPr>
    </w:p>
    <w:p w14:paraId="3D35674E">
      <w:pPr>
        <w:spacing w:line="260" w:lineRule="auto"/>
        <w:rPr>
          <w:del w:id="318" w:author="咨询组" w:date="2025-10-16T14:19:18Z"/>
          <w:rFonts w:ascii="Arial"/>
          <w:sz w:val="21"/>
        </w:rPr>
      </w:pPr>
    </w:p>
    <w:p w14:paraId="7A42A79B">
      <w:pPr>
        <w:spacing w:line="260" w:lineRule="auto"/>
        <w:rPr>
          <w:del w:id="319" w:author="咨询组" w:date="2025-10-16T14:19:18Z"/>
          <w:rFonts w:ascii="Arial"/>
          <w:sz w:val="21"/>
        </w:rPr>
      </w:pPr>
    </w:p>
    <w:p w14:paraId="7176CCE8">
      <w:pPr>
        <w:spacing w:line="260" w:lineRule="auto"/>
        <w:rPr>
          <w:del w:id="320" w:author="咨询组" w:date="2025-10-16T14:19:18Z"/>
          <w:rFonts w:ascii="Arial"/>
          <w:sz w:val="21"/>
        </w:rPr>
      </w:pPr>
    </w:p>
    <w:p w14:paraId="48FA8CCE">
      <w:pPr>
        <w:spacing w:line="261" w:lineRule="auto"/>
        <w:rPr>
          <w:del w:id="321" w:author="咨询组" w:date="2025-10-16T14:19:18Z"/>
          <w:rFonts w:ascii="Arial"/>
          <w:sz w:val="21"/>
        </w:rPr>
      </w:pPr>
    </w:p>
    <w:p w14:paraId="67570A00">
      <w:pPr>
        <w:spacing w:before="101" w:line="334" w:lineRule="auto"/>
        <w:ind w:left="6123" w:right="434" w:hanging="1269"/>
        <w:rPr>
          <w:del w:id="322" w:author="咨询组" w:date="2025-10-16T14:19:18Z"/>
          <w:rFonts w:ascii="仿宋" w:hAnsi="仿宋" w:eastAsia="仿宋" w:cs="仿宋"/>
          <w:sz w:val="31"/>
          <w:szCs w:val="31"/>
        </w:rPr>
      </w:pPr>
      <w:del w:id="323" w:author="咨询组" w:date="2025-10-16T14:19:18Z">
        <w:r>
          <w:rPr>
            <w:rFonts w:ascii="仿宋" w:hAnsi="仿宋" w:eastAsia="仿宋" w:cs="仿宋"/>
            <w:spacing w:val="21"/>
            <w:sz w:val="31"/>
            <w:szCs w:val="31"/>
          </w:rPr>
          <w:delText>华</w:delText>
        </w:r>
      </w:del>
      <w:del w:id="324" w:author="咨询组" w:date="2025-10-16T14:19:18Z">
        <w:r>
          <w:rPr>
            <w:rFonts w:ascii="仿宋" w:hAnsi="仿宋" w:eastAsia="仿宋" w:cs="仿宋"/>
            <w:spacing w:val="19"/>
            <w:sz w:val="31"/>
            <w:szCs w:val="31"/>
          </w:rPr>
          <w:delText>润啤酒(控股)有限公司</w:delText>
        </w:r>
      </w:del>
      <w:del w:id="325" w:author="咨询组" w:date="2025-10-16T14:19:18Z">
        <w:r>
          <w:rPr>
            <w:rFonts w:ascii="仿宋" w:hAnsi="仿宋" w:eastAsia="仿宋" w:cs="仿宋"/>
            <w:spacing w:val="7"/>
            <w:sz w:val="31"/>
            <w:szCs w:val="31"/>
          </w:rPr>
          <w:delText>人力资源部</w:delText>
        </w:r>
      </w:del>
    </w:p>
    <w:p w14:paraId="6E6E34CE">
      <w:pPr>
        <w:spacing w:before="1" w:line="223" w:lineRule="auto"/>
        <w:ind w:right="367"/>
        <w:jc w:val="right"/>
        <w:rPr>
          <w:del w:id="326" w:author="咨询组" w:date="2025-10-16T14:19:18Z"/>
          <w:rFonts w:ascii="仿宋" w:hAnsi="仿宋" w:eastAsia="仿宋" w:cs="仿宋"/>
          <w:sz w:val="31"/>
          <w:szCs w:val="31"/>
        </w:rPr>
      </w:pPr>
      <w:del w:id="327" w:author="咨询组" w:date="2025-10-16T14:19:18Z">
        <w:r>
          <w:rPr>
            <w:rFonts w:ascii="仿宋" w:hAnsi="仿宋" w:eastAsia="仿宋" w:cs="仿宋"/>
            <w:spacing w:val="-26"/>
            <w:sz w:val="31"/>
            <w:szCs w:val="31"/>
          </w:rPr>
          <w:delText>二</w:delText>
        </w:r>
      </w:del>
      <w:del w:id="328" w:author="咨询组" w:date="2025-10-16T14:19:18Z">
        <w:r>
          <w:rPr>
            <w:rFonts w:ascii="仿宋" w:hAnsi="仿宋" w:eastAsia="仿宋" w:cs="仿宋"/>
            <w:spacing w:val="-19"/>
            <w:sz w:val="31"/>
            <w:szCs w:val="31"/>
          </w:rPr>
          <w:delText>○二X年XX月XX日</w:delText>
        </w:r>
      </w:del>
    </w:p>
    <w:p w14:paraId="3673E5D1">
      <w:pPr>
        <w:rPr>
          <w:del w:id="329" w:author="咨询组" w:date="2025-10-16T14:19:18Z"/>
        </w:rPr>
        <w:sectPr>
          <w:headerReference r:id="rId9" w:type="default"/>
          <w:pgSz w:w="11907" w:h="16839"/>
          <w:pgMar w:top="1230" w:right="1389" w:bottom="901" w:left="1390" w:header="1216" w:footer="726" w:gutter="0"/>
          <w:cols w:space="0" w:num="1"/>
          <w:rtlGutter w:val="0"/>
          <w:docGrid w:linePitch="0" w:charSpace="0"/>
        </w:sectPr>
      </w:pPr>
    </w:p>
    <w:p w14:paraId="615286B3">
      <w:pPr>
        <w:spacing w:line="280" w:lineRule="auto"/>
        <w:rPr>
          <w:del w:id="330" w:author="咨询组" w:date="2025-10-16T14:19:18Z"/>
          <w:rFonts w:ascii="Arial"/>
          <w:sz w:val="21"/>
        </w:rPr>
      </w:pPr>
      <w:del w:id="331" w:author="咨询组" w:date="2025-10-16T14:19:18Z">
        <w:r>
          <w:rPr/>
          <w:drawing>
            <wp:anchor distT="0" distB="0" distL="0" distR="0" simplePos="0" relativeHeight="251663360" behindDoc="0" locked="0" layoutInCell="0" allowOverlap="1">
              <wp:simplePos x="0" y="0"/>
              <wp:positionH relativeFrom="page">
                <wp:posOffset>4908550</wp:posOffset>
              </wp:positionH>
              <wp:positionV relativeFrom="page">
                <wp:posOffset>103505</wp:posOffset>
              </wp:positionV>
              <wp:extent cx="1249680" cy="66929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3"/>
                      <a:stretch>
                        <a:fillRect/>
                      </a:stretch>
                    </pic:blipFill>
                    <pic:spPr>
                      <a:xfrm>
                        <a:off x="0" y="0"/>
                        <a:ext cx="1249679" cy="669035"/>
                      </a:xfrm>
                      <a:prstGeom prst="rect">
                        <a:avLst/>
                      </a:prstGeom>
                    </pic:spPr>
                  </pic:pic>
                </a:graphicData>
              </a:graphic>
            </wp:anchor>
          </w:drawing>
        </w:r>
      </w:del>
    </w:p>
    <w:p w14:paraId="12CCEC73">
      <w:pPr>
        <w:spacing w:before="101" w:line="221" w:lineRule="auto"/>
        <w:ind w:left="110"/>
        <w:rPr>
          <w:del w:id="333" w:author="咨询组" w:date="2025-10-16T14:19:18Z"/>
          <w:rFonts w:ascii="仿宋" w:hAnsi="仿宋" w:eastAsia="仿宋" w:cs="仿宋"/>
          <w:sz w:val="31"/>
          <w:szCs w:val="31"/>
        </w:rPr>
      </w:pPr>
      <w:del w:id="334" w:author="咨询组" w:date="2025-10-16T14:19:18Z">
        <w:r>
          <w:rPr>
            <w:rFonts w:ascii="仿宋" w:hAnsi="仿宋" w:eastAsia="仿宋" w:cs="仿宋"/>
            <w:spacing w:val="-1"/>
            <w:sz w:val="31"/>
            <w:szCs w:val="31"/>
          </w:rPr>
          <w:delText>附件2：薪酬调</w:delText>
        </w:r>
      </w:del>
      <w:del w:id="335" w:author="咨询组" w:date="2025-10-16T14:19:18Z">
        <w:r>
          <w:rPr>
            <w:rFonts w:ascii="仿宋" w:hAnsi="仿宋" w:eastAsia="仿宋" w:cs="仿宋"/>
            <w:sz w:val="31"/>
            <w:szCs w:val="31"/>
          </w:rPr>
          <w:delText>整通知单</w:delText>
        </w:r>
      </w:del>
    </w:p>
    <w:p w14:paraId="3CA8997B">
      <w:pPr>
        <w:spacing w:line="299" w:lineRule="auto"/>
        <w:rPr>
          <w:del w:id="336" w:author="咨询组" w:date="2025-10-16T14:19:18Z"/>
          <w:rFonts w:ascii="Arial"/>
          <w:sz w:val="21"/>
        </w:rPr>
      </w:pPr>
    </w:p>
    <w:p w14:paraId="30380407">
      <w:pPr>
        <w:spacing w:line="300" w:lineRule="auto"/>
        <w:rPr>
          <w:del w:id="337" w:author="咨询组" w:date="2025-10-16T14:19:18Z"/>
          <w:rFonts w:ascii="Arial"/>
          <w:sz w:val="21"/>
        </w:rPr>
      </w:pPr>
    </w:p>
    <w:p w14:paraId="21C85C8A">
      <w:pPr>
        <w:spacing w:before="133" w:line="198" w:lineRule="auto"/>
        <w:ind w:left="3362"/>
        <w:rPr>
          <w:del w:id="338" w:author="咨询组" w:date="2025-10-16T14:19:18Z"/>
          <w:rFonts w:ascii="华文中宋" w:hAnsi="华文中宋" w:eastAsia="华文中宋" w:cs="华文中宋"/>
          <w:sz w:val="36"/>
          <w:szCs w:val="36"/>
        </w:rPr>
      </w:pPr>
      <w:del w:id="339" w:author="咨询组" w:date="2025-10-16T14:19:18Z">
        <w:r>
          <w:rPr>
            <w:rFonts w:ascii="华文中宋" w:hAnsi="华文中宋" w:eastAsia="华文中宋" w:cs="华文中宋"/>
            <w:spacing w:val="-2"/>
            <w:sz w:val="36"/>
            <w:szCs w:val="36"/>
          </w:rPr>
          <w:delText>薪酬调</w:delText>
        </w:r>
      </w:del>
      <w:del w:id="340" w:author="咨询组" w:date="2025-10-16T14:19:18Z">
        <w:r>
          <w:rPr>
            <w:rFonts w:ascii="华文中宋" w:hAnsi="华文中宋" w:eastAsia="华文中宋" w:cs="华文中宋"/>
            <w:spacing w:val="-1"/>
            <w:sz w:val="36"/>
            <w:szCs w:val="36"/>
          </w:rPr>
          <w:delText>整通知单</w:delText>
        </w:r>
      </w:del>
    </w:p>
    <w:p w14:paraId="077BD367">
      <w:pPr>
        <w:spacing w:before="134" w:line="224" w:lineRule="auto"/>
        <w:ind w:left="167"/>
        <w:rPr>
          <w:del w:id="341" w:author="咨询组" w:date="2025-10-16T14:19:18Z"/>
          <w:rFonts w:ascii="仿宋" w:hAnsi="仿宋" w:eastAsia="仿宋" w:cs="仿宋"/>
          <w:sz w:val="31"/>
          <w:szCs w:val="31"/>
        </w:rPr>
      </w:pPr>
      <w:del w:id="342" w:author="咨询组" w:date="2025-10-16T14:19:18Z">
        <w:r>
          <w:rPr>
            <w:rFonts w:ascii="仿宋" w:hAnsi="仿宋" w:eastAsia="仿宋" w:cs="仿宋"/>
            <w:spacing w:val="-30"/>
            <w:sz w:val="31"/>
            <w:szCs w:val="31"/>
          </w:rPr>
          <w:delText>×</w:delText>
        </w:r>
      </w:del>
      <w:del w:id="343" w:author="咨询组" w:date="2025-10-16T14:19:18Z">
        <w:r>
          <w:rPr>
            <w:rFonts w:ascii="仿宋" w:hAnsi="仿宋" w:eastAsia="仿宋" w:cs="仿宋"/>
            <w:spacing w:val="-28"/>
            <w:sz w:val="31"/>
            <w:szCs w:val="31"/>
          </w:rPr>
          <w:delText>××，您好！</w:delText>
        </w:r>
      </w:del>
    </w:p>
    <w:p w14:paraId="53033690">
      <w:pPr>
        <w:spacing w:before="181" w:line="334" w:lineRule="auto"/>
        <w:ind w:left="100" w:right="75" w:firstLine="623"/>
        <w:rPr>
          <w:del w:id="344" w:author="咨询组" w:date="2025-10-16T14:19:18Z"/>
          <w:rFonts w:ascii="仿宋" w:hAnsi="仿宋" w:eastAsia="仿宋" w:cs="仿宋"/>
          <w:sz w:val="31"/>
          <w:szCs w:val="31"/>
        </w:rPr>
      </w:pPr>
      <w:del w:id="345" w:author="咨询组" w:date="2025-10-16T14:19:18Z">
        <w:r>
          <w:rPr>
            <w:rFonts w:ascii="仿宋" w:hAnsi="仿宋" w:eastAsia="仿宋" w:cs="仿宋"/>
            <w:spacing w:val="2"/>
            <w:sz w:val="31"/>
            <w:szCs w:val="31"/>
          </w:rPr>
          <w:delText>根据公司薪酬管理制度，基于您【所任职务及过往绩效表</w:delText>
        </w:r>
      </w:del>
      <w:del w:id="346" w:author="咨询组" w:date="2025-10-16T14:19:18Z">
        <w:r>
          <w:rPr>
            <w:rFonts w:ascii="仿宋" w:hAnsi="仿宋" w:eastAsia="仿宋" w:cs="仿宋"/>
            <w:sz w:val="31"/>
            <w:szCs w:val="31"/>
          </w:rPr>
          <w:delText>现/</w:delText>
        </w:r>
      </w:del>
      <w:del w:id="347" w:author="咨询组" w:date="2025-10-16T14:19:18Z">
        <w:r>
          <w:rPr>
            <w:rFonts w:ascii="仿宋" w:hAnsi="仿宋" w:eastAsia="仿宋" w:cs="仿宋"/>
            <w:spacing w:val="2"/>
            <w:sz w:val="31"/>
            <w:szCs w:val="31"/>
          </w:rPr>
          <w:delText>职务晋升/职务下降/职级晋级/职级下降/岗位调整】，经公</w:delText>
        </w:r>
      </w:del>
      <w:del w:id="348" w:author="咨询组" w:date="2025-10-16T14:19:18Z">
        <w:r>
          <w:rPr>
            <w:rFonts w:ascii="仿宋" w:hAnsi="仿宋" w:eastAsia="仿宋" w:cs="仿宋"/>
            <w:sz w:val="31"/>
            <w:szCs w:val="31"/>
          </w:rPr>
          <w:delText>司审批</w:delText>
        </w:r>
      </w:del>
    </w:p>
    <w:p w14:paraId="52D68740">
      <w:pPr>
        <w:spacing w:before="1" w:line="220" w:lineRule="auto"/>
        <w:ind w:left="88"/>
        <w:rPr>
          <w:del w:id="349" w:author="咨询组" w:date="2025-10-16T14:19:18Z"/>
          <w:rFonts w:ascii="仿宋" w:hAnsi="仿宋" w:eastAsia="仿宋" w:cs="仿宋"/>
          <w:sz w:val="31"/>
          <w:szCs w:val="31"/>
        </w:rPr>
      </w:pPr>
      <w:del w:id="350" w:author="咨询组" w:date="2025-10-16T14:19:18Z">
        <w:r>
          <w:rPr>
            <w:rFonts w:ascii="仿宋" w:hAnsi="仿宋" w:eastAsia="仿宋" w:cs="仿宋"/>
            <w:spacing w:val="-9"/>
            <w:sz w:val="31"/>
            <w:szCs w:val="31"/>
          </w:rPr>
          <w:delText>确定，自【XX年XX月XX日】起，您的薪酬标准调整如下：</w:delText>
        </w:r>
      </w:del>
    </w:p>
    <w:p w14:paraId="3E58C789">
      <w:pPr>
        <w:spacing w:before="161" w:line="217" w:lineRule="auto"/>
        <w:ind w:right="75"/>
        <w:jc w:val="right"/>
        <w:rPr>
          <w:del w:id="351" w:author="咨询组" w:date="2025-10-16T14:19:18Z"/>
          <w:rFonts w:ascii="仿宋" w:hAnsi="仿宋" w:eastAsia="仿宋" w:cs="仿宋"/>
          <w:sz w:val="24"/>
          <w:szCs w:val="24"/>
        </w:rPr>
      </w:pPr>
      <w:del w:id="352" w:author="咨询组" w:date="2025-10-16T14:19:18Z">
        <w:r>
          <w:rPr>
            <w:rFonts w:ascii="仿宋" w:hAnsi="仿宋" w:eastAsia="仿宋" w:cs="仿宋"/>
            <w:spacing w:val="20"/>
            <w:sz w:val="24"/>
            <w:szCs w:val="24"/>
          </w:rPr>
          <w:delText>(单位：元</w:delText>
        </w:r>
      </w:del>
      <w:del w:id="353" w:author="咨询组" w:date="2025-10-16T14:19:18Z">
        <w:r>
          <w:rPr>
            <w:rFonts w:ascii="仿宋" w:hAnsi="仿宋" w:eastAsia="仿宋" w:cs="仿宋"/>
            <w:spacing w:val="19"/>
            <w:sz w:val="24"/>
            <w:szCs w:val="24"/>
          </w:rPr>
          <w:delText>)</w:delText>
        </w:r>
      </w:del>
    </w:p>
    <w:p w14:paraId="3332967F">
      <w:pPr>
        <w:spacing w:line="143" w:lineRule="auto"/>
        <w:rPr>
          <w:del w:id="354" w:author="咨询组" w:date="2025-10-16T14:19:18Z"/>
          <w:rFonts w:ascii="Arial"/>
          <w:sz w:val="2"/>
        </w:rPr>
      </w:pPr>
    </w:p>
    <w:tbl>
      <w:tblPr>
        <w:tblStyle w:val="5"/>
        <w:tblW w:w="9217"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185"/>
        <w:gridCol w:w="1663"/>
        <w:gridCol w:w="1686"/>
        <w:gridCol w:w="1423"/>
        <w:gridCol w:w="2001"/>
        <w:gridCol w:w="1259"/>
      </w:tblGrid>
      <w:tr w14:paraId="1D16C35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6" w:hRule="atLeast"/>
          <w:del w:id="355" w:author="咨询组" w:date="2025-10-16T14:19:18Z"/>
        </w:trPr>
        <w:tc>
          <w:tcPr>
            <w:tcW w:w="1185" w:type="dxa"/>
            <w:vAlign w:val="top"/>
          </w:tcPr>
          <w:p w14:paraId="5AB754CC">
            <w:pPr>
              <w:spacing w:before="199" w:line="215" w:lineRule="auto"/>
              <w:ind w:left="124"/>
              <w:rPr>
                <w:del w:id="356" w:author="咨询组" w:date="2025-10-16T14:19:18Z"/>
                <w:rFonts w:ascii="仿宋" w:hAnsi="仿宋" w:eastAsia="仿宋" w:cs="仿宋"/>
                <w:sz w:val="24"/>
                <w:szCs w:val="24"/>
              </w:rPr>
            </w:pPr>
            <w:del w:id="357" w:author="咨询组" w:date="2025-10-16T14:19:18Z">
              <w:r>
                <w:rPr>
                  <w:rFonts w:ascii="仿宋" w:hAnsi="仿宋" w:eastAsia="仿宋" w:cs="仿宋"/>
                  <w:spacing w:val="-4"/>
                  <w:sz w:val="24"/>
                  <w:szCs w:val="24"/>
                  <w14:textOutline w14:w="4354" w14:cap="flat" w14:cmpd="sng">
                    <w14:solidFill>
                      <w14:srgbClr w14:val="000000"/>
                    </w14:solidFill>
                    <w14:prstDash w14:val="solid"/>
                    <w14:miter w14:val="0"/>
                  </w14:textOutline>
                </w:rPr>
                <w:delText>薪</w:delText>
              </w:r>
            </w:del>
            <w:del w:id="358" w:author="咨询组" w:date="2025-10-16T14:19:18Z">
              <w:r>
                <w:rPr>
                  <w:rFonts w:ascii="仿宋" w:hAnsi="仿宋" w:eastAsia="仿宋" w:cs="仿宋"/>
                  <w:spacing w:val="-3"/>
                  <w:sz w:val="24"/>
                  <w:szCs w:val="24"/>
                  <w14:textOutline w14:w="4354" w14:cap="flat" w14:cmpd="sng">
                    <w14:solidFill>
                      <w14:srgbClr w14:val="000000"/>
                    </w14:solidFill>
                    <w14:prstDash w14:val="solid"/>
                    <w14:miter w14:val="0"/>
                  </w14:textOutline>
                </w:rPr>
                <w:delText>酬标准</w:delText>
              </w:r>
            </w:del>
          </w:p>
        </w:tc>
        <w:tc>
          <w:tcPr>
            <w:tcW w:w="1663" w:type="dxa"/>
            <w:vAlign w:val="top"/>
          </w:tcPr>
          <w:p w14:paraId="16AAF9FA">
            <w:pPr>
              <w:spacing w:before="199" w:line="218" w:lineRule="auto"/>
              <w:ind w:left="125"/>
              <w:rPr>
                <w:del w:id="359" w:author="咨询组" w:date="2025-10-16T14:19:18Z"/>
                <w:rFonts w:ascii="仿宋" w:hAnsi="仿宋" w:eastAsia="仿宋" w:cs="仿宋"/>
                <w:sz w:val="24"/>
                <w:szCs w:val="24"/>
              </w:rPr>
            </w:pPr>
            <w:del w:id="360" w:author="咨询组" w:date="2025-10-16T14:19:18Z">
              <w:r>
                <w:rPr>
                  <w:rFonts w:ascii="仿宋" w:hAnsi="仿宋" w:eastAsia="仿宋" w:cs="仿宋"/>
                  <w:spacing w:val="-3"/>
                  <w:sz w:val="24"/>
                  <w:szCs w:val="24"/>
                  <w14:textOutline w14:w="4354" w14:cap="flat" w14:cmpd="sng">
                    <w14:solidFill>
                      <w14:srgbClr w14:val="000000"/>
                    </w14:solidFill>
                    <w14:prstDash w14:val="solid"/>
                    <w14:miter w14:val="0"/>
                  </w14:textOutline>
                </w:rPr>
                <w:delText>月度基本工资</w:delText>
              </w:r>
            </w:del>
          </w:p>
        </w:tc>
        <w:tc>
          <w:tcPr>
            <w:tcW w:w="1686" w:type="dxa"/>
            <w:vAlign w:val="top"/>
          </w:tcPr>
          <w:p w14:paraId="7030A9F4">
            <w:pPr>
              <w:spacing w:before="199" w:line="218" w:lineRule="auto"/>
              <w:ind w:left="168"/>
              <w:rPr>
                <w:del w:id="361" w:author="咨询组" w:date="2025-10-16T14:19:18Z"/>
                <w:rFonts w:ascii="仿宋" w:hAnsi="仿宋" w:eastAsia="仿宋" w:cs="仿宋"/>
                <w:sz w:val="24"/>
                <w:szCs w:val="24"/>
              </w:rPr>
            </w:pPr>
            <w:del w:id="362" w:author="咨询组" w:date="2025-10-16T14:19:18Z">
              <w:r>
                <w:rPr>
                  <w:rFonts w:ascii="仿宋" w:hAnsi="仿宋" w:eastAsia="仿宋" w:cs="仿宋"/>
                  <w:spacing w:val="-9"/>
                  <w:sz w:val="24"/>
                  <w:szCs w:val="24"/>
                  <w14:textOutline w14:w="4354" w14:cap="flat" w14:cmpd="sng">
                    <w14:solidFill>
                      <w14:srgbClr w14:val="000000"/>
                    </w14:solidFill>
                    <w14:prstDash w14:val="solid"/>
                    <w14:miter w14:val="0"/>
                  </w14:textOutline>
                </w:rPr>
                <w:delText>目</w:delText>
              </w:r>
            </w:del>
            <w:del w:id="363" w:author="咨询组" w:date="2025-10-16T14:19:18Z">
              <w:r>
                <w:rPr>
                  <w:rFonts w:ascii="仿宋" w:hAnsi="仿宋" w:eastAsia="仿宋" w:cs="仿宋"/>
                  <w:spacing w:val="-8"/>
                  <w:sz w:val="24"/>
                  <w:szCs w:val="24"/>
                  <w14:textOutline w14:w="4354" w14:cap="flat" w14:cmpd="sng">
                    <w14:solidFill>
                      <w14:srgbClr w14:val="000000"/>
                    </w14:solidFill>
                    <w14:prstDash w14:val="solid"/>
                    <w14:miter w14:val="0"/>
                  </w14:textOutline>
                </w:rPr>
                <w:delText>标季度奖金</w:delText>
              </w:r>
            </w:del>
          </w:p>
        </w:tc>
        <w:tc>
          <w:tcPr>
            <w:tcW w:w="1423" w:type="dxa"/>
            <w:vAlign w:val="top"/>
          </w:tcPr>
          <w:p w14:paraId="5A21EE54">
            <w:pPr>
              <w:spacing w:before="199" w:line="218" w:lineRule="auto"/>
              <w:ind w:left="158"/>
              <w:rPr>
                <w:del w:id="364" w:author="咨询组" w:date="2025-10-16T14:19:18Z"/>
                <w:rFonts w:ascii="仿宋" w:hAnsi="仿宋" w:eastAsia="仿宋" w:cs="仿宋"/>
                <w:sz w:val="24"/>
                <w:szCs w:val="24"/>
              </w:rPr>
            </w:pPr>
            <w:del w:id="365" w:author="咨询组" w:date="2025-10-16T14:19:18Z">
              <w:r>
                <w:rPr>
                  <w:rFonts w:ascii="仿宋" w:hAnsi="仿宋" w:eastAsia="仿宋" w:cs="仿宋"/>
                  <w:spacing w:val="-13"/>
                  <w:sz w:val="24"/>
                  <w:szCs w:val="24"/>
                  <w14:textOutline w14:w="4354" w14:cap="flat" w14:cmpd="sng">
                    <w14:solidFill>
                      <w14:srgbClr w14:val="000000"/>
                    </w14:solidFill>
                    <w14:prstDash w14:val="solid"/>
                    <w14:miter w14:val="0"/>
                  </w14:textOutline>
                </w:rPr>
                <w:delText>目</w:delText>
              </w:r>
            </w:del>
            <w:del w:id="366" w:author="咨询组" w:date="2025-10-16T14:19:18Z">
              <w:r>
                <w:rPr>
                  <w:rFonts w:ascii="仿宋" w:hAnsi="仿宋" w:eastAsia="仿宋" w:cs="仿宋"/>
                  <w:spacing w:val="-9"/>
                  <w:sz w:val="24"/>
                  <w:szCs w:val="24"/>
                  <w14:textOutline w14:w="4354" w14:cap="flat" w14:cmpd="sng">
                    <w14:solidFill>
                      <w14:srgbClr w14:val="000000"/>
                    </w14:solidFill>
                    <w14:prstDash w14:val="solid"/>
                    <w14:miter w14:val="0"/>
                  </w14:textOutline>
                </w:rPr>
                <w:delText>标年终奖</w:delText>
              </w:r>
            </w:del>
          </w:p>
        </w:tc>
        <w:tc>
          <w:tcPr>
            <w:tcW w:w="2001" w:type="dxa"/>
            <w:vAlign w:val="top"/>
          </w:tcPr>
          <w:p w14:paraId="6591EC6D">
            <w:pPr>
              <w:spacing w:before="199" w:line="218" w:lineRule="auto"/>
              <w:ind w:left="166"/>
              <w:rPr>
                <w:del w:id="367" w:author="咨询组" w:date="2025-10-16T14:19:18Z"/>
                <w:rFonts w:ascii="仿宋" w:hAnsi="仿宋" w:eastAsia="仿宋" w:cs="仿宋"/>
                <w:sz w:val="24"/>
                <w:szCs w:val="24"/>
              </w:rPr>
            </w:pPr>
            <w:del w:id="368" w:author="咨询组" w:date="2025-10-16T14:19:18Z">
              <w:r>
                <w:rPr>
                  <w:rFonts w:ascii="仿宋" w:hAnsi="仿宋" w:eastAsia="仿宋" w:cs="仿宋"/>
                  <w:spacing w:val="-1"/>
                  <w:sz w:val="24"/>
                  <w:szCs w:val="24"/>
                  <w14:textOutline w14:w="4354" w14:cap="flat" w14:cmpd="sng">
                    <w14:solidFill>
                      <w14:srgbClr w14:val="000000"/>
                    </w14:solidFill>
                    <w14:prstDash w14:val="solid"/>
                    <w14:miter w14:val="0"/>
                  </w14:textOutline>
                </w:rPr>
                <w:delText>年度目标总现</w:delText>
              </w:r>
            </w:del>
            <w:del w:id="369" w:author="咨询组" w:date="2025-10-16T14:19:18Z">
              <w:r>
                <w:rPr>
                  <w:rFonts w:ascii="仿宋" w:hAnsi="仿宋" w:eastAsia="仿宋" w:cs="仿宋"/>
                  <w:sz w:val="24"/>
                  <w:szCs w:val="24"/>
                  <w14:textOutline w14:w="4354" w14:cap="flat" w14:cmpd="sng">
                    <w14:solidFill>
                      <w14:srgbClr w14:val="000000"/>
                    </w14:solidFill>
                    <w14:prstDash w14:val="solid"/>
                    <w14:miter w14:val="0"/>
                  </w14:textOutline>
                </w:rPr>
                <w:delText>金</w:delText>
              </w:r>
            </w:del>
          </w:p>
        </w:tc>
        <w:tc>
          <w:tcPr>
            <w:tcW w:w="1259" w:type="dxa"/>
            <w:vAlign w:val="top"/>
          </w:tcPr>
          <w:p w14:paraId="430345B0">
            <w:pPr>
              <w:spacing w:before="198" w:line="219" w:lineRule="auto"/>
              <w:ind w:left="152"/>
              <w:rPr>
                <w:del w:id="370" w:author="咨询组" w:date="2025-10-16T14:19:18Z"/>
                <w:rFonts w:ascii="仿宋" w:hAnsi="仿宋" w:eastAsia="仿宋" w:cs="仿宋"/>
                <w:sz w:val="24"/>
                <w:szCs w:val="24"/>
              </w:rPr>
            </w:pPr>
            <w:del w:id="371" w:author="咨询组" w:date="2025-10-16T14:19:18Z">
              <w:r>
                <w:rPr>
                  <w:rFonts w:ascii="仿宋" w:hAnsi="仿宋" w:eastAsia="仿宋" w:cs="仿宋"/>
                  <w:spacing w:val="-2"/>
                  <w:sz w:val="24"/>
                  <w:szCs w:val="24"/>
                  <w14:textOutline w14:w="4354" w14:cap="flat" w14:cmpd="sng">
                    <w14:solidFill>
                      <w14:srgbClr w14:val="000000"/>
                    </w14:solidFill>
                    <w14:prstDash w14:val="solid"/>
                    <w14:miter w14:val="0"/>
                  </w14:textOutline>
                </w:rPr>
                <w:delText>调整</w:delText>
              </w:r>
            </w:del>
            <w:del w:id="372" w:author="咨询组" w:date="2025-10-16T14:19:18Z">
              <w:r>
                <w:rPr>
                  <w:rFonts w:ascii="仿宋" w:hAnsi="仿宋" w:eastAsia="仿宋" w:cs="仿宋"/>
                  <w:spacing w:val="-1"/>
                  <w:sz w:val="24"/>
                  <w:szCs w:val="24"/>
                  <w14:textOutline w14:w="4354" w14:cap="flat" w14:cmpd="sng">
                    <w14:solidFill>
                      <w14:srgbClr w14:val="000000"/>
                    </w14:solidFill>
                    <w14:prstDash w14:val="solid"/>
                    <w14:miter w14:val="0"/>
                  </w14:textOutline>
                </w:rPr>
                <w:delText>比例</w:delText>
              </w:r>
            </w:del>
          </w:p>
        </w:tc>
      </w:tr>
      <w:tr w14:paraId="56E187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0" w:hRule="atLeast"/>
          <w:del w:id="373" w:author="咨询组" w:date="2025-10-16T14:19:18Z"/>
        </w:trPr>
        <w:tc>
          <w:tcPr>
            <w:tcW w:w="1185" w:type="dxa"/>
            <w:vAlign w:val="top"/>
          </w:tcPr>
          <w:p w14:paraId="37621AA3">
            <w:pPr>
              <w:spacing w:before="151" w:line="217" w:lineRule="auto"/>
              <w:ind w:left="239"/>
              <w:rPr>
                <w:del w:id="374" w:author="咨询组" w:date="2025-10-16T14:19:18Z"/>
                <w:rFonts w:ascii="仿宋" w:hAnsi="仿宋" w:eastAsia="仿宋" w:cs="仿宋"/>
                <w:sz w:val="24"/>
                <w:szCs w:val="24"/>
              </w:rPr>
            </w:pPr>
            <w:del w:id="375" w:author="咨询组" w:date="2025-10-16T14:19:18Z">
              <w:r>
                <w:rPr>
                  <w:rFonts w:ascii="仿宋" w:hAnsi="仿宋" w:eastAsia="仿宋" w:cs="仿宋"/>
                  <w:spacing w:val="-3"/>
                  <w:sz w:val="24"/>
                  <w:szCs w:val="24"/>
                </w:rPr>
                <w:delText>调</w:delText>
              </w:r>
            </w:del>
            <w:del w:id="376" w:author="咨询组" w:date="2025-10-16T14:19:18Z">
              <w:r>
                <w:rPr>
                  <w:rFonts w:ascii="仿宋" w:hAnsi="仿宋" w:eastAsia="仿宋" w:cs="仿宋"/>
                  <w:spacing w:val="-2"/>
                  <w:sz w:val="24"/>
                  <w:szCs w:val="24"/>
                </w:rPr>
                <w:delText>整前</w:delText>
              </w:r>
            </w:del>
          </w:p>
        </w:tc>
        <w:tc>
          <w:tcPr>
            <w:tcW w:w="1663" w:type="dxa"/>
            <w:vAlign w:val="top"/>
          </w:tcPr>
          <w:p w14:paraId="0BADC955">
            <w:pPr>
              <w:rPr>
                <w:del w:id="377" w:author="咨询组" w:date="2025-10-16T14:19:18Z"/>
                <w:rFonts w:ascii="Arial"/>
                <w:sz w:val="21"/>
              </w:rPr>
            </w:pPr>
          </w:p>
        </w:tc>
        <w:tc>
          <w:tcPr>
            <w:tcW w:w="1686" w:type="dxa"/>
            <w:vAlign w:val="top"/>
          </w:tcPr>
          <w:p w14:paraId="6160F669">
            <w:pPr>
              <w:rPr>
                <w:del w:id="378" w:author="咨询组" w:date="2025-10-16T14:19:18Z"/>
                <w:rFonts w:ascii="Arial"/>
                <w:sz w:val="21"/>
              </w:rPr>
            </w:pPr>
          </w:p>
        </w:tc>
        <w:tc>
          <w:tcPr>
            <w:tcW w:w="1423" w:type="dxa"/>
            <w:vAlign w:val="top"/>
          </w:tcPr>
          <w:p w14:paraId="04607731">
            <w:pPr>
              <w:rPr>
                <w:del w:id="379" w:author="咨询组" w:date="2025-10-16T14:19:18Z"/>
                <w:rFonts w:ascii="Arial"/>
                <w:sz w:val="21"/>
              </w:rPr>
            </w:pPr>
          </w:p>
        </w:tc>
        <w:tc>
          <w:tcPr>
            <w:tcW w:w="2001" w:type="dxa"/>
            <w:vAlign w:val="top"/>
          </w:tcPr>
          <w:p w14:paraId="783A7C06">
            <w:pPr>
              <w:rPr>
                <w:del w:id="380" w:author="咨询组" w:date="2025-10-16T14:19:18Z"/>
                <w:rFonts w:ascii="Arial"/>
                <w:sz w:val="21"/>
              </w:rPr>
            </w:pPr>
          </w:p>
        </w:tc>
        <w:tc>
          <w:tcPr>
            <w:tcW w:w="1259" w:type="dxa"/>
            <w:vMerge w:val="restart"/>
            <w:tcBorders>
              <w:bottom w:val="nil"/>
            </w:tcBorders>
            <w:vAlign w:val="top"/>
          </w:tcPr>
          <w:p w14:paraId="7919C148">
            <w:pPr>
              <w:rPr>
                <w:del w:id="381" w:author="咨询组" w:date="2025-10-16T14:19:18Z"/>
                <w:rFonts w:ascii="Arial"/>
                <w:sz w:val="21"/>
              </w:rPr>
            </w:pPr>
          </w:p>
        </w:tc>
      </w:tr>
      <w:tr w14:paraId="2B1C86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4" w:hRule="atLeast"/>
          <w:del w:id="382" w:author="咨询组" w:date="2025-10-16T14:19:18Z"/>
        </w:trPr>
        <w:tc>
          <w:tcPr>
            <w:tcW w:w="1185" w:type="dxa"/>
            <w:vAlign w:val="top"/>
          </w:tcPr>
          <w:p w14:paraId="77C2EE8B">
            <w:pPr>
              <w:spacing w:before="172" w:line="219" w:lineRule="auto"/>
              <w:ind w:left="239"/>
              <w:rPr>
                <w:del w:id="383" w:author="咨询组" w:date="2025-10-16T14:19:18Z"/>
                <w:rFonts w:ascii="仿宋" w:hAnsi="仿宋" w:eastAsia="仿宋" w:cs="仿宋"/>
                <w:sz w:val="24"/>
                <w:szCs w:val="24"/>
              </w:rPr>
            </w:pPr>
            <w:del w:id="384" w:author="咨询组" w:date="2025-10-16T14:19:18Z">
              <w:r>
                <w:rPr>
                  <w:rFonts w:ascii="仿宋" w:hAnsi="仿宋" w:eastAsia="仿宋" w:cs="仿宋"/>
                  <w:spacing w:val="-3"/>
                  <w:sz w:val="24"/>
                  <w:szCs w:val="24"/>
                </w:rPr>
                <w:delText>调</w:delText>
              </w:r>
            </w:del>
            <w:del w:id="385" w:author="咨询组" w:date="2025-10-16T14:19:18Z">
              <w:r>
                <w:rPr>
                  <w:rFonts w:ascii="仿宋" w:hAnsi="仿宋" w:eastAsia="仿宋" w:cs="仿宋"/>
                  <w:spacing w:val="-2"/>
                  <w:sz w:val="24"/>
                  <w:szCs w:val="24"/>
                </w:rPr>
                <w:delText>整后</w:delText>
              </w:r>
            </w:del>
          </w:p>
        </w:tc>
        <w:tc>
          <w:tcPr>
            <w:tcW w:w="1663" w:type="dxa"/>
            <w:vAlign w:val="top"/>
          </w:tcPr>
          <w:p w14:paraId="70487BE2">
            <w:pPr>
              <w:rPr>
                <w:del w:id="386" w:author="咨询组" w:date="2025-10-16T14:19:18Z"/>
                <w:rFonts w:ascii="Arial"/>
                <w:sz w:val="21"/>
              </w:rPr>
            </w:pPr>
          </w:p>
        </w:tc>
        <w:tc>
          <w:tcPr>
            <w:tcW w:w="1686" w:type="dxa"/>
            <w:vAlign w:val="top"/>
          </w:tcPr>
          <w:p w14:paraId="2EBA6C9C">
            <w:pPr>
              <w:rPr>
                <w:del w:id="387" w:author="咨询组" w:date="2025-10-16T14:19:18Z"/>
                <w:rFonts w:ascii="Arial"/>
                <w:sz w:val="21"/>
              </w:rPr>
            </w:pPr>
          </w:p>
        </w:tc>
        <w:tc>
          <w:tcPr>
            <w:tcW w:w="1423" w:type="dxa"/>
            <w:vAlign w:val="top"/>
          </w:tcPr>
          <w:p w14:paraId="506DE7C5">
            <w:pPr>
              <w:rPr>
                <w:del w:id="388" w:author="咨询组" w:date="2025-10-16T14:19:18Z"/>
                <w:rFonts w:ascii="Arial"/>
                <w:sz w:val="21"/>
              </w:rPr>
            </w:pPr>
          </w:p>
        </w:tc>
        <w:tc>
          <w:tcPr>
            <w:tcW w:w="2001" w:type="dxa"/>
            <w:vAlign w:val="top"/>
          </w:tcPr>
          <w:p w14:paraId="3D8B4F75">
            <w:pPr>
              <w:rPr>
                <w:del w:id="389" w:author="咨询组" w:date="2025-10-16T14:19:18Z"/>
                <w:rFonts w:ascii="Arial"/>
                <w:sz w:val="21"/>
              </w:rPr>
            </w:pPr>
          </w:p>
        </w:tc>
        <w:tc>
          <w:tcPr>
            <w:tcW w:w="1259" w:type="dxa"/>
            <w:vMerge w:val="continue"/>
            <w:tcBorders>
              <w:top w:val="nil"/>
            </w:tcBorders>
            <w:vAlign w:val="top"/>
          </w:tcPr>
          <w:p w14:paraId="2A84D06D">
            <w:pPr>
              <w:rPr>
                <w:del w:id="390" w:author="咨询组" w:date="2025-10-16T14:19:18Z"/>
                <w:rFonts w:ascii="Arial"/>
                <w:sz w:val="21"/>
              </w:rPr>
            </w:pPr>
          </w:p>
        </w:tc>
      </w:tr>
    </w:tbl>
    <w:p w14:paraId="4D0B5ABF">
      <w:pPr>
        <w:spacing w:line="333" w:lineRule="auto"/>
        <w:rPr>
          <w:del w:id="391" w:author="咨询组" w:date="2025-10-16T14:19:18Z"/>
          <w:rFonts w:ascii="Arial"/>
          <w:sz w:val="21"/>
        </w:rPr>
      </w:pPr>
    </w:p>
    <w:p w14:paraId="2187630B">
      <w:pPr>
        <w:spacing w:line="334" w:lineRule="auto"/>
        <w:rPr>
          <w:del w:id="392" w:author="咨询组" w:date="2025-10-16T14:19:18Z"/>
          <w:rFonts w:ascii="Arial"/>
          <w:sz w:val="21"/>
        </w:rPr>
      </w:pPr>
    </w:p>
    <w:p w14:paraId="7AB23BF4">
      <w:pPr>
        <w:spacing w:before="101" w:line="334" w:lineRule="auto"/>
        <w:ind w:left="88" w:right="75" w:firstLine="655"/>
        <w:rPr>
          <w:del w:id="393" w:author="咨询组" w:date="2025-10-16T14:19:18Z"/>
          <w:rFonts w:ascii="仿宋" w:hAnsi="仿宋" w:eastAsia="仿宋" w:cs="仿宋"/>
          <w:sz w:val="31"/>
          <w:szCs w:val="31"/>
        </w:rPr>
      </w:pPr>
      <w:del w:id="394" w:author="咨询组" w:date="2025-10-16T14:19:18Z">
        <w:r>
          <w:rPr>
            <w:rFonts w:ascii="仿宋" w:hAnsi="仿宋" w:eastAsia="仿宋" w:cs="仿宋"/>
            <w:spacing w:val="24"/>
            <w:sz w:val="31"/>
            <w:szCs w:val="31"/>
          </w:rPr>
          <w:delText>实</w:delText>
        </w:r>
      </w:del>
      <w:del w:id="395" w:author="咨询组" w:date="2025-10-16T14:19:18Z">
        <w:r>
          <w:rPr>
            <w:rFonts w:ascii="仿宋" w:hAnsi="仿宋" w:eastAsia="仿宋" w:cs="仿宋"/>
            <w:spacing w:val="20"/>
            <w:sz w:val="31"/>
            <w:szCs w:val="31"/>
          </w:rPr>
          <w:delText>际</w:delText>
        </w:r>
      </w:del>
      <w:del w:id="396" w:author="咨询组" w:date="2025-10-16T14:19:18Z">
        <w:r>
          <w:rPr>
            <w:rFonts w:ascii="仿宋" w:hAnsi="仿宋" w:eastAsia="仿宋" w:cs="仿宋"/>
            <w:spacing w:val="12"/>
            <w:sz w:val="31"/>
            <w:szCs w:val="31"/>
          </w:rPr>
          <w:delText>发放的奖金根据公司经营业绩、个人绩效及考勤情况确</w:delText>
        </w:r>
      </w:del>
      <w:del w:id="397" w:author="咨询组" w:date="2025-10-16T14:19:18Z">
        <w:r>
          <w:rPr>
            <w:rFonts w:ascii="仿宋" w:hAnsi="仿宋" w:eastAsia="仿宋" w:cs="仿宋"/>
            <w:spacing w:val="4"/>
            <w:sz w:val="31"/>
            <w:szCs w:val="31"/>
          </w:rPr>
          <w:delText>定，具体按</w:delText>
        </w:r>
      </w:del>
      <w:del w:id="398" w:author="咨询组" w:date="2025-10-16T14:19:18Z">
        <w:r>
          <w:rPr>
            <w:rFonts w:ascii="仿宋" w:hAnsi="仿宋" w:eastAsia="仿宋" w:cs="仿宋"/>
            <w:spacing w:val="2"/>
            <w:sz w:val="31"/>
            <w:szCs w:val="31"/>
          </w:rPr>
          <w:delText>公司薪酬、绩效等相关制度的规定执行；津贴补贴标准</w:delText>
        </w:r>
      </w:del>
      <w:del w:id="399" w:author="咨询组" w:date="2025-10-16T14:19:18Z">
        <w:r>
          <w:rPr>
            <w:rFonts w:ascii="仿宋" w:hAnsi="仿宋" w:eastAsia="仿宋" w:cs="仿宋"/>
            <w:spacing w:val="6"/>
            <w:sz w:val="31"/>
            <w:szCs w:val="31"/>
          </w:rPr>
          <w:delText>按公司员工福利管理制度相关规定执行</w:delText>
        </w:r>
      </w:del>
      <w:del w:id="400" w:author="咨询组" w:date="2025-10-16T14:19:18Z">
        <w:r>
          <w:rPr>
            <w:rFonts w:ascii="仿宋" w:hAnsi="仿宋" w:eastAsia="仿宋" w:cs="仿宋"/>
            <w:spacing w:val="4"/>
            <w:sz w:val="31"/>
            <w:szCs w:val="31"/>
          </w:rPr>
          <w:delText>。</w:delText>
        </w:r>
      </w:del>
    </w:p>
    <w:p w14:paraId="703C290C">
      <w:pPr>
        <w:spacing w:before="2" w:line="333" w:lineRule="auto"/>
        <w:ind w:left="118" w:right="79" w:firstLine="617"/>
        <w:rPr>
          <w:del w:id="401" w:author="咨询组" w:date="2025-10-16T14:19:18Z"/>
          <w:rFonts w:ascii="仿宋" w:hAnsi="仿宋" w:eastAsia="仿宋" w:cs="仿宋"/>
          <w:sz w:val="31"/>
          <w:szCs w:val="31"/>
        </w:rPr>
      </w:pPr>
      <w:del w:id="402" w:author="咨询组" w:date="2025-10-16T14:19:18Z">
        <w:r>
          <w:rPr>
            <w:rFonts w:ascii="仿宋" w:hAnsi="仿宋" w:eastAsia="仿宋" w:cs="仿宋"/>
            <w:spacing w:val="-18"/>
            <w:sz w:val="31"/>
            <w:szCs w:val="31"/>
          </w:rPr>
          <w:delText>上</w:delText>
        </w:r>
      </w:del>
      <w:del w:id="403" w:author="咨询组" w:date="2025-10-16T14:19:18Z">
        <w:r>
          <w:rPr>
            <w:rFonts w:ascii="仿宋" w:hAnsi="仿宋" w:eastAsia="仿宋" w:cs="仿宋"/>
            <w:spacing w:val="-12"/>
            <w:sz w:val="31"/>
            <w:szCs w:val="31"/>
          </w:rPr>
          <w:delText>述</w:delText>
        </w:r>
      </w:del>
      <w:del w:id="404" w:author="咨询组" w:date="2025-10-16T14:19:18Z">
        <w:r>
          <w:rPr>
            <w:rFonts w:ascii="仿宋" w:hAnsi="仿宋" w:eastAsia="仿宋" w:cs="仿宋"/>
            <w:spacing w:val="-9"/>
            <w:sz w:val="31"/>
            <w:szCs w:val="31"/>
          </w:rPr>
          <w:delText>薪酬信息属于公司商业秘密，仅限员工本人知晓，不得传</w:delText>
        </w:r>
      </w:del>
      <w:del w:id="405" w:author="咨询组" w:date="2025-10-16T14:19:18Z">
        <w:r>
          <w:rPr>
            <w:rFonts w:ascii="仿宋" w:hAnsi="仿宋" w:eastAsia="仿宋" w:cs="仿宋"/>
            <w:spacing w:val="4"/>
            <w:sz w:val="31"/>
            <w:szCs w:val="31"/>
          </w:rPr>
          <w:delText>阅及与第三方交流</w:delText>
        </w:r>
      </w:del>
      <w:del w:id="406" w:author="咨询组" w:date="2025-10-16T14:19:18Z">
        <w:r>
          <w:rPr>
            <w:rFonts w:ascii="仿宋" w:hAnsi="仿宋" w:eastAsia="仿宋" w:cs="仿宋"/>
            <w:spacing w:val="2"/>
            <w:sz w:val="31"/>
            <w:szCs w:val="31"/>
          </w:rPr>
          <w:delText>。</w:delText>
        </w:r>
      </w:del>
    </w:p>
    <w:p w14:paraId="18F5AB90">
      <w:pPr>
        <w:spacing w:before="1" w:line="221" w:lineRule="auto"/>
        <w:ind w:left="727"/>
        <w:rPr>
          <w:del w:id="407" w:author="咨询组" w:date="2025-10-16T14:19:18Z"/>
          <w:rFonts w:ascii="仿宋" w:hAnsi="仿宋" w:eastAsia="仿宋" w:cs="仿宋"/>
          <w:sz w:val="31"/>
          <w:szCs w:val="31"/>
        </w:rPr>
      </w:pPr>
      <w:del w:id="408" w:author="咨询组" w:date="2025-10-16T14:19:18Z">
        <w:r>
          <w:rPr>
            <w:rFonts w:ascii="仿宋" w:hAnsi="仿宋" w:eastAsia="仿宋" w:cs="仿宋"/>
            <w:spacing w:val="8"/>
            <w:sz w:val="31"/>
            <w:szCs w:val="31"/>
          </w:rPr>
          <w:delText>本通知作为劳动合同附件</w:delText>
        </w:r>
      </w:del>
      <w:del w:id="409" w:author="咨询组" w:date="2025-10-16T14:19:18Z">
        <w:r>
          <w:rPr>
            <w:rFonts w:ascii="仿宋" w:hAnsi="仿宋" w:eastAsia="仿宋" w:cs="仿宋"/>
            <w:spacing w:val="7"/>
            <w:sz w:val="31"/>
            <w:szCs w:val="31"/>
          </w:rPr>
          <w:delText>。</w:delText>
        </w:r>
      </w:del>
    </w:p>
    <w:p w14:paraId="50F1B4D0">
      <w:pPr>
        <w:spacing w:line="254" w:lineRule="auto"/>
        <w:rPr>
          <w:del w:id="410" w:author="咨询组" w:date="2025-10-16T14:19:18Z"/>
          <w:rFonts w:ascii="Arial"/>
          <w:sz w:val="21"/>
        </w:rPr>
      </w:pPr>
    </w:p>
    <w:p w14:paraId="58B3262A">
      <w:pPr>
        <w:spacing w:line="254" w:lineRule="auto"/>
        <w:rPr>
          <w:del w:id="411" w:author="咨询组" w:date="2025-10-16T14:19:18Z"/>
          <w:rFonts w:ascii="Arial"/>
          <w:sz w:val="21"/>
        </w:rPr>
      </w:pPr>
    </w:p>
    <w:p w14:paraId="5385DC21">
      <w:pPr>
        <w:spacing w:line="254" w:lineRule="auto"/>
        <w:rPr>
          <w:del w:id="412" w:author="咨询组" w:date="2025-10-16T14:19:18Z"/>
          <w:rFonts w:ascii="Arial"/>
          <w:sz w:val="21"/>
        </w:rPr>
      </w:pPr>
    </w:p>
    <w:p w14:paraId="3F1D047F">
      <w:pPr>
        <w:spacing w:line="254" w:lineRule="auto"/>
        <w:rPr>
          <w:del w:id="413" w:author="咨询组" w:date="2025-10-16T14:19:18Z"/>
          <w:rFonts w:ascii="Arial"/>
          <w:sz w:val="21"/>
        </w:rPr>
      </w:pPr>
    </w:p>
    <w:p w14:paraId="150950B4">
      <w:pPr>
        <w:spacing w:line="254" w:lineRule="auto"/>
        <w:rPr>
          <w:del w:id="414" w:author="咨询组" w:date="2025-10-16T14:19:18Z"/>
          <w:rFonts w:ascii="Arial"/>
          <w:sz w:val="21"/>
        </w:rPr>
      </w:pPr>
    </w:p>
    <w:p w14:paraId="15541895">
      <w:pPr>
        <w:spacing w:line="255" w:lineRule="auto"/>
        <w:rPr>
          <w:del w:id="415" w:author="咨询组" w:date="2025-10-16T14:19:18Z"/>
          <w:rFonts w:ascii="Arial"/>
          <w:sz w:val="21"/>
        </w:rPr>
      </w:pPr>
    </w:p>
    <w:p w14:paraId="74E99DD4">
      <w:pPr>
        <w:spacing w:line="255" w:lineRule="auto"/>
        <w:rPr>
          <w:del w:id="416" w:author="咨询组" w:date="2025-10-16T14:19:18Z"/>
          <w:rFonts w:ascii="Arial"/>
          <w:sz w:val="21"/>
        </w:rPr>
      </w:pPr>
    </w:p>
    <w:p w14:paraId="608F3FAE">
      <w:pPr>
        <w:spacing w:before="101" w:line="222" w:lineRule="auto"/>
        <w:ind w:left="429"/>
        <w:rPr>
          <w:del w:id="417" w:author="咨询组" w:date="2025-10-16T14:19:18Z"/>
          <w:rFonts w:ascii="仿宋" w:hAnsi="仿宋" w:eastAsia="仿宋" w:cs="仿宋"/>
          <w:sz w:val="31"/>
          <w:szCs w:val="31"/>
        </w:rPr>
      </w:pPr>
      <w:del w:id="418" w:author="咨询组" w:date="2025-10-16T14:19:18Z">
        <w:r>
          <w:rPr>
            <w:rFonts w:ascii="仿宋" w:hAnsi="仿宋" w:eastAsia="仿宋" w:cs="仿宋"/>
            <w:spacing w:val="15"/>
            <w:sz w:val="31"/>
            <w:szCs w:val="31"/>
          </w:rPr>
          <w:delText>员工：(签字)法人单位：(人力资源章</w:delText>
        </w:r>
      </w:del>
      <w:del w:id="419" w:author="咨询组" w:date="2025-10-16T14:19:18Z">
        <w:r>
          <w:rPr>
            <w:rFonts w:ascii="仿宋" w:hAnsi="仿宋" w:eastAsia="仿宋" w:cs="仿宋"/>
            <w:spacing w:val="14"/>
            <w:sz w:val="31"/>
            <w:szCs w:val="31"/>
          </w:rPr>
          <w:delText>)</w:delText>
        </w:r>
      </w:del>
    </w:p>
    <w:p w14:paraId="6E8F7831">
      <w:pPr>
        <w:rPr>
          <w:del w:id="420" w:author="咨询组" w:date="2025-10-16T14:19:18Z"/>
          <w:rFonts w:ascii="Arial"/>
          <w:sz w:val="21"/>
        </w:rPr>
      </w:pPr>
    </w:p>
    <w:p w14:paraId="6791C047">
      <w:pPr>
        <w:rPr>
          <w:del w:id="421" w:author="咨询组" w:date="2025-10-16T14:19:18Z"/>
          <w:rFonts w:ascii="Arial"/>
          <w:sz w:val="21"/>
        </w:rPr>
      </w:pPr>
    </w:p>
    <w:p w14:paraId="354AF153">
      <w:pPr>
        <w:spacing w:line="241" w:lineRule="auto"/>
        <w:rPr>
          <w:del w:id="422" w:author="咨询组" w:date="2025-10-16T14:19:18Z"/>
          <w:rFonts w:ascii="Arial"/>
          <w:sz w:val="21"/>
        </w:rPr>
      </w:pPr>
    </w:p>
    <w:p w14:paraId="5DF6F1C7">
      <w:pPr>
        <w:spacing w:before="101" w:line="224" w:lineRule="auto"/>
        <w:ind w:left="104"/>
        <w:rPr>
          <w:del w:id="423" w:author="咨询组" w:date="2025-10-16T14:19:18Z"/>
          <w:rFonts w:ascii="仿宋" w:hAnsi="仿宋" w:eastAsia="仿宋" w:cs="仿宋"/>
          <w:sz w:val="31"/>
          <w:szCs w:val="31"/>
        </w:rPr>
      </w:pPr>
      <w:del w:id="424" w:author="咨询组" w:date="2025-10-16T14:19:18Z">
        <w:r>
          <w:rPr>
            <w:rFonts w:ascii="仿宋" w:hAnsi="仿宋" w:eastAsia="仿宋" w:cs="仿宋"/>
            <w:spacing w:val="-24"/>
            <w:sz w:val="31"/>
            <w:szCs w:val="31"/>
          </w:rPr>
          <w:delText>二</w:delText>
        </w:r>
      </w:del>
      <w:del w:id="425" w:author="咨询组" w:date="2025-10-16T14:19:18Z">
        <w:r>
          <w:rPr>
            <w:rFonts w:ascii="仿宋" w:hAnsi="仿宋" w:eastAsia="仿宋" w:cs="仿宋"/>
            <w:spacing w:val="-14"/>
            <w:sz w:val="31"/>
            <w:szCs w:val="31"/>
          </w:rPr>
          <w:delText>○</w:delText>
        </w:r>
      </w:del>
      <w:del w:id="426" w:author="咨询组" w:date="2025-10-16T14:19:18Z">
        <w:r>
          <w:rPr>
            <w:rFonts w:ascii="仿宋" w:hAnsi="仿宋" w:eastAsia="仿宋" w:cs="仿宋"/>
            <w:spacing w:val="-12"/>
            <w:sz w:val="31"/>
            <w:szCs w:val="31"/>
          </w:rPr>
          <w:delText>二X年XX月XX日二○二X年XX月XX日</w:delText>
        </w:r>
      </w:del>
    </w:p>
    <w:p w14:paraId="295A78F3">
      <w:pPr>
        <w:rPr>
          <w:del w:id="427" w:author="咨询组" w:date="2025-10-16T14:19:18Z"/>
        </w:rPr>
        <w:sectPr>
          <w:headerReference r:id="rId10" w:type="default"/>
          <w:pgSz w:w="11907" w:h="16839"/>
          <w:pgMar w:top="1230" w:right="1389" w:bottom="901" w:left="1390" w:header="1216" w:footer="726" w:gutter="0"/>
          <w:cols w:space="0" w:num="1"/>
          <w:rtlGutter w:val="0"/>
          <w:docGrid w:linePitch="0" w:charSpace="0"/>
        </w:sectPr>
      </w:pPr>
    </w:p>
    <w:p w14:paraId="10269907">
      <w:pPr>
        <w:spacing w:line="280" w:lineRule="auto"/>
        <w:rPr>
          <w:rFonts w:ascii="Arial"/>
          <w:sz w:val="21"/>
        </w:rPr>
      </w:pPr>
    </w:p>
    <w:p w14:paraId="34E2EA8D">
      <w:pPr>
        <w:keepNext w:val="0"/>
        <w:keepLines w:val="0"/>
        <w:pageBreakBefore w:val="0"/>
        <w:widowControl/>
        <w:kinsoku w:val="0"/>
        <w:wordWrap/>
        <w:overflowPunct/>
        <w:topLinePunct w:val="0"/>
        <w:autoSpaceDE w:val="0"/>
        <w:autoSpaceDN w:val="0"/>
        <w:bidi w:val="0"/>
        <w:adjustRightInd w:val="0"/>
        <w:snapToGrid w:val="0"/>
        <w:spacing w:line="334" w:lineRule="auto"/>
        <w:ind w:left="0" w:right="0" w:firstLine="644" w:firstLineChars="200"/>
        <w:textAlignment w:val="baseline"/>
        <w:rPr>
          <w:rFonts w:ascii="仿宋" w:hAnsi="仿宋" w:eastAsia="仿宋" w:cs="仿宋"/>
          <w:spacing w:val="6"/>
          <w:sz w:val="31"/>
          <w:szCs w:val="31"/>
        </w:rPr>
      </w:pPr>
      <w:r>
        <w:rPr>
          <w:rFonts w:ascii="仿宋" w:hAnsi="仿宋" w:eastAsia="仿宋" w:cs="仿宋"/>
          <w:spacing w:val="6"/>
          <w:sz w:val="31"/>
          <w:szCs w:val="31"/>
        </w:rPr>
        <w:br w:type="page"/>
      </w:r>
    </w:p>
    <w:p w14:paraId="6EC853B2">
      <w:pPr>
        <w:spacing w:before="101" w:line="221" w:lineRule="auto"/>
        <w:rPr>
          <w:del w:id="428" w:author="咨询组" w:date="2025-11-13T17:19:44Z"/>
          <w:rFonts w:ascii="仿宋" w:hAnsi="仿宋" w:eastAsia="仿宋" w:cs="仿宋"/>
          <w:sz w:val="31"/>
          <w:szCs w:val="31"/>
        </w:rPr>
      </w:pPr>
      <w:del w:id="429" w:author="咨询组" w:date="2025-11-13T17:19:44Z">
        <w:r>
          <w:rPr>
            <w:rFonts w:ascii="仿宋" w:hAnsi="仿宋" w:eastAsia="仿宋" w:cs="仿宋"/>
            <w:spacing w:val="6"/>
            <w:sz w:val="31"/>
            <w:szCs w:val="31"/>
          </w:rPr>
          <w:delText>附</w:delText>
        </w:r>
      </w:del>
      <w:del w:id="430" w:author="咨询组" w:date="2025-11-13T17:19:44Z">
        <w:r>
          <w:rPr>
            <w:rFonts w:ascii="仿宋" w:hAnsi="仿宋" w:eastAsia="仿宋" w:cs="仿宋"/>
            <w:spacing w:val="4"/>
            <w:sz w:val="31"/>
            <w:szCs w:val="31"/>
          </w:rPr>
          <w:delText>件</w:delText>
        </w:r>
      </w:del>
      <w:del w:id="431" w:author="咨询组" w:date="2025-11-13T17:19:44Z">
        <w:r>
          <w:rPr>
            <w:rFonts w:ascii="仿宋" w:hAnsi="仿宋" w:eastAsia="仿宋" w:cs="仿宋"/>
            <w:spacing w:val="3"/>
            <w:sz w:val="31"/>
            <w:szCs w:val="31"/>
          </w:rPr>
          <w:delText>3：干部及专业总监调薪沟通负责人</w:delText>
        </w:r>
      </w:del>
    </w:p>
    <w:p w14:paraId="6C2218D5">
      <w:pPr>
        <w:spacing w:line="299" w:lineRule="auto"/>
        <w:rPr>
          <w:del w:id="432" w:author="咨询组" w:date="2025-11-13T17:19:44Z"/>
          <w:rFonts w:ascii="Arial"/>
          <w:sz w:val="21"/>
        </w:rPr>
      </w:pPr>
    </w:p>
    <w:p w14:paraId="28461E78">
      <w:pPr>
        <w:spacing w:line="300" w:lineRule="auto"/>
        <w:rPr>
          <w:del w:id="433" w:author="咨询组" w:date="2025-11-13T17:19:44Z"/>
          <w:rFonts w:ascii="Arial"/>
          <w:sz w:val="21"/>
        </w:rPr>
      </w:pPr>
    </w:p>
    <w:p w14:paraId="705535AA">
      <w:pPr>
        <w:spacing w:before="133" w:line="198" w:lineRule="auto"/>
        <w:ind w:left="2060"/>
        <w:rPr>
          <w:del w:id="434" w:author="咨询组" w:date="2025-11-13T17:19:44Z"/>
          <w:rFonts w:ascii="华文中宋" w:hAnsi="华文中宋" w:eastAsia="华文中宋" w:cs="华文中宋"/>
          <w:sz w:val="36"/>
          <w:szCs w:val="36"/>
        </w:rPr>
      </w:pPr>
      <w:del w:id="435" w:author="咨询组" w:date="2025-11-13T17:19:44Z">
        <w:r>
          <w:rPr>
            <w:rFonts w:ascii="华文中宋" w:hAnsi="华文中宋" w:eastAsia="华文中宋" w:cs="华文中宋"/>
            <w:spacing w:val="-2"/>
            <w:sz w:val="36"/>
            <w:szCs w:val="36"/>
          </w:rPr>
          <w:delText>干</w:delText>
        </w:r>
      </w:del>
      <w:del w:id="436" w:author="咨询组" w:date="2025-11-13T17:19:44Z">
        <w:r>
          <w:rPr>
            <w:rFonts w:ascii="华文中宋" w:hAnsi="华文中宋" w:eastAsia="华文中宋" w:cs="华文中宋"/>
            <w:spacing w:val="-1"/>
            <w:sz w:val="36"/>
            <w:szCs w:val="36"/>
          </w:rPr>
          <w:delText>部及专业总监调薪沟通负责人</w:delText>
        </w:r>
      </w:del>
    </w:p>
    <w:p w14:paraId="71CDC463">
      <w:pPr>
        <w:rPr>
          <w:del w:id="437" w:author="咨询组" w:date="2025-11-13T17:19:44Z"/>
        </w:rPr>
      </w:pPr>
    </w:p>
    <w:p w14:paraId="1854D3CF">
      <w:pPr>
        <w:spacing w:line="54" w:lineRule="exact"/>
        <w:rPr>
          <w:del w:id="438" w:author="咨询组" w:date="2025-11-13T17:19:44Z"/>
        </w:rPr>
      </w:pPr>
    </w:p>
    <w:tbl>
      <w:tblPr>
        <w:tblStyle w:val="5"/>
        <w:tblW w:w="9058" w:type="dxa"/>
        <w:tblInd w:w="3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1133"/>
        <w:gridCol w:w="5095"/>
        <w:gridCol w:w="2830"/>
      </w:tblGrid>
      <w:tr w14:paraId="7A97B5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50" w:hRule="atLeast"/>
          <w:del w:id="439" w:author="咨询组" w:date="2025-11-13T17:19:44Z"/>
        </w:trPr>
        <w:tc>
          <w:tcPr>
            <w:tcW w:w="6228" w:type="dxa"/>
            <w:gridSpan w:val="2"/>
            <w:tcBorders>
              <w:top w:val="single" w:color="000000" w:sz="2" w:space="0"/>
              <w:bottom w:val="single" w:color="000000" w:sz="2" w:space="0"/>
            </w:tcBorders>
            <w:vAlign w:val="top"/>
          </w:tcPr>
          <w:p w14:paraId="50EBCDEE">
            <w:pPr>
              <w:spacing w:before="217" w:line="216" w:lineRule="auto"/>
              <w:ind w:left="2345"/>
              <w:rPr>
                <w:del w:id="440" w:author="咨询组" w:date="2025-11-13T17:19:44Z"/>
                <w:rFonts w:ascii="仿宋" w:hAnsi="仿宋" w:eastAsia="仿宋" w:cs="仿宋"/>
                <w:sz w:val="22"/>
                <w:szCs w:val="22"/>
              </w:rPr>
            </w:pPr>
            <w:del w:id="441" w:author="咨询组" w:date="2025-11-13T17:19:44Z">
              <w:r>
                <w:rPr>
                  <w:rFonts w:ascii="仿宋" w:hAnsi="仿宋" w:eastAsia="仿宋" w:cs="仿宋"/>
                  <w:spacing w:val="-1"/>
                  <w:sz w:val="22"/>
                  <w:szCs w:val="22"/>
                  <w14:textOutline w14:w="4005" w14:cap="flat" w14:cmpd="sng">
                    <w14:solidFill>
                      <w14:srgbClr w14:val="000000"/>
                    </w14:solidFill>
                    <w14:prstDash w14:val="solid"/>
                    <w14:miter w14:val="0"/>
                  </w14:textOutline>
                </w:rPr>
                <w:delText>定调薪涉及</w:delText>
              </w:r>
            </w:del>
            <w:del w:id="442" w:author="咨询组" w:date="2025-11-13T17:19:44Z">
              <w:r>
                <w:rPr>
                  <w:rFonts w:ascii="仿宋" w:hAnsi="仿宋" w:eastAsia="仿宋" w:cs="仿宋"/>
                  <w:sz w:val="22"/>
                  <w:szCs w:val="22"/>
                  <w14:textOutline w14:w="4005" w14:cap="flat" w14:cmpd="sng">
                    <w14:solidFill>
                      <w14:srgbClr w14:val="000000"/>
                    </w14:solidFill>
                    <w14:prstDash w14:val="solid"/>
                    <w14:miter w14:val="0"/>
                  </w14:textOutline>
                </w:rPr>
                <w:delText>岗位</w:delText>
              </w:r>
            </w:del>
          </w:p>
        </w:tc>
        <w:tc>
          <w:tcPr>
            <w:tcW w:w="2830" w:type="dxa"/>
            <w:tcBorders>
              <w:top w:val="single" w:color="000000" w:sz="2" w:space="0"/>
              <w:bottom w:val="single" w:color="000000" w:sz="2" w:space="0"/>
            </w:tcBorders>
            <w:vAlign w:val="top"/>
          </w:tcPr>
          <w:p w14:paraId="68222457">
            <w:pPr>
              <w:spacing w:before="62" w:line="241" w:lineRule="auto"/>
              <w:ind w:left="1094" w:right="193" w:hanging="894"/>
              <w:rPr>
                <w:del w:id="443" w:author="咨询组" w:date="2025-11-13T17:19:44Z"/>
                <w:rFonts w:ascii="仿宋" w:hAnsi="仿宋" w:eastAsia="仿宋" w:cs="仿宋"/>
                <w:sz w:val="22"/>
                <w:szCs w:val="22"/>
              </w:rPr>
            </w:pPr>
            <w:del w:id="444" w:author="咨询组" w:date="2025-11-13T17:19:44Z">
              <w:r>
                <w:rPr>
                  <w:rFonts w:ascii="仿宋" w:hAnsi="仿宋" w:eastAsia="仿宋" w:cs="仿宋"/>
                  <w:sz w:val="22"/>
                  <w:szCs w:val="22"/>
                  <w14:textOutline w14:w="4005" w14:cap="flat" w14:cmpd="sng">
                    <w14:solidFill>
                      <w14:srgbClr w14:val="000000"/>
                    </w14:solidFill>
                    <w14:prstDash w14:val="solid"/>
                    <w14:miter w14:val="0"/>
                  </w14:textOutline>
                </w:rPr>
                <w:delText>调薪结果接收及薪酬沟通</w:delText>
              </w:r>
            </w:del>
            <w:del w:id="445" w:author="咨询组" w:date="2025-11-13T17:19:44Z">
              <w:r>
                <w:rPr>
                  <w:rFonts w:ascii="仿宋" w:hAnsi="仿宋" w:eastAsia="仿宋" w:cs="仿宋"/>
                  <w:spacing w:val="-4"/>
                  <w:sz w:val="22"/>
                  <w:szCs w:val="22"/>
                  <w14:textOutline w14:w="4005" w14:cap="flat" w14:cmpd="sng">
                    <w14:solidFill>
                      <w14:srgbClr w14:val="000000"/>
                    </w14:solidFill>
                    <w14:prstDash w14:val="solid"/>
                    <w14:miter w14:val="0"/>
                  </w14:textOutline>
                </w:rPr>
                <w:delText>负责人</w:delText>
              </w:r>
            </w:del>
          </w:p>
        </w:tc>
      </w:tr>
      <w:tr w14:paraId="2F3F0F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8" w:hRule="atLeast"/>
          <w:del w:id="446" w:author="咨询组" w:date="2025-11-13T17:19:44Z"/>
        </w:trPr>
        <w:tc>
          <w:tcPr>
            <w:tcW w:w="1133" w:type="dxa"/>
            <w:tcBorders>
              <w:top w:val="single" w:color="000000" w:sz="2" w:space="0"/>
              <w:bottom w:val="single" w:color="000000" w:sz="2" w:space="0"/>
            </w:tcBorders>
            <w:vAlign w:val="top"/>
          </w:tcPr>
          <w:p w14:paraId="7D559ECF">
            <w:pPr>
              <w:spacing w:before="206" w:line="218" w:lineRule="auto"/>
              <w:ind w:left="131"/>
              <w:rPr>
                <w:del w:id="447" w:author="咨询组" w:date="2025-11-13T17:19:44Z"/>
                <w:rFonts w:ascii="仿宋" w:hAnsi="仿宋" w:eastAsia="仿宋" w:cs="仿宋"/>
                <w:sz w:val="22"/>
                <w:szCs w:val="22"/>
              </w:rPr>
            </w:pPr>
            <w:del w:id="448" w:author="咨询组" w:date="2025-11-13T17:19:44Z">
              <w:r>
                <w:rPr>
                  <w:rFonts w:ascii="仿宋" w:hAnsi="仿宋" w:eastAsia="仿宋" w:cs="仿宋"/>
                  <w:spacing w:val="-4"/>
                  <w:sz w:val="22"/>
                  <w:szCs w:val="22"/>
                </w:rPr>
                <w:delText>华</w:delText>
              </w:r>
            </w:del>
            <w:del w:id="449" w:author="咨询组" w:date="2025-11-13T17:19:44Z">
              <w:r>
                <w:rPr>
                  <w:rFonts w:ascii="仿宋" w:hAnsi="仿宋" w:eastAsia="仿宋" w:cs="仿宋"/>
                  <w:spacing w:val="-3"/>
                  <w:sz w:val="22"/>
                  <w:szCs w:val="22"/>
                </w:rPr>
                <w:delText>润</w:delText>
              </w:r>
            </w:del>
            <w:del w:id="450" w:author="咨询组" w:date="2025-11-13T17:19:44Z">
              <w:r>
                <w:rPr>
                  <w:rFonts w:ascii="仿宋" w:hAnsi="仿宋" w:eastAsia="仿宋" w:cs="仿宋"/>
                  <w:spacing w:val="-2"/>
                  <w:sz w:val="22"/>
                  <w:szCs w:val="22"/>
                </w:rPr>
                <w:delText>啤酒</w:delText>
              </w:r>
            </w:del>
          </w:p>
        </w:tc>
        <w:tc>
          <w:tcPr>
            <w:tcW w:w="5095" w:type="dxa"/>
            <w:tcBorders>
              <w:top w:val="single" w:color="000000" w:sz="2" w:space="0"/>
              <w:bottom w:val="single" w:color="000000" w:sz="2" w:space="0"/>
            </w:tcBorders>
            <w:vAlign w:val="top"/>
          </w:tcPr>
          <w:p w14:paraId="6D6F6DDB">
            <w:pPr>
              <w:spacing w:before="206" w:line="218" w:lineRule="auto"/>
              <w:ind w:left="1501"/>
              <w:rPr>
                <w:del w:id="451" w:author="咨询组" w:date="2025-11-13T17:19:44Z"/>
                <w:rFonts w:ascii="仿宋" w:hAnsi="仿宋" w:eastAsia="仿宋" w:cs="仿宋"/>
                <w:sz w:val="22"/>
                <w:szCs w:val="22"/>
              </w:rPr>
            </w:pPr>
            <w:del w:id="452" w:author="咨询组" w:date="2025-11-13T17:19:44Z">
              <w:r>
                <w:rPr>
                  <w:rFonts w:ascii="仿宋" w:hAnsi="仿宋" w:eastAsia="仿宋" w:cs="仿宋"/>
                  <w:sz w:val="22"/>
                  <w:szCs w:val="22"/>
                </w:rPr>
                <w:delText>KM</w:delText>
              </w:r>
            </w:del>
            <w:del w:id="453" w:author="咨询组" w:date="2025-11-13T17:19:44Z">
              <w:r>
                <w:rPr>
                  <w:rFonts w:ascii="仿宋" w:hAnsi="仿宋" w:eastAsia="仿宋" w:cs="仿宋"/>
                  <w:spacing w:val="-1"/>
                  <w:sz w:val="22"/>
                  <w:szCs w:val="22"/>
                </w:rPr>
                <w:delText>3(集团直</w:delText>
              </w:r>
            </w:del>
            <w:del w:id="454" w:author="咨询组" w:date="2025-11-13T17:19:44Z">
              <w:r>
                <w:rPr>
                  <w:rFonts w:ascii="仿宋" w:hAnsi="仿宋" w:eastAsia="仿宋" w:cs="仿宋"/>
                  <w:sz w:val="22"/>
                  <w:szCs w:val="22"/>
                </w:rPr>
                <w:delText>管干部)</w:delText>
              </w:r>
            </w:del>
          </w:p>
        </w:tc>
        <w:tc>
          <w:tcPr>
            <w:tcW w:w="2830" w:type="dxa"/>
            <w:tcBorders>
              <w:top w:val="single" w:color="000000" w:sz="2" w:space="0"/>
              <w:bottom w:val="single" w:color="000000" w:sz="2" w:space="0"/>
            </w:tcBorders>
            <w:vAlign w:val="top"/>
          </w:tcPr>
          <w:p w14:paraId="70BC0D9B">
            <w:pPr>
              <w:spacing w:before="50" w:line="241" w:lineRule="auto"/>
              <w:ind w:left="1201" w:right="196" w:hanging="987"/>
              <w:rPr>
                <w:del w:id="455" w:author="咨询组" w:date="2025-11-13T17:19:44Z"/>
                <w:rFonts w:ascii="仿宋" w:hAnsi="仿宋" w:eastAsia="仿宋" w:cs="仿宋"/>
                <w:sz w:val="22"/>
                <w:szCs w:val="22"/>
              </w:rPr>
            </w:pPr>
            <w:del w:id="456" w:author="咨询组" w:date="2025-11-13T17:19:44Z">
              <w:r>
                <w:rPr>
                  <w:rFonts w:ascii="仿宋" w:hAnsi="仿宋" w:eastAsia="仿宋" w:cs="仿宋"/>
                  <w:spacing w:val="-2"/>
                  <w:sz w:val="22"/>
                  <w:szCs w:val="22"/>
                </w:rPr>
                <w:delText>啤酒</w:delText>
              </w:r>
            </w:del>
            <w:del w:id="457" w:author="咨询组" w:date="2025-11-13T17:19:44Z">
              <w:r>
                <w:rPr>
                  <w:rFonts w:ascii="仿宋" w:hAnsi="仿宋" w:eastAsia="仿宋" w:cs="仿宋"/>
                  <w:spacing w:val="-1"/>
                  <w:sz w:val="22"/>
                  <w:szCs w:val="22"/>
                </w:rPr>
                <w:delText>人力COE副总监(薪</w:delText>
              </w:r>
            </w:del>
            <w:del w:id="458" w:author="咨询组" w:date="2025-11-13T17:19:44Z">
              <w:r>
                <w:rPr>
                  <w:rFonts w:ascii="仿宋" w:hAnsi="仿宋" w:eastAsia="仿宋" w:cs="仿宋"/>
                  <w:spacing w:val="-5"/>
                  <w:sz w:val="22"/>
                  <w:szCs w:val="22"/>
                </w:rPr>
                <w:delText>酬</w:delText>
              </w:r>
            </w:del>
            <w:del w:id="459" w:author="咨询组" w:date="2025-11-13T17:19:44Z">
              <w:r>
                <w:rPr>
                  <w:rFonts w:ascii="仿宋" w:hAnsi="仿宋" w:eastAsia="仿宋" w:cs="仿宋"/>
                  <w:spacing w:val="-4"/>
                  <w:sz w:val="22"/>
                  <w:szCs w:val="22"/>
                </w:rPr>
                <w:delText>)</w:delText>
              </w:r>
            </w:del>
          </w:p>
        </w:tc>
      </w:tr>
      <w:tr w14:paraId="4D53384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8" w:hRule="atLeast"/>
          <w:del w:id="460" w:author="咨询组" w:date="2025-11-13T17:19:44Z"/>
        </w:trPr>
        <w:tc>
          <w:tcPr>
            <w:tcW w:w="1133" w:type="dxa"/>
            <w:tcBorders>
              <w:top w:val="single" w:color="000000" w:sz="2" w:space="0"/>
              <w:bottom w:val="single" w:color="000000" w:sz="2" w:space="0"/>
            </w:tcBorders>
            <w:vAlign w:val="top"/>
          </w:tcPr>
          <w:p w14:paraId="74601822">
            <w:pPr>
              <w:spacing w:before="57" w:line="217" w:lineRule="auto"/>
              <w:ind w:left="131"/>
              <w:rPr>
                <w:del w:id="461" w:author="咨询组" w:date="2025-11-13T17:19:44Z"/>
                <w:rFonts w:ascii="仿宋" w:hAnsi="仿宋" w:eastAsia="仿宋" w:cs="仿宋"/>
                <w:sz w:val="22"/>
                <w:szCs w:val="22"/>
              </w:rPr>
            </w:pPr>
            <w:del w:id="462" w:author="咨询组" w:date="2025-11-13T17:19:44Z">
              <w:r>
                <w:rPr>
                  <w:rFonts w:ascii="仿宋" w:hAnsi="仿宋" w:eastAsia="仿宋" w:cs="仿宋"/>
                  <w:spacing w:val="-4"/>
                  <w:sz w:val="22"/>
                  <w:szCs w:val="22"/>
                </w:rPr>
                <w:delText>华</w:delText>
              </w:r>
            </w:del>
            <w:del w:id="463" w:author="咨询组" w:date="2025-11-13T17:19:44Z">
              <w:r>
                <w:rPr>
                  <w:rFonts w:ascii="仿宋" w:hAnsi="仿宋" w:eastAsia="仿宋" w:cs="仿宋"/>
                  <w:spacing w:val="-3"/>
                  <w:sz w:val="22"/>
                  <w:szCs w:val="22"/>
                </w:rPr>
                <w:delText>润</w:delText>
              </w:r>
            </w:del>
            <w:del w:id="464" w:author="咨询组" w:date="2025-11-13T17:19:44Z">
              <w:r>
                <w:rPr>
                  <w:rFonts w:ascii="仿宋" w:hAnsi="仿宋" w:eastAsia="仿宋" w:cs="仿宋"/>
                  <w:spacing w:val="-2"/>
                  <w:sz w:val="22"/>
                  <w:szCs w:val="22"/>
                </w:rPr>
                <w:delText>雪花</w:delText>
              </w:r>
            </w:del>
          </w:p>
        </w:tc>
        <w:tc>
          <w:tcPr>
            <w:tcW w:w="5095" w:type="dxa"/>
            <w:tcBorders>
              <w:top w:val="single" w:color="000000" w:sz="2" w:space="0"/>
              <w:bottom w:val="single" w:color="000000" w:sz="2" w:space="0"/>
            </w:tcBorders>
            <w:vAlign w:val="top"/>
          </w:tcPr>
          <w:p w14:paraId="7925B824">
            <w:pPr>
              <w:spacing w:before="57" w:line="220" w:lineRule="auto"/>
              <w:ind w:left="2050"/>
              <w:rPr>
                <w:del w:id="465" w:author="咨询组" w:date="2025-11-13T17:19:44Z"/>
                <w:rFonts w:ascii="仿宋" w:hAnsi="仿宋" w:eastAsia="仿宋" w:cs="仿宋"/>
                <w:sz w:val="22"/>
                <w:szCs w:val="22"/>
              </w:rPr>
            </w:pPr>
            <w:del w:id="466" w:author="咨询组" w:date="2025-11-13T17:19:44Z">
              <w:r>
                <w:rPr>
                  <w:rFonts w:ascii="仿宋" w:hAnsi="仿宋" w:eastAsia="仿宋" w:cs="仿宋"/>
                  <w:spacing w:val="-16"/>
                  <w:sz w:val="22"/>
                  <w:szCs w:val="22"/>
                </w:rPr>
                <w:delText>KM</w:delText>
              </w:r>
            </w:del>
            <w:del w:id="467" w:author="咨询组" w:date="2025-11-13T17:19:44Z">
              <w:r>
                <w:rPr>
                  <w:rFonts w:ascii="仿宋" w:hAnsi="仿宋" w:eastAsia="仿宋" w:cs="仿宋"/>
                  <w:spacing w:val="-22"/>
                  <w:sz w:val="22"/>
                  <w:szCs w:val="22"/>
                </w:rPr>
                <w:delText>2</w:delText>
              </w:r>
            </w:del>
            <w:del w:id="468" w:author="咨询组" w:date="2025-11-13T17:19:44Z">
              <w:r>
                <w:rPr>
                  <w:rFonts w:ascii="仿宋" w:hAnsi="仿宋" w:eastAsia="仿宋" w:cs="仿宋"/>
                  <w:spacing w:val="-16"/>
                  <w:sz w:val="22"/>
                  <w:szCs w:val="22"/>
                </w:rPr>
                <w:delText>(M6)</w:delText>
              </w:r>
            </w:del>
          </w:p>
        </w:tc>
        <w:tc>
          <w:tcPr>
            <w:tcW w:w="2830" w:type="dxa"/>
            <w:tcBorders>
              <w:top w:val="single" w:color="000000" w:sz="2" w:space="0"/>
              <w:bottom w:val="single" w:color="000000" w:sz="2" w:space="0"/>
            </w:tcBorders>
            <w:vAlign w:val="top"/>
          </w:tcPr>
          <w:p w14:paraId="56842C85">
            <w:pPr>
              <w:spacing w:before="57" w:line="217" w:lineRule="auto"/>
              <w:ind w:left="214"/>
              <w:rPr>
                <w:del w:id="469" w:author="咨询组" w:date="2025-11-13T17:19:44Z"/>
                <w:rFonts w:ascii="仿宋" w:hAnsi="仿宋" w:eastAsia="仿宋" w:cs="仿宋"/>
                <w:sz w:val="22"/>
                <w:szCs w:val="22"/>
              </w:rPr>
            </w:pPr>
            <w:del w:id="470" w:author="咨询组" w:date="2025-11-13T17:19:44Z">
              <w:r>
                <w:rPr>
                  <w:rFonts w:ascii="仿宋" w:hAnsi="仿宋" w:eastAsia="仿宋" w:cs="仿宋"/>
                  <w:spacing w:val="-2"/>
                  <w:sz w:val="22"/>
                  <w:szCs w:val="22"/>
                </w:rPr>
                <w:delText>华润雪花</w:delText>
              </w:r>
            </w:del>
            <w:del w:id="471" w:author="咨询组" w:date="2025-11-13T17:19:44Z">
              <w:r>
                <w:rPr>
                  <w:rFonts w:ascii="仿宋" w:hAnsi="仿宋" w:eastAsia="仿宋" w:cs="仿宋"/>
                  <w:spacing w:val="-1"/>
                  <w:sz w:val="22"/>
                  <w:szCs w:val="22"/>
                </w:rPr>
                <w:delText>人力资源部总监</w:delText>
              </w:r>
            </w:del>
          </w:p>
        </w:tc>
      </w:tr>
      <w:tr w14:paraId="30F4204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0" w:hRule="atLeast"/>
          <w:del w:id="472" w:author="咨询组" w:date="2025-11-13T17:19:44Z"/>
        </w:trPr>
        <w:tc>
          <w:tcPr>
            <w:tcW w:w="1133" w:type="dxa"/>
            <w:tcBorders>
              <w:top w:val="single" w:color="000000" w:sz="2" w:space="0"/>
              <w:bottom w:val="single" w:color="000000" w:sz="2" w:space="0"/>
            </w:tcBorders>
            <w:vAlign w:val="top"/>
          </w:tcPr>
          <w:p w14:paraId="53C8426E">
            <w:pPr>
              <w:spacing w:before="57" w:line="218" w:lineRule="auto"/>
              <w:ind w:left="131"/>
              <w:rPr>
                <w:del w:id="473" w:author="咨询组" w:date="2025-11-13T17:19:44Z"/>
                <w:rFonts w:ascii="仿宋" w:hAnsi="仿宋" w:eastAsia="仿宋" w:cs="仿宋"/>
                <w:sz w:val="22"/>
                <w:szCs w:val="22"/>
              </w:rPr>
            </w:pPr>
            <w:del w:id="474" w:author="咨询组" w:date="2025-11-13T17:19:44Z">
              <w:r>
                <w:rPr>
                  <w:rFonts w:ascii="仿宋" w:hAnsi="仿宋" w:eastAsia="仿宋" w:cs="仿宋"/>
                  <w:spacing w:val="-4"/>
                  <w:sz w:val="22"/>
                  <w:szCs w:val="22"/>
                </w:rPr>
                <w:delText>华</w:delText>
              </w:r>
            </w:del>
            <w:del w:id="475" w:author="咨询组" w:date="2025-11-13T17:19:44Z">
              <w:r>
                <w:rPr>
                  <w:rFonts w:ascii="仿宋" w:hAnsi="仿宋" w:eastAsia="仿宋" w:cs="仿宋"/>
                  <w:spacing w:val="-3"/>
                  <w:sz w:val="22"/>
                  <w:szCs w:val="22"/>
                </w:rPr>
                <w:delText>润</w:delText>
              </w:r>
            </w:del>
            <w:del w:id="476" w:author="咨询组" w:date="2025-11-13T17:19:44Z">
              <w:r>
                <w:rPr>
                  <w:rFonts w:ascii="仿宋" w:hAnsi="仿宋" w:eastAsia="仿宋" w:cs="仿宋"/>
                  <w:spacing w:val="-2"/>
                  <w:sz w:val="22"/>
                  <w:szCs w:val="22"/>
                </w:rPr>
                <w:delText>酒业</w:delText>
              </w:r>
            </w:del>
          </w:p>
        </w:tc>
        <w:tc>
          <w:tcPr>
            <w:tcW w:w="5095" w:type="dxa"/>
            <w:tcBorders>
              <w:top w:val="single" w:color="000000" w:sz="2" w:space="0"/>
              <w:bottom w:val="single" w:color="000000" w:sz="2" w:space="0"/>
            </w:tcBorders>
            <w:vAlign w:val="top"/>
          </w:tcPr>
          <w:p w14:paraId="329ECDD6">
            <w:pPr>
              <w:spacing w:before="58" w:line="220" w:lineRule="auto"/>
              <w:ind w:left="2050"/>
              <w:rPr>
                <w:del w:id="477" w:author="咨询组" w:date="2025-11-13T17:19:44Z"/>
                <w:rFonts w:ascii="仿宋" w:hAnsi="仿宋" w:eastAsia="仿宋" w:cs="仿宋"/>
                <w:sz w:val="22"/>
                <w:szCs w:val="22"/>
              </w:rPr>
            </w:pPr>
            <w:del w:id="478" w:author="咨询组" w:date="2025-11-13T17:19:44Z">
              <w:r>
                <w:rPr>
                  <w:rFonts w:ascii="仿宋" w:hAnsi="仿宋" w:eastAsia="仿宋" w:cs="仿宋"/>
                  <w:spacing w:val="-16"/>
                  <w:sz w:val="22"/>
                  <w:szCs w:val="22"/>
                </w:rPr>
                <w:delText>KM</w:delText>
              </w:r>
            </w:del>
            <w:del w:id="479" w:author="咨询组" w:date="2025-11-13T17:19:44Z">
              <w:r>
                <w:rPr>
                  <w:rFonts w:ascii="仿宋" w:hAnsi="仿宋" w:eastAsia="仿宋" w:cs="仿宋"/>
                  <w:spacing w:val="-22"/>
                  <w:sz w:val="22"/>
                  <w:szCs w:val="22"/>
                </w:rPr>
                <w:delText>2</w:delText>
              </w:r>
            </w:del>
            <w:del w:id="480" w:author="咨询组" w:date="2025-11-13T17:19:44Z">
              <w:r>
                <w:rPr>
                  <w:rFonts w:ascii="仿宋" w:hAnsi="仿宋" w:eastAsia="仿宋" w:cs="仿宋"/>
                  <w:spacing w:val="-16"/>
                  <w:sz w:val="22"/>
                  <w:szCs w:val="22"/>
                </w:rPr>
                <w:delText>(M6)</w:delText>
              </w:r>
            </w:del>
          </w:p>
        </w:tc>
        <w:tc>
          <w:tcPr>
            <w:tcW w:w="2830" w:type="dxa"/>
            <w:tcBorders>
              <w:top w:val="single" w:color="000000" w:sz="2" w:space="0"/>
              <w:bottom w:val="single" w:color="000000" w:sz="2" w:space="0"/>
            </w:tcBorders>
            <w:vAlign w:val="top"/>
          </w:tcPr>
          <w:p w14:paraId="20C9E5DA">
            <w:pPr>
              <w:spacing w:before="57" w:line="218" w:lineRule="auto"/>
              <w:ind w:left="214"/>
              <w:rPr>
                <w:del w:id="481" w:author="咨询组" w:date="2025-11-13T17:19:44Z"/>
                <w:rFonts w:ascii="仿宋" w:hAnsi="仿宋" w:eastAsia="仿宋" w:cs="仿宋"/>
                <w:sz w:val="22"/>
                <w:szCs w:val="22"/>
              </w:rPr>
            </w:pPr>
            <w:del w:id="482" w:author="咨询组" w:date="2025-11-13T17:19:44Z">
              <w:r>
                <w:rPr>
                  <w:rFonts w:ascii="仿宋" w:hAnsi="仿宋" w:eastAsia="仿宋" w:cs="仿宋"/>
                  <w:spacing w:val="-2"/>
                  <w:sz w:val="22"/>
                  <w:szCs w:val="22"/>
                </w:rPr>
                <w:delText>华润酒业</w:delText>
              </w:r>
            </w:del>
            <w:del w:id="483" w:author="咨询组" w:date="2025-11-13T17:19:44Z">
              <w:r>
                <w:rPr>
                  <w:rFonts w:ascii="仿宋" w:hAnsi="仿宋" w:eastAsia="仿宋" w:cs="仿宋"/>
                  <w:spacing w:val="-1"/>
                  <w:sz w:val="22"/>
                  <w:szCs w:val="22"/>
                </w:rPr>
                <w:delText>人力资源部总监</w:delText>
              </w:r>
            </w:del>
          </w:p>
        </w:tc>
      </w:tr>
      <w:tr w14:paraId="6997A84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8" w:hRule="atLeast"/>
          <w:del w:id="484" w:author="咨询组" w:date="2025-11-13T17:19:44Z"/>
        </w:trPr>
        <w:tc>
          <w:tcPr>
            <w:tcW w:w="1133" w:type="dxa"/>
            <w:tcBorders>
              <w:top w:val="single" w:color="000000" w:sz="2" w:space="0"/>
              <w:bottom w:val="single" w:color="000000" w:sz="2" w:space="0"/>
            </w:tcBorders>
            <w:vAlign w:val="top"/>
          </w:tcPr>
          <w:p w14:paraId="291DB407">
            <w:pPr>
              <w:spacing w:before="52"/>
              <w:ind w:left="343" w:right="120" w:hanging="212"/>
              <w:rPr>
                <w:del w:id="485" w:author="咨询组" w:date="2025-11-13T17:19:44Z"/>
                <w:rFonts w:ascii="仿宋" w:hAnsi="仿宋" w:eastAsia="仿宋" w:cs="仿宋"/>
                <w:sz w:val="22"/>
                <w:szCs w:val="22"/>
              </w:rPr>
            </w:pPr>
            <w:del w:id="486" w:author="咨询组" w:date="2025-11-13T17:19:44Z">
              <w:r>
                <w:rPr>
                  <w:rFonts w:ascii="仿宋" w:hAnsi="仿宋" w:eastAsia="仿宋" w:cs="仿宋"/>
                  <w:spacing w:val="-6"/>
                  <w:sz w:val="22"/>
                  <w:szCs w:val="22"/>
                </w:rPr>
                <w:delText>华</w:delText>
              </w:r>
            </w:del>
            <w:del w:id="487" w:author="咨询组" w:date="2025-11-13T17:19:44Z">
              <w:r>
                <w:rPr>
                  <w:rFonts w:ascii="仿宋" w:hAnsi="仿宋" w:eastAsia="仿宋" w:cs="仿宋"/>
                  <w:spacing w:val="-3"/>
                  <w:sz w:val="22"/>
                  <w:szCs w:val="22"/>
                </w:rPr>
                <w:delText>润啤酒</w:delText>
              </w:r>
            </w:del>
            <w:del w:id="488" w:author="咨询组" w:date="2025-11-13T17:19:44Z">
              <w:r>
                <w:rPr>
                  <w:rFonts w:ascii="仿宋" w:hAnsi="仿宋" w:eastAsia="仿宋" w:cs="仿宋"/>
                  <w:spacing w:val="-2"/>
                  <w:sz w:val="22"/>
                  <w:szCs w:val="22"/>
                </w:rPr>
                <w:delText>本部</w:delText>
              </w:r>
            </w:del>
          </w:p>
        </w:tc>
        <w:tc>
          <w:tcPr>
            <w:tcW w:w="5095" w:type="dxa"/>
            <w:tcBorders>
              <w:top w:val="single" w:color="000000" w:sz="2" w:space="0"/>
              <w:bottom w:val="single" w:color="000000" w:sz="2" w:space="0"/>
            </w:tcBorders>
            <w:vAlign w:val="top"/>
          </w:tcPr>
          <w:p w14:paraId="3FDACD78">
            <w:pPr>
              <w:spacing w:before="51" w:line="241" w:lineRule="auto"/>
              <w:ind w:left="1131" w:right="254" w:hanging="925"/>
              <w:rPr>
                <w:del w:id="489" w:author="咨询组" w:date="2025-11-13T17:19:44Z"/>
                <w:rFonts w:ascii="仿宋" w:hAnsi="仿宋" w:eastAsia="仿宋" w:cs="仿宋"/>
                <w:sz w:val="22"/>
                <w:szCs w:val="22"/>
              </w:rPr>
            </w:pPr>
            <w:del w:id="490" w:author="咨询组" w:date="2025-11-13T17:19:44Z">
              <w:r>
                <w:rPr>
                  <w:rFonts w:ascii="仿宋" w:hAnsi="仿宋" w:eastAsia="仿宋" w:cs="仿宋"/>
                  <w:spacing w:val="-15"/>
                  <w:sz w:val="22"/>
                  <w:szCs w:val="22"/>
                </w:rPr>
                <w:delText>KM</w:delText>
              </w:r>
            </w:del>
            <w:del w:id="491" w:author="咨询组" w:date="2025-11-13T17:19:44Z">
              <w:r>
                <w:rPr>
                  <w:rFonts w:ascii="仿宋" w:hAnsi="仿宋" w:eastAsia="仿宋" w:cs="仿宋"/>
                  <w:spacing w:val="-26"/>
                  <w:sz w:val="22"/>
                  <w:szCs w:val="22"/>
                </w:rPr>
                <w:delText>2</w:delText>
              </w:r>
            </w:del>
            <w:del w:id="492" w:author="咨询组" w:date="2025-11-13T17:19:44Z">
              <w:r>
                <w:rPr>
                  <w:rFonts w:ascii="仿宋" w:hAnsi="仿宋" w:eastAsia="仿宋" w:cs="仿宋"/>
                  <w:spacing w:val="-15"/>
                  <w:sz w:val="22"/>
                  <w:szCs w:val="22"/>
                </w:rPr>
                <w:delText>(M6)、KM1(M5)、专业总监、P7专业岗，</w:delText>
              </w:r>
            </w:del>
            <w:del w:id="493" w:author="咨询组" w:date="2025-11-13T17:19:44Z">
              <w:r>
                <w:rPr>
                  <w:rFonts w:ascii="仿宋" w:hAnsi="仿宋" w:eastAsia="仿宋" w:cs="仿宋"/>
                  <w:spacing w:val="-2"/>
                  <w:sz w:val="22"/>
                  <w:szCs w:val="22"/>
                </w:rPr>
                <w:delText>片区法务总监、片区纪委书</w:delText>
              </w:r>
            </w:del>
            <w:del w:id="494" w:author="咨询组" w:date="2025-11-13T17:19:44Z">
              <w:r>
                <w:rPr>
                  <w:rFonts w:ascii="仿宋" w:hAnsi="仿宋" w:eastAsia="仿宋" w:cs="仿宋"/>
                  <w:sz w:val="22"/>
                  <w:szCs w:val="22"/>
                </w:rPr>
                <w:delText>记</w:delText>
              </w:r>
            </w:del>
          </w:p>
        </w:tc>
        <w:tc>
          <w:tcPr>
            <w:tcW w:w="2830" w:type="dxa"/>
            <w:tcBorders>
              <w:top w:val="single" w:color="000000" w:sz="2" w:space="0"/>
              <w:bottom w:val="single" w:color="000000" w:sz="2" w:space="0"/>
            </w:tcBorders>
            <w:vAlign w:val="top"/>
          </w:tcPr>
          <w:p w14:paraId="255A5685">
            <w:pPr>
              <w:spacing w:before="207" w:line="218" w:lineRule="auto"/>
              <w:ind w:left="380"/>
              <w:rPr>
                <w:del w:id="495" w:author="咨询组" w:date="2025-11-13T17:19:44Z"/>
                <w:rFonts w:ascii="仿宋" w:hAnsi="仿宋" w:eastAsia="仿宋" w:cs="仿宋"/>
                <w:sz w:val="22"/>
                <w:szCs w:val="22"/>
              </w:rPr>
            </w:pPr>
            <w:del w:id="496" w:author="咨询组" w:date="2025-11-13T17:19:44Z">
              <w:r>
                <w:rPr>
                  <w:rFonts w:ascii="仿宋" w:hAnsi="仿宋" w:eastAsia="仿宋" w:cs="仿宋"/>
                  <w:spacing w:val="-16"/>
                  <w:sz w:val="22"/>
                  <w:szCs w:val="22"/>
                </w:rPr>
                <w:delText>职</w:delText>
              </w:r>
            </w:del>
            <w:del w:id="497" w:author="咨询组" w:date="2025-11-13T17:19:44Z">
              <w:r>
                <w:rPr>
                  <w:rFonts w:ascii="仿宋" w:hAnsi="仿宋" w:eastAsia="仿宋" w:cs="仿宋"/>
                  <w:spacing w:val="-10"/>
                  <w:sz w:val="22"/>
                  <w:szCs w:val="22"/>
                </w:rPr>
                <w:delText>能</w:delText>
              </w:r>
            </w:del>
            <w:del w:id="498" w:author="咨询组" w:date="2025-11-13T17:19:44Z">
              <w:r>
                <w:rPr>
                  <w:rFonts w:ascii="仿宋" w:hAnsi="仿宋" w:eastAsia="仿宋" w:cs="仿宋"/>
                  <w:spacing w:val="-8"/>
                  <w:sz w:val="22"/>
                  <w:szCs w:val="22"/>
                </w:rPr>
                <w:delText>人力部HRBP总监</w:delText>
              </w:r>
            </w:del>
          </w:p>
        </w:tc>
      </w:tr>
      <w:tr w14:paraId="3D3B44A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38" w:hRule="atLeast"/>
          <w:del w:id="499" w:author="咨询组" w:date="2025-11-13T17:19:44Z"/>
        </w:trPr>
        <w:tc>
          <w:tcPr>
            <w:tcW w:w="1133" w:type="dxa"/>
            <w:vMerge w:val="restart"/>
            <w:tcBorders>
              <w:top w:val="single" w:color="000000" w:sz="2" w:space="0"/>
              <w:bottom w:val="nil"/>
            </w:tcBorders>
            <w:vAlign w:val="top"/>
          </w:tcPr>
          <w:p w14:paraId="31192AAA">
            <w:pPr>
              <w:spacing w:line="243" w:lineRule="auto"/>
              <w:rPr>
                <w:del w:id="500" w:author="咨询组" w:date="2025-11-13T17:19:44Z"/>
                <w:rFonts w:ascii="Arial"/>
                <w:sz w:val="21"/>
              </w:rPr>
            </w:pPr>
          </w:p>
          <w:p w14:paraId="345329A7">
            <w:pPr>
              <w:spacing w:line="243" w:lineRule="auto"/>
              <w:rPr>
                <w:del w:id="501" w:author="咨询组" w:date="2025-11-13T17:19:44Z"/>
                <w:rFonts w:ascii="Arial"/>
                <w:sz w:val="21"/>
              </w:rPr>
            </w:pPr>
          </w:p>
          <w:p w14:paraId="40BBC497">
            <w:pPr>
              <w:spacing w:line="243" w:lineRule="auto"/>
              <w:rPr>
                <w:del w:id="502" w:author="咨询组" w:date="2025-11-13T17:19:44Z"/>
                <w:rFonts w:ascii="Arial"/>
                <w:sz w:val="21"/>
              </w:rPr>
            </w:pPr>
          </w:p>
          <w:p w14:paraId="3E9E94A0">
            <w:pPr>
              <w:spacing w:line="243" w:lineRule="auto"/>
              <w:rPr>
                <w:del w:id="503" w:author="咨询组" w:date="2025-11-13T17:19:44Z"/>
                <w:rFonts w:ascii="Arial"/>
                <w:sz w:val="21"/>
              </w:rPr>
            </w:pPr>
          </w:p>
          <w:p w14:paraId="22A8A327">
            <w:pPr>
              <w:spacing w:line="243" w:lineRule="auto"/>
              <w:rPr>
                <w:del w:id="504" w:author="咨询组" w:date="2025-11-13T17:19:44Z"/>
                <w:rFonts w:ascii="Arial"/>
                <w:sz w:val="21"/>
              </w:rPr>
            </w:pPr>
          </w:p>
          <w:p w14:paraId="186526EF">
            <w:pPr>
              <w:spacing w:line="244" w:lineRule="auto"/>
              <w:rPr>
                <w:del w:id="505" w:author="咨询组" w:date="2025-11-13T17:19:44Z"/>
                <w:rFonts w:ascii="Arial"/>
                <w:sz w:val="21"/>
              </w:rPr>
            </w:pPr>
          </w:p>
          <w:p w14:paraId="33123ADE">
            <w:pPr>
              <w:spacing w:before="71" w:line="217" w:lineRule="auto"/>
              <w:ind w:left="131"/>
              <w:rPr>
                <w:del w:id="506" w:author="咨询组" w:date="2025-11-13T17:19:44Z"/>
                <w:rFonts w:ascii="仿宋" w:hAnsi="仿宋" w:eastAsia="仿宋" w:cs="仿宋"/>
                <w:sz w:val="22"/>
                <w:szCs w:val="22"/>
              </w:rPr>
            </w:pPr>
            <w:del w:id="507" w:author="咨询组" w:date="2025-11-13T17:19:44Z">
              <w:r>
                <w:rPr>
                  <w:rFonts w:ascii="仿宋" w:hAnsi="仿宋" w:eastAsia="仿宋" w:cs="仿宋"/>
                  <w:spacing w:val="-4"/>
                  <w:sz w:val="22"/>
                  <w:szCs w:val="22"/>
                </w:rPr>
                <w:delText>华</w:delText>
              </w:r>
            </w:del>
            <w:del w:id="508" w:author="咨询组" w:date="2025-11-13T17:19:44Z">
              <w:r>
                <w:rPr>
                  <w:rFonts w:ascii="仿宋" w:hAnsi="仿宋" w:eastAsia="仿宋" w:cs="仿宋"/>
                  <w:spacing w:val="-3"/>
                  <w:sz w:val="22"/>
                  <w:szCs w:val="22"/>
                </w:rPr>
                <w:delText>润</w:delText>
              </w:r>
            </w:del>
            <w:del w:id="509" w:author="咨询组" w:date="2025-11-13T17:19:44Z">
              <w:r>
                <w:rPr>
                  <w:rFonts w:ascii="仿宋" w:hAnsi="仿宋" w:eastAsia="仿宋" w:cs="仿宋"/>
                  <w:spacing w:val="-2"/>
                  <w:sz w:val="22"/>
                  <w:szCs w:val="22"/>
                </w:rPr>
                <w:delText>雪花</w:delText>
              </w:r>
            </w:del>
          </w:p>
        </w:tc>
        <w:tc>
          <w:tcPr>
            <w:tcW w:w="5095" w:type="dxa"/>
            <w:tcBorders>
              <w:top w:val="single" w:color="000000" w:sz="2" w:space="0"/>
              <w:bottom w:val="single" w:color="000000" w:sz="2" w:space="0"/>
            </w:tcBorders>
            <w:vAlign w:val="top"/>
          </w:tcPr>
          <w:p w14:paraId="281996FE">
            <w:pPr>
              <w:spacing w:before="52"/>
              <w:ind w:left="1230" w:right="143" w:hanging="1069"/>
              <w:rPr>
                <w:del w:id="510" w:author="咨询组" w:date="2025-11-13T17:19:44Z"/>
                <w:rFonts w:ascii="仿宋" w:hAnsi="仿宋" w:eastAsia="仿宋" w:cs="仿宋"/>
                <w:sz w:val="22"/>
                <w:szCs w:val="22"/>
              </w:rPr>
            </w:pPr>
            <w:del w:id="511" w:author="咨询组" w:date="2025-11-13T17:19:44Z">
              <w:r>
                <w:rPr>
                  <w:rFonts w:ascii="仿宋" w:hAnsi="仿宋" w:eastAsia="仿宋" w:cs="仿宋"/>
                  <w:spacing w:val="2"/>
                  <w:sz w:val="22"/>
                  <w:szCs w:val="22"/>
                  <w14:textOutline w14:w="4005" w14:cap="flat" w14:cmpd="sng">
                    <w14:solidFill>
                      <w14:srgbClr w14:val="000000"/>
                    </w14:solidFill>
                    <w14:prstDash w14:val="solid"/>
                    <w14:miter w14:val="0"/>
                  </w14:textOutline>
                </w:rPr>
                <w:delText>雪花总部财务、人力</w:delText>
              </w:r>
            </w:del>
            <w:del w:id="512" w:author="咨询组" w:date="2025-11-13T17:19:44Z">
              <w:r>
                <w:rPr>
                  <w:rFonts w:ascii="仿宋" w:hAnsi="仿宋" w:eastAsia="仿宋" w:cs="仿宋"/>
                  <w:sz w:val="22"/>
                  <w:szCs w:val="22"/>
                </w:rPr>
                <w:delText>KM</w:delText>
              </w:r>
            </w:del>
            <w:del w:id="513" w:author="咨询组" w:date="2025-11-13T17:19:44Z">
              <w:r>
                <w:rPr>
                  <w:rFonts w:ascii="仿宋" w:hAnsi="仿宋" w:eastAsia="仿宋" w:cs="仿宋"/>
                  <w:spacing w:val="2"/>
                  <w:sz w:val="22"/>
                  <w:szCs w:val="22"/>
                </w:rPr>
                <w:delText>1(</w:delText>
              </w:r>
            </w:del>
            <w:del w:id="514" w:author="咨询组" w:date="2025-11-13T17:19:44Z">
              <w:r>
                <w:rPr>
                  <w:rFonts w:ascii="仿宋" w:hAnsi="仿宋" w:eastAsia="仿宋" w:cs="仿宋"/>
                  <w:sz w:val="22"/>
                  <w:szCs w:val="22"/>
                </w:rPr>
                <w:delText>M</w:delText>
              </w:r>
            </w:del>
            <w:del w:id="515" w:author="咨询组" w:date="2025-11-13T17:19:44Z">
              <w:r>
                <w:rPr>
                  <w:rFonts w:ascii="仿宋" w:hAnsi="仿宋" w:eastAsia="仿宋" w:cs="仿宋"/>
                  <w:spacing w:val="2"/>
                  <w:sz w:val="22"/>
                  <w:szCs w:val="22"/>
                </w:rPr>
                <w:delText>5)及专业总监，销</w:delText>
              </w:r>
            </w:del>
            <w:del w:id="516" w:author="咨询组" w:date="2025-11-13T17:19:44Z">
              <w:r>
                <w:rPr>
                  <w:rFonts w:ascii="仿宋" w:hAnsi="仿宋" w:eastAsia="仿宋" w:cs="仿宋"/>
                  <w:sz w:val="22"/>
                  <w:szCs w:val="22"/>
                </w:rPr>
                <w:delText>售</w:delText>
              </w:r>
            </w:del>
            <w:del w:id="517" w:author="咨询组" w:date="2025-11-13T17:19:44Z">
              <w:r>
                <w:rPr>
                  <w:rFonts w:ascii="仿宋" w:hAnsi="仿宋" w:eastAsia="仿宋" w:cs="仿宋"/>
                  <w:spacing w:val="-2"/>
                  <w:sz w:val="22"/>
                  <w:szCs w:val="22"/>
                </w:rPr>
                <w:delText>事业</w:delText>
              </w:r>
            </w:del>
            <w:del w:id="518" w:author="咨询组" w:date="2025-11-13T17:19:44Z">
              <w:r>
                <w:rPr>
                  <w:rFonts w:ascii="仿宋" w:hAnsi="仿宋" w:eastAsia="仿宋" w:cs="仿宋"/>
                  <w:spacing w:val="-1"/>
                  <w:sz w:val="22"/>
                  <w:szCs w:val="22"/>
                </w:rPr>
                <w:delText>部人力资源、财务总监</w:delText>
              </w:r>
            </w:del>
          </w:p>
        </w:tc>
        <w:tc>
          <w:tcPr>
            <w:tcW w:w="2830" w:type="dxa"/>
            <w:tcBorders>
              <w:top w:val="single" w:color="000000" w:sz="2" w:space="0"/>
              <w:bottom w:val="single" w:color="000000" w:sz="2" w:space="0"/>
            </w:tcBorders>
            <w:vAlign w:val="top"/>
          </w:tcPr>
          <w:p w14:paraId="74954D76">
            <w:pPr>
              <w:spacing w:before="207" w:line="219" w:lineRule="auto"/>
              <w:ind w:left="659"/>
              <w:rPr>
                <w:del w:id="519" w:author="咨询组" w:date="2025-11-13T17:19:44Z"/>
                <w:rFonts w:ascii="仿宋" w:hAnsi="仿宋" w:eastAsia="仿宋" w:cs="仿宋"/>
                <w:sz w:val="22"/>
                <w:szCs w:val="22"/>
              </w:rPr>
            </w:pPr>
            <w:del w:id="520" w:author="咨询组" w:date="2025-11-13T17:19:44Z">
              <w:r>
                <w:rPr>
                  <w:rFonts w:ascii="仿宋" w:hAnsi="仿宋" w:eastAsia="仿宋" w:cs="仿宋"/>
                  <w:spacing w:val="-3"/>
                  <w:sz w:val="22"/>
                  <w:szCs w:val="22"/>
                </w:rPr>
                <w:delText>营销人力部总监</w:delText>
              </w:r>
            </w:del>
          </w:p>
        </w:tc>
      </w:tr>
      <w:tr w14:paraId="02B2DF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del w:id="521" w:author="咨询组" w:date="2025-11-13T17:19:44Z"/>
        </w:trPr>
        <w:tc>
          <w:tcPr>
            <w:tcW w:w="1133" w:type="dxa"/>
            <w:vMerge w:val="continue"/>
            <w:tcBorders>
              <w:top w:val="nil"/>
              <w:bottom w:val="nil"/>
            </w:tcBorders>
            <w:vAlign w:val="top"/>
          </w:tcPr>
          <w:p w14:paraId="7FA937B1">
            <w:pPr>
              <w:rPr>
                <w:del w:id="522" w:author="咨询组" w:date="2025-11-13T17:19:44Z"/>
                <w:rFonts w:ascii="Arial"/>
                <w:sz w:val="21"/>
              </w:rPr>
            </w:pPr>
          </w:p>
        </w:tc>
        <w:tc>
          <w:tcPr>
            <w:tcW w:w="5095" w:type="dxa"/>
            <w:tcBorders>
              <w:top w:val="single" w:color="000000" w:sz="2" w:space="0"/>
              <w:bottom w:val="single" w:color="000000" w:sz="2" w:space="0"/>
            </w:tcBorders>
            <w:vAlign w:val="top"/>
          </w:tcPr>
          <w:p w14:paraId="17976C93">
            <w:pPr>
              <w:spacing w:before="55" w:line="217" w:lineRule="auto"/>
              <w:ind w:left="112"/>
              <w:rPr>
                <w:del w:id="523" w:author="咨询组" w:date="2025-11-13T17:19:44Z"/>
                <w:rFonts w:ascii="仿宋" w:hAnsi="仿宋" w:eastAsia="仿宋" w:cs="仿宋"/>
                <w:sz w:val="22"/>
                <w:szCs w:val="22"/>
              </w:rPr>
            </w:pPr>
            <w:del w:id="524" w:author="咨询组" w:date="2025-11-13T17:19:44Z">
              <w:r>
                <w:rPr>
                  <w:rFonts w:ascii="仿宋" w:hAnsi="仿宋" w:eastAsia="仿宋" w:cs="仿宋"/>
                  <w:spacing w:val="1"/>
                  <w:sz w:val="22"/>
                  <w:szCs w:val="22"/>
                  <w14:textOutline w14:w="4005" w14:cap="flat" w14:cmpd="sng">
                    <w14:solidFill>
                      <w14:srgbClr w14:val="000000"/>
                    </w14:solidFill>
                    <w14:prstDash w14:val="solid"/>
                    <w14:miter w14:val="0"/>
                  </w14:textOutline>
                </w:rPr>
                <w:delText>销售业务发展中心、品牌管</w:delText>
              </w:r>
            </w:del>
            <w:del w:id="525" w:author="咨询组" w:date="2025-11-13T17:19:44Z">
              <w:r>
                <w:rPr>
                  <w:rFonts w:ascii="仿宋" w:hAnsi="仿宋" w:eastAsia="仿宋" w:cs="仿宋"/>
                  <w:sz w:val="22"/>
                  <w:szCs w:val="22"/>
                  <w14:textOutline w14:w="4005" w14:cap="flat" w14:cmpd="sng">
                    <w14:solidFill>
                      <w14:srgbClr w14:val="000000"/>
                    </w14:solidFill>
                    <w14:prstDash w14:val="solid"/>
                    <w14:miter w14:val="0"/>
                  </w14:textOutline>
                </w:rPr>
                <w:delText>理中心和销售管理中心</w:delText>
              </w:r>
            </w:del>
          </w:p>
          <w:p w14:paraId="71D56802">
            <w:pPr>
              <w:spacing w:before="52" w:line="219" w:lineRule="auto"/>
              <w:ind w:left="509"/>
              <w:rPr>
                <w:del w:id="526" w:author="咨询组" w:date="2025-11-13T17:19:44Z"/>
                <w:rFonts w:ascii="仿宋" w:hAnsi="仿宋" w:eastAsia="仿宋" w:cs="仿宋"/>
                <w:sz w:val="22"/>
                <w:szCs w:val="22"/>
              </w:rPr>
            </w:pPr>
            <w:del w:id="527" w:author="咨询组" w:date="2025-11-13T17:19:44Z">
              <w:r>
                <w:rPr>
                  <w:rFonts w:ascii="仿宋" w:hAnsi="仿宋" w:eastAsia="仿宋" w:cs="仿宋"/>
                  <w:spacing w:val="-13"/>
                  <w:sz w:val="22"/>
                  <w:szCs w:val="22"/>
                </w:rPr>
                <w:delText>KM1(</w:delText>
              </w:r>
            </w:del>
            <w:del w:id="528" w:author="咨询组" w:date="2025-11-13T17:19:44Z">
              <w:r>
                <w:rPr>
                  <w:rFonts w:ascii="仿宋" w:hAnsi="仿宋" w:eastAsia="仿宋" w:cs="仿宋"/>
                  <w:spacing w:val="-10"/>
                  <w:sz w:val="22"/>
                  <w:szCs w:val="22"/>
                </w:rPr>
                <w:delText>M</w:delText>
              </w:r>
            </w:del>
            <w:del w:id="529" w:author="咨询组" w:date="2025-11-13T17:19:44Z">
              <w:r>
                <w:rPr>
                  <w:rFonts w:ascii="仿宋" w:hAnsi="仿宋" w:eastAsia="仿宋" w:cs="仿宋"/>
                  <w:spacing w:val="-13"/>
                  <w:sz w:val="22"/>
                  <w:szCs w:val="22"/>
                </w:rPr>
                <w:delText>5)及专业总监，省营销中心总经理</w:delText>
              </w:r>
            </w:del>
          </w:p>
        </w:tc>
        <w:tc>
          <w:tcPr>
            <w:tcW w:w="2830" w:type="dxa"/>
            <w:tcBorders>
              <w:top w:val="single" w:color="000000" w:sz="2" w:space="0"/>
              <w:bottom w:val="single" w:color="000000" w:sz="2" w:space="0"/>
            </w:tcBorders>
            <w:vAlign w:val="top"/>
          </w:tcPr>
          <w:p w14:paraId="5F9D36F8">
            <w:pPr>
              <w:spacing w:before="210" w:line="219" w:lineRule="auto"/>
              <w:ind w:left="659"/>
              <w:rPr>
                <w:del w:id="530" w:author="咨询组" w:date="2025-11-13T17:19:44Z"/>
                <w:rFonts w:ascii="仿宋" w:hAnsi="仿宋" w:eastAsia="仿宋" w:cs="仿宋"/>
                <w:sz w:val="22"/>
                <w:szCs w:val="22"/>
              </w:rPr>
            </w:pPr>
            <w:del w:id="531" w:author="咨询组" w:date="2025-11-13T17:19:44Z">
              <w:r>
                <w:rPr>
                  <w:rFonts w:ascii="仿宋" w:hAnsi="仿宋" w:eastAsia="仿宋" w:cs="仿宋"/>
                  <w:spacing w:val="-3"/>
                  <w:sz w:val="22"/>
                  <w:szCs w:val="22"/>
                </w:rPr>
                <w:delText>营销人力部总监</w:delText>
              </w:r>
            </w:del>
          </w:p>
        </w:tc>
      </w:tr>
      <w:tr w14:paraId="023FCA8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8" w:hRule="atLeast"/>
          <w:del w:id="532" w:author="咨询组" w:date="2025-11-13T17:19:44Z"/>
        </w:trPr>
        <w:tc>
          <w:tcPr>
            <w:tcW w:w="1133" w:type="dxa"/>
            <w:vMerge w:val="continue"/>
            <w:tcBorders>
              <w:top w:val="nil"/>
              <w:bottom w:val="nil"/>
            </w:tcBorders>
            <w:vAlign w:val="top"/>
          </w:tcPr>
          <w:p w14:paraId="62EA5CF3">
            <w:pPr>
              <w:rPr>
                <w:del w:id="533" w:author="咨询组" w:date="2025-11-13T17:19:44Z"/>
                <w:rFonts w:ascii="Arial"/>
                <w:sz w:val="21"/>
              </w:rPr>
            </w:pPr>
          </w:p>
        </w:tc>
        <w:tc>
          <w:tcPr>
            <w:tcW w:w="5095" w:type="dxa"/>
            <w:tcBorders>
              <w:top w:val="single" w:color="000000" w:sz="2" w:space="0"/>
              <w:bottom w:val="single" w:color="000000" w:sz="2" w:space="0"/>
            </w:tcBorders>
            <w:vAlign w:val="top"/>
          </w:tcPr>
          <w:p w14:paraId="04ABE82C">
            <w:pPr>
              <w:spacing w:before="57" w:line="219" w:lineRule="auto"/>
              <w:ind w:left="274"/>
              <w:rPr>
                <w:del w:id="534" w:author="咨询组" w:date="2025-11-13T17:19:44Z"/>
                <w:rFonts w:ascii="仿宋" w:hAnsi="仿宋" w:eastAsia="仿宋" w:cs="仿宋"/>
                <w:sz w:val="22"/>
                <w:szCs w:val="22"/>
              </w:rPr>
            </w:pPr>
            <w:del w:id="535" w:author="咨询组" w:date="2025-11-13T17:19:44Z">
              <w:r>
                <w:rPr>
                  <w:rFonts w:ascii="仿宋" w:hAnsi="仿宋" w:eastAsia="仿宋" w:cs="仿宋"/>
                  <w:spacing w:val="-14"/>
                  <w:sz w:val="22"/>
                  <w:szCs w:val="22"/>
                  <w14:textOutline w14:w="4005" w14:cap="flat" w14:cmpd="sng">
                    <w14:solidFill>
                      <w14:srgbClr w14:val="000000"/>
                    </w14:solidFill>
                    <w14:prstDash w14:val="solid"/>
                    <w14:miter w14:val="0"/>
                  </w14:textOutline>
                </w:rPr>
                <w:delText>营运中心</w:delText>
              </w:r>
            </w:del>
            <w:del w:id="536" w:author="咨询组" w:date="2025-11-13T17:19:44Z">
              <w:r>
                <w:rPr>
                  <w:rFonts w:ascii="仿宋" w:hAnsi="仿宋" w:eastAsia="仿宋" w:cs="仿宋"/>
                  <w:spacing w:val="-14"/>
                  <w:sz w:val="22"/>
                  <w:szCs w:val="22"/>
                </w:rPr>
                <w:delText>KM1(</w:delText>
              </w:r>
            </w:del>
            <w:del w:id="537" w:author="咨询组" w:date="2025-11-13T17:19:44Z">
              <w:r>
                <w:rPr>
                  <w:rFonts w:ascii="仿宋" w:hAnsi="仿宋" w:eastAsia="仿宋" w:cs="仿宋"/>
                  <w:spacing w:val="-9"/>
                  <w:sz w:val="22"/>
                  <w:szCs w:val="22"/>
                </w:rPr>
                <w:delText>M</w:delText>
              </w:r>
            </w:del>
            <w:del w:id="538" w:author="咨询组" w:date="2025-11-13T17:19:44Z">
              <w:r>
                <w:rPr>
                  <w:rFonts w:ascii="仿宋" w:hAnsi="仿宋" w:eastAsia="仿宋" w:cs="仿宋"/>
                  <w:spacing w:val="-14"/>
                  <w:sz w:val="22"/>
                  <w:szCs w:val="22"/>
                </w:rPr>
                <w:delText>5)及专业总监，片区营运总监</w:delText>
              </w:r>
            </w:del>
          </w:p>
        </w:tc>
        <w:tc>
          <w:tcPr>
            <w:tcW w:w="2830" w:type="dxa"/>
            <w:tcBorders>
              <w:top w:val="single" w:color="000000" w:sz="2" w:space="0"/>
              <w:bottom w:val="single" w:color="000000" w:sz="2" w:space="0"/>
            </w:tcBorders>
            <w:vAlign w:val="top"/>
          </w:tcPr>
          <w:p w14:paraId="45C99093">
            <w:pPr>
              <w:spacing w:before="57" w:line="219" w:lineRule="auto"/>
              <w:ind w:left="441"/>
              <w:rPr>
                <w:del w:id="539" w:author="咨询组" w:date="2025-11-13T17:19:44Z"/>
                <w:rFonts w:ascii="仿宋" w:hAnsi="仿宋" w:eastAsia="仿宋" w:cs="仿宋"/>
                <w:sz w:val="22"/>
                <w:szCs w:val="22"/>
              </w:rPr>
            </w:pPr>
            <w:del w:id="540" w:author="咨询组" w:date="2025-11-13T17:19:44Z">
              <w:r>
                <w:rPr>
                  <w:rFonts w:ascii="仿宋" w:hAnsi="仿宋" w:eastAsia="仿宋" w:cs="仿宋"/>
                  <w:color w:val="1F2329"/>
                  <w:spacing w:val="-4"/>
                  <w:sz w:val="22"/>
                  <w:szCs w:val="22"/>
                </w:rPr>
                <w:delText>营</w:delText>
              </w:r>
            </w:del>
            <w:del w:id="541" w:author="咨询组" w:date="2025-11-13T17:19:44Z">
              <w:r>
                <w:rPr>
                  <w:rFonts w:ascii="仿宋" w:hAnsi="仿宋" w:eastAsia="仿宋" w:cs="仿宋"/>
                  <w:color w:val="1F2329"/>
                  <w:spacing w:val="-3"/>
                  <w:sz w:val="22"/>
                  <w:szCs w:val="22"/>
                </w:rPr>
                <w:delText>运</w:delText>
              </w:r>
            </w:del>
            <w:del w:id="542" w:author="咨询组" w:date="2025-11-13T17:19:44Z">
              <w:r>
                <w:rPr>
                  <w:rFonts w:ascii="仿宋" w:hAnsi="仿宋" w:eastAsia="仿宋" w:cs="仿宋"/>
                  <w:color w:val="1F2329"/>
                  <w:spacing w:val="-2"/>
                  <w:sz w:val="22"/>
                  <w:szCs w:val="22"/>
                </w:rPr>
                <w:delText>采购人力部总监</w:delText>
              </w:r>
            </w:del>
          </w:p>
        </w:tc>
      </w:tr>
      <w:tr w14:paraId="1263AC0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8" w:hRule="atLeast"/>
          <w:del w:id="543" w:author="咨询组" w:date="2025-11-13T17:19:44Z"/>
        </w:trPr>
        <w:tc>
          <w:tcPr>
            <w:tcW w:w="1133" w:type="dxa"/>
            <w:vMerge w:val="continue"/>
            <w:tcBorders>
              <w:top w:val="nil"/>
              <w:bottom w:val="nil"/>
            </w:tcBorders>
            <w:vAlign w:val="top"/>
          </w:tcPr>
          <w:p w14:paraId="382443AE">
            <w:pPr>
              <w:rPr>
                <w:del w:id="544" w:author="咨询组" w:date="2025-11-13T17:19:44Z"/>
                <w:rFonts w:ascii="Arial"/>
                <w:sz w:val="21"/>
              </w:rPr>
            </w:pPr>
          </w:p>
        </w:tc>
        <w:tc>
          <w:tcPr>
            <w:tcW w:w="5095" w:type="dxa"/>
            <w:tcBorders>
              <w:top w:val="single" w:color="000000" w:sz="2" w:space="0"/>
              <w:bottom w:val="single" w:color="000000" w:sz="2" w:space="0"/>
            </w:tcBorders>
            <w:vAlign w:val="top"/>
          </w:tcPr>
          <w:p w14:paraId="02B07A20">
            <w:pPr>
              <w:spacing w:before="60" w:line="219" w:lineRule="auto"/>
              <w:ind w:left="809"/>
              <w:rPr>
                <w:del w:id="545" w:author="咨询组" w:date="2025-11-13T17:19:44Z"/>
                <w:rFonts w:ascii="仿宋" w:hAnsi="仿宋" w:eastAsia="仿宋" w:cs="仿宋"/>
                <w:sz w:val="22"/>
                <w:szCs w:val="22"/>
              </w:rPr>
            </w:pPr>
            <w:del w:id="546" w:author="咨询组" w:date="2025-11-13T17:19:44Z">
              <w:r>
                <w:rPr>
                  <w:rFonts w:ascii="仿宋" w:hAnsi="仿宋" w:eastAsia="仿宋" w:cs="仿宋"/>
                  <w:spacing w:val="-12"/>
                  <w:sz w:val="22"/>
                  <w:szCs w:val="22"/>
                  <w14:textOutline w14:w="4005" w14:cap="flat" w14:cmpd="sng">
                    <w14:solidFill>
                      <w14:srgbClr w14:val="000000"/>
                    </w14:solidFill>
                    <w14:prstDash w14:val="solid"/>
                    <w14:miter w14:val="0"/>
                  </w14:textOutline>
                </w:rPr>
                <w:delText>采购管理中心</w:delText>
              </w:r>
            </w:del>
            <w:del w:id="547" w:author="咨询组" w:date="2025-11-13T17:19:44Z">
              <w:r>
                <w:rPr>
                  <w:rFonts w:ascii="仿宋" w:hAnsi="仿宋" w:eastAsia="仿宋" w:cs="仿宋"/>
                  <w:spacing w:val="-12"/>
                  <w:sz w:val="22"/>
                  <w:szCs w:val="22"/>
                </w:rPr>
                <w:delText>KM1(</w:delText>
              </w:r>
            </w:del>
            <w:del w:id="548" w:author="咨询组" w:date="2025-11-13T17:19:44Z">
              <w:r>
                <w:rPr>
                  <w:rFonts w:ascii="仿宋" w:hAnsi="仿宋" w:eastAsia="仿宋" w:cs="仿宋"/>
                  <w:spacing w:val="-10"/>
                  <w:sz w:val="22"/>
                  <w:szCs w:val="22"/>
                </w:rPr>
                <w:delText>M</w:delText>
              </w:r>
            </w:del>
            <w:del w:id="549" w:author="咨询组" w:date="2025-11-13T17:19:44Z">
              <w:r>
                <w:rPr>
                  <w:rFonts w:ascii="仿宋" w:hAnsi="仿宋" w:eastAsia="仿宋" w:cs="仿宋"/>
                  <w:spacing w:val="-12"/>
                  <w:sz w:val="22"/>
                  <w:szCs w:val="22"/>
                </w:rPr>
                <w:delText>5)及专业总监</w:delText>
              </w:r>
            </w:del>
          </w:p>
        </w:tc>
        <w:tc>
          <w:tcPr>
            <w:tcW w:w="2830" w:type="dxa"/>
            <w:tcBorders>
              <w:top w:val="single" w:color="000000" w:sz="2" w:space="0"/>
              <w:bottom w:val="single" w:color="000000" w:sz="2" w:space="0"/>
            </w:tcBorders>
            <w:vAlign w:val="top"/>
          </w:tcPr>
          <w:p w14:paraId="23C6697F">
            <w:pPr>
              <w:spacing w:before="60" w:line="219" w:lineRule="auto"/>
              <w:ind w:left="441"/>
              <w:rPr>
                <w:del w:id="550" w:author="咨询组" w:date="2025-11-13T17:19:44Z"/>
                <w:rFonts w:ascii="仿宋" w:hAnsi="仿宋" w:eastAsia="仿宋" w:cs="仿宋"/>
                <w:sz w:val="22"/>
                <w:szCs w:val="22"/>
              </w:rPr>
            </w:pPr>
            <w:del w:id="551" w:author="咨询组" w:date="2025-11-13T17:19:44Z">
              <w:r>
                <w:rPr>
                  <w:rFonts w:ascii="仿宋" w:hAnsi="仿宋" w:eastAsia="仿宋" w:cs="仿宋"/>
                  <w:color w:val="1F2329"/>
                  <w:spacing w:val="-4"/>
                  <w:sz w:val="22"/>
                  <w:szCs w:val="22"/>
                </w:rPr>
                <w:delText>营</w:delText>
              </w:r>
            </w:del>
            <w:del w:id="552" w:author="咨询组" w:date="2025-11-13T17:19:44Z">
              <w:r>
                <w:rPr>
                  <w:rFonts w:ascii="仿宋" w:hAnsi="仿宋" w:eastAsia="仿宋" w:cs="仿宋"/>
                  <w:color w:val="1F2329"/>
                  <w:spacing w:val="-3"/>
                  <w:sz w:val="22"/>
                  <w:szCs w:val="22"/>
                </w:rPr>
                <w:delText>运</w:delText>
              </w:r>
            </w:del>
            <w:del w:id="553" w:author="咨询组" w:date="2025-11-13T17:19:44Z">
              <w:r>
                <w:rPr>
                  <w:rFonts w:ascii="仿宋" w:hAnsi="仿宋" w:eastAsia="仿宋" w:cs="仿宋"/>
                  <w:color w:val="1F2329"/>
                  <w:spacing w:val="-2"/>
                  <w:sz w:val="22"/>
                  <w:szCs w:val="22"/>
                </w:rPr>
                <w:delText>采购人力部总监</w:delText>
              </w:r>
            </w:del>
          </w:p>
        </w:tc>
      </w:tr>
      <w:tr w14:paraId="50224C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40" w:hRule="atLeast"/>
          <w:del w:id="554" w:author="咨询组" w:date="2025-11-13T17:19:44Z"/>
        </w:trPr>
        <w:tc>
          <w:tcPr>
            <w:tcW w:w="1133" w:type="dxa"/>
            <w:vMerge w:val="continue"/>
            <w:tcBorders>
              <w:top w:val="nil"/>
              <w:bottom w:val="nil"/>
            </w:tcBorders>
            <w:vAlign w:val="top"/>
          </w:tcPr>
          <w:p w14:paraId="0C3FB328">
            <w:pPr>
              <w:rPr>
                <w:del w:id="555" w:author="咨询组" w:date="2025-11-13T17:19:44Z"/>
                <w:rFonts w:ascii="Arial"/>
                <w:sz w:val="21"/>
              </w:rPr>
            </w:pPr>
          </w:p>
        </w:tc>
        <w:tc>
          <w:tcPr>
            <w:tcW w:w="5095" w:type="dxa"/>
            <w:tcBorders>
              <w:top w:val="single" w:color="000000" w:sz="2" w:space="0"/>
              <w:bottom w:val="single" w:color="000000" w:sz="2" w:space="0"/>
            </w:tcBorders>
            <w:vAlign w:val="top"/>
          </w:tcPr>
          <w:p w14:paraId="0D7074E7">
            <w:pPr>
              <w:spacing w:before="55" w:line="241" w:lineRule="auto"/>
              <w:ind w:left="1992" w:right="146" w:hanging="1827"/>
              <w:rPr>
                <w:del w:id="556" w:author="咨询组" w:date="2025-11-13T17:19:44Z"/>
                <w:rFonts w:ascii="仿宋" w:hAnsi="仿宋" w:eastAsia="仿宋" w:cs="仿宋"/>
                <w:sz w:val="22"/>
                <w:szCs w:val="22"/>
              </w:rPr>
            </w:pPr>
            <w:del w:id="557" w:author="咨询组" w:date="2025-11-13T17:19:44Z">
              <w:r>
                <w:rPr>
                  <w:rFonts w:ascii="仿宋" w:hAnsi="仿宋" w:eastAsia="仿宋" w:cs="仿宋"/>
                  <w:spacing w:val="-25"/>
                  <w:sz w:val="22"/>
                  <w:szCs w:val="22"/>
                  <w14:textOutline w14:w="4005" w14:cap="flat" w14:cmpd="sng">
                    <w14:solidFill>
                      <w14:srgbClr w14:val="000000"/>
                    </w14:solidFill>
                    <w14:prstDash w14:val="solid"/>
                    <w14:miter w14:val="0"/>
                  </w14:textOutline>
                </w:rPr>
                <w:delText>生</w:delText>
              </w:r>
            </w:del>
            <w:del w:id="558" w:author="咨询组" w:date="2025-11-13T17:19:44Z">
              <w:r>
                <w:rPr>
                  <w:rFonts w:ascii="仿宋" w:hAnsi="仿宋" w:eastAsia="仿宋" w:cs="仿宋"/>
                  <w:spacing w:val="-13"/>
                  <w:sz w:val="22"/>
                  <w:szCs w:val="22"/>
                  <w14:textOutline w14:w="4005" w14:cap="flat" w14:cmpd="sng">
                    <w14:solidFill>
                      <w14:srgbClr w14:val="000000"/>
                    </w14:solidFill>
                    <w14:prstDash w14:val="solid"/>
                    <w14:miter w14:val="0"/>
                  </w14:textOutline>
                </w:rPr>
                <w:delText>产中心</w:delText>
              </w:r>
            </w:del>
            <w:del w:id="559" w:author="咨询组" w:date="2025-11-13T17:19:44Z">
              <w:r>
                <w:rPr>
                  <w:rFonts w:ascii="仿宋" w:hAnsi="仿宋" w:eastAsia="仿宋" w:cs="仿宋"/>
                  <w:spacing w:val="-13"/>
                  <w:sz w:val="22"/>
                  <w:szCs w:val="22"/>
                </w:rPr>
                <w:delText>KM1(M5)及专业总监，片区生产部总监</w:delText>
              </w:r>
            </w:del>
            <w:del w:id="560" w:author="咨询组" w:date="2025-11-13T17:19:44Z">
              <w:r>
                <w:rPr>
                  <w:rFonts w:ascii="仿宋" w:hAnsi="仿宋" w:eastAsia="仿宋" w:cs="仿宋"/>
                  <w:spacing w:val="-1"/>
                  <w:sz w:val="22"/>
                  <w:szCs w:val="22"/>
                </w:rPr>
                <w:delText>及专业</w:delText>
              </w:r>
            </w:del>
            <w:del w:id="561" w:author="咨询组" w:date="2025-11-13T17:19:44Z">
              <w:r>
                <w:rPr>
                  <w:rFonts w:ascii="仿宋" w:hAnsi="仿宋" w:eastAsia="仿宋" w:cs="仿宋"/>
                  <w:sz w:val="22"/>
                  <w:szCs w:val="22"/>
                </w:rPr>
                <w:delText>总监</w:delText>
              </w:r>
            </w:del>
          </w:p>
        </w:tc>
        <w:tc>
          <w:tcPr>
            <w:tcW w:w="2830" w:type="dxa"/>
            <w:tcBorders>
              <w:top w:val="single" w:color="000000" w:sz="2" w:space="0"/>
              <w:bottom w:val="single" w:color="000000" w:sz="2" w:space="0"/>
            </w:tcBorders>
            <w:vAlign w:val="top"/>
          </w:tcPr>
          <w:p w14:paraId="74C30B22">
            <w:pPr>
              <w:spacing w:before="211" w:line="219" w:lineRule="auto"/>
              <w:ind w:left="658"/>
              <w:rPr>
                <w:del w:id="562" w:author="咨询组" w:date="2025-11-13T17:19:44Z"/>
                <w:rFonts w:ascii="仿宋" w:hAnsi="仿宋" w:eastAsia="仿宋" w:cs="仿宋"/>
                <w:sz w:val="22"/>
                <w:szCs w:val="22"/>
              </w:rPr>
            </w:pPr>
            <w:del w:id="563" w:author="咨询组" w:date="2025-11-13T17:19:44Z">
              <w:r>
                <w:rPr>
                  <w:rFonts w:ascii="仿宋" w:hAnsi="仿宋" w:eastAsia="仿宋" w:cs="仿宋"/>
                  <w:spacing w:val="-4"/>
                  <w:sz w:val="22"/>
                  <w:szCs w:val="22"/>
                </w:rPr>
                <w:delText>生产人</w:delText>
              </w:r>
            </w:del>
            <w:del w:id="564" w:author="咨询组" w:date="2025-11-13T17:19:44Z">
              <w:r>
                <w:rPr>
                  <w:rFonts w:ascii="仿宋" w:hAnsi="仿宋" w:eastAsia="仿宋" w:cs="仿宋"/>
                  <w:spacing w:val="-2"/>
                  <w:sz w:val="22"/>
                  <w:szCs w:val="22"/>
                </w:rPr>
                <w:delText>力部总监</w:delText>
              </w:r>
            </w:del>
          </w:p>
        </w:tc>
      </w:tr>
      <w:tr w14:paraId="66A128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8" w:hRule="atLeast"/>
          <w:del w:id="565" w:author="咨询组" w:date="2025-11-13T17:19:44Z"/>
        </w:trPr>
        <w:tc>
          <w:tcPr>
            <w:tcW w:w="1133" w:type="dxa"/>
            <w:vMerge w:val="continue"/>
            <w:tcBorders>
              <w:top w:val="nil"/>
              <w:bottom w:val="nil"/>
            </w:tcBorders>
            <w:vAlign w:val="top"/>
          </w:tcPr>
          <w:p w14:paraId="3FD722B4">
            <w:pPr>
              <w:rPr>
                <w:del w:id="566" w:author="咨询组" w:date="2025-11-13T17:19:44Z"/>
                <w:rFonts w:ascii="Arial"/>
                <w:sz w:val="21"/>
              </w:rPr>
            </w:pPr>
          </w:p>
        </w:tc>
        <w:tc>
          <w:tcPr>
            <w:tcW w:w="5095" w:type="dxa"/>
            <w:tcBorders>
              <w:top w:val="single" w:color="000000" w:sz="2" w:space="0"/>
              <w:bottom w:val="single" w:color="000000" w:sz="2" w:space="0"/>
            </w:tcBorders>
            <w:vAlign w:val="top"/>
          </w:tcPr>
          <w:p w14:paraId="03524DBD">
            <w:pPr>
              <w:spacing w:before="58" w:line="220" w:lineRule="auto"/>
              <w:ind w:left="1311"/>
              <w:rPr>
                <w:del w:id="567" w:author="咨询组" w:date="2025-11-13T17:19:44Z"/>
                <w:rFonts w:ascii="仿宋" w:hAnsi="仿宋" w:eastAsia="仿宋" w:cs="仿宋"/>
                <w:sz w:val="22"/>
                <w:szCs w:val="22"/>
              </w:rPr>
            </w:pPr>
            <w:del w:id="568" w:author="咨询组" w:date="2025-11-13T17:19:44Z">
              <w:r>
                <w:rPr>
                  <w:rFonts w:ascii="仿宋" w:hAnsi="仿宋" w:eastAsia="仿宋" w:cs="仿宋"/>
                  <w:spacing w:val="-16"/>
                  <w:sz w:val="22"/>
                  <w:szCs w:val="22"/>
                  <w14:textOutline w14:w="4005" w14:cap="flat" w14:cmpd="sng">
                    <w14:solidFill>
                      <w14:srgbClr w14:val="000000"/>
                    </w14:solidFill>
                    <w14:prstDash w14:val="solid"/>
                    <w14:miter w14:val="0"/>
                  </w14:textOutline>
                </w:rPr>
                <w:delText>工厂</w:delText>
              </w:r>
            </w:del>
            <w:del w:id="569" w:author="咨询组" w:date="2025-11-13T17:19:44Z">
              <w:r>
                <w:rPr>
                  <w:rFonts w:ascii="仿宋" w:hAnsi="仿宋" w:eastAsia="仿宋" w:cs="仿宋"/>
                  <w:spacing w:val="-16"/>
                  <w:sz w:val="22"/>
                  <w:szCs w:val="22"/>
                </w:rPr>
                <w:delText>KT(</w:delText>
              </w:r>
            </w:del>
            <w:del w:id="570" w:author="咨询组" w:date="2025-11-13T17:19:44Z">
              <w:r>
                <w:rPr>
                  <w:rFonts w:ascii="仿宋" w:hAnsi="仿宋" w:eastAsia="仿宋" w:cs="仿宋"/>
                  <w:spacing w:val="-13"/>
                  <w:sz w:val="22"/>
                  <w:szCs w:val="22"/>
                </w:rPr>
                <w:delText>M</w:delText>
              </w:r>
            </w:del>
            <w:del w:id="571" w:author="咨询组" w:date="2025-11-13T17:19:44Z">
              <w:r>
                <w:rPr>
                  <w:rFonts w:ascii="仿宋" w:hAnsi="仿宋" w:eastAsia="仿宋" w:cs="仿宋"/>
                  <w:spacing w:val="-16"/>
                  <w:sz w:val="22"/>
                  <w:szCs w:val="22"/>
                </w:rPr>
                <w:delText>4)及专业总监</w:delText>
              </w:r>
            </w:del>
          </w:p>
        </w:tc>
        <w:tc>
          <w:tcPr>
            <w:tcW w:w="2830" w:type="dxa"/>
            <w:tcBorders>
              <w:top w:val="single" w:color="000000" w:sz="2" w:space="0"/>
              <w:bottom w:val="single" w:color="000000" w:sz="2" w:space="0"/>
            </w:tcBorders>
            <w:vAlign w:val="top"/>
          </w:tcPr>
          <w:p w14:paraId="25131341">
            <w:pPr>
              <w:spacing w:before="58" w:line="219" w:lineRule="auto"/>
              <w:ind w:left="658"/>
              <w:rPr>
                <w:del w:id="572" w:author="咨询组" w:date="2025-11-13T17:19:44Z"/>
                <w:rFonts w:ascii="仿宋" w:hAnsi="仿宋" w:eastAsia="仿宋" w:cs="仿宋"/>
                <w:sz w:val="22"/>
                <w:szCs w:val="22"/>
              </w:rPr>
            </w:pPr>
            <w:del w:id="573" w:author="咨询组" w:date="2025-11-13T17:19:44Z">
              <w:r>
                <w:rPr>
                  <w:rFonts w:ascii="仿宋" w:hAnsi="仿宋" w:eastAsia="仿宋" w:cs="仿宋"/>
                  <w:spacing w:val="-4"/>
                  <w:sz w:val="22"/>
                  <w:szCs w:val="22"/>
                </w:rPr>
                <w:delText>生产人</w:delText>
              </w:r>
            </w:del>
            <w:del w:id="574" w:author="咨询组" w:date="2025-11-13T17:19:44Z">
              <w:r>
                <w:rPr>
                  <w:rFonts w:ascii="仿宋" w:hAnsi="仿宋" w:eastAsia="仿宋" w:cs="仿宋"/>
                  <w:spacing w:val="-2"/>
                  <w:sz w:val="22"/>
                  <w:szCs w:val="22"/>
                </w:rPr>
                <w:delText>力部总监</w:delText>
              </w:r>
            </w:del>
          </w:p>
        </w:tc>
      </w:tr>
      <w:tr w14:paraId="4EA3F0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8" w:hRule="atLeast"/>
          <w:del w:id="575" w:author="咨询组" w:date="2025-11-13T17:19:44Z"/>
        </w:trPr>
        <w:tc>
          <w:tcPr>
            <w:tcW w:w="1133" w:type="dxa"/>
            <w:vMerge w:val="continue"/>
            <w:tcBorders>
              <w:top w:val="nil"/>
              <w:bottom w:val="single" w:color="000000" w:sz="2" w:space="0"/>
            </w:tcBorders>
            <w:vAlign w:val="top"/>
          </w:tcPr>
          <w:p w14:paraId="3B5AE9ED">
            <w:pPr>
              <w:rPr>
                <w:del w:id="576" w:author="咨询组" w:date="2025-11-13T17:19:44Z"/>
                <w:rFonts w:ascii="Arial"/>
                <w:sz w:val="21"/>
              </w:rPr>
            </w:pPr>
          </w:p>
        </w:tc>
        <w:tc>
          <w:tcPr>
            <w:tcW w:w="5095" w:type="dxa"/>
            <w:tcBorders>
              <w:top w:val="single" w:color="000000" w:sz="2" w:space="0"/>
              <w:bottom w:val="single" w:color="000000" w:sz="2" w:space="0"/>
            </w:tcBorders>
            <w:vAlign w:val="top"/>
          </w:tcPr>
          <w:p w14:paraId="714DAF63">
            <w:pPr>
              <w:spacing w:before="61" w:line="219" w:lineRule="auto"/>
              <w:ind w:left="981"/>
              <w:rPr>
                <w:del w:id="577" w:author="咨询组" w:date="2025-11-13T17:19:44Z"/>
                <w:rFonts w:ascii="仿宋" w:hAnsi="仿宋" w:eastAsia="仿宋" w:cs="仿宋"/>
                <w:sz w:val="22"/>
                <w:szCs w:val="22"/>
              </w:rPr>
            </w:pPr>
            <w:del w:id="578" w:author="咨询组" w:date="2025-11-13T17:19:44Z">
              <w:r>
                <w:rPr>
                  <w:rFonts w:ascii="仿宋" w:hAnsi="仿宋" w:eastAsia="仿宋" w:cs="仿宋"/>
                  <w:spacing w:val="6"/>
                  <w:sz w:val="22"/>
                  <w:szCs w:val="22"/>
                  <w14:textOutline w14:w="4005" w14:cap="flat" w14:cmpd="sng">
                    <w14:solidFill>
                      <w14:srgbClr w14:val="000000"/>
                    </w14:solidFill>
                    <w14:prstDash w14:val="solid"/>
                    <w14:miter w14:val="0"/>
                  </w14:textOutline>
                </w:rPr>
                <w:delText>省</w:delText>
              </w:r>
            </w:del>
            <w:del w:id="579" w:author="咨询组" w:date="2025-11-13T17:19:44Z">
              <w:r>
                <w:rPr>
                  <w:rFonts w:ascii="仿宋" w:hAnsi="仿宋" w:eastAsia="仿宋" w:cs="仿宋"/>
                  <w:spacing w:val="4"/>
                  <w:sz w:val="22"/>
                  <w:szCs w:val="22"/>
                  <w14:textOutline w14:w="4005" w14:cap="flat" w14:cmpd="sng">
                    <w14:solidFill>
                      <w14:srgbClr w14:val="000000"/>
                    </w14:solidFill>
                    <w14:prstDash w14:val="solid"/>
                    <w14:miter w14:val="0"/>
                  </w14:textOutline>
                </w:rPr>
                <w:delText>营</w:delText>
              </w:r>
            </w:del>
            <w:del w:id="580" w:author="咨询组" w:date="2025-11-13T17:19:44Z">
              <w:r>
                <w:rPr>
                  <w:rFonts w:ascii="仿宋" w:hAnsi="仿宋" w:eastAsia="仿宋" w:cs="仿宋"/>
                  <w:spacing w:val="3"/>
                  <w:sz w:val="22"/>
                  <w:szCs w:val="22"/>
                  <w14:textOutline w14:w="4005" w14:cap="flat" w14:cmpd="sng">
                    <w14:solidFill>
                      <w14:srgbClr w14:val="000000"/>
                    </w14:solidFill>
                    <w14:prstDash w14:val="solid"/>
                    <w14:miter w14:val="0"/>
                  </w14:textOutline>
                </w:rPr>
                <w:delText>销中心</w:delText>
              </w:r>
            </w:del>
            <w:del w:id="581" w:author="咨询组" w:date="2025-11-13T17:19:44Z">
              <w:r>
                <w:rPr>
                  <w:rFonts w:ascii="仿宋" w:hAnsi="仿宋" w:eastAsia="仿宋" w:cs="仿宋"/>
                  <w:sz w:val="22"/>
                  <w:szCs w:val="22"/>
                </w:rPr>
                <w:delText>KT</w:delText>
              </w:r>
            </w:del>
            <w:del w:id="582" w:author="咨询组" w:date="2025-11-13T17:19:44Z">
              <w:r>
                <w:rPr>
                  <w:rFonts w:ascii="仿宋" w:hAnsi="仿宋" w:eastAsia="仿宋" w:cs="仿宋"/>
                  <w:spacing w:val="3"/>
                  <w:sz w:val="22"/>
                  <w:szCs w:val="22"/>
                </w:rPr>
                <w:delText>(</w:delText>
              </w:r>
            </w:del>
            <w:del w:id="583" w:author="咨询组" w:date="2025-11-13T17:19:44Z">
              <w:r>
                <w:rPr>
                  <w:rFonts w:ascii="仿宋" w:hAnsi="仿宋" w:eastAsia="仿宋" w:cs="仿宋"/>
                  <w:sz w:val="22"/>
                  <w:szCs w:val="22"/>
                </w:rPr>
                <w:delText>M</w:delText>
              </w:r>
            </w:del>
            <w:del w:id="584" w:author="咨询组" w:date="2025-11-13T17:19:44Z">
              <w:r>
                <w:rPr>
                  <w:rFonts w:ascii="仿宋" w:hAnsi="仿宋" w:eastAsia="仿宋" w:cs="仿宋"/>
                  <w:spacing w:val="3"/>
                  <w:sz w:val="22"/>
                  <w:szCs w:val="22"/>
                </w:rPr>
                <w:delText>4)、专业总监</w:delText>
              </w:r>
            </w:del>
          </w:p>
        </w:tc>
        <w:tc>
          <w:tcPr>
            <w:tcW w:w="2830" w:type="dxa"/>
            <w:tcBorders>
              <w:top w:val="single" w:color="000000" w:sz="2" w:space="0"/>
              <w:bottom w:val="single" w:color="000000" w:sz="2" w:space="0"/>
            </w:tcBorders>
            <w:vAlign w:val="top"/>
          </w:tcPr>
          <w:p w14:paraId="786BFFF0">
            <w:pPr>
              <w:spacing w:before="61" w:line="217" w:lineRule="auto"/>
              <w:ind w:left="202"/>
              <w:rPr>
                <w:del w:id="585" w:author="咨询组" w:date="2025-11-13T17:19:44Z"/>
                <w:rFonts w:ascii="仿宋" w:hAnsi="仿宋" w:eastAsia="仿宋" w:cs="仿宋"/>
                <w:sz w:val="22"/>
                <w:szCs w:val="22"/>
              </w:rPr>
            </w:pPr>
            <w:del w:id="586" w:author="咨询组" w:date="2025-11-13T17:19:44Z">
              <w:r>
                <w:rPr>
                  <w:rFonts w:ascii="仿宋" w:hAnsi="仿宋" w:eastAsia="仿宋" w:cs="仿宋"/>
                  <w:spacing w:val="-1"/>
                  <w:sz w:val="22"/>
                  <w:szCs w:val="22"/>
                </w:rPr>
                <w:delText>销售</w:delText>
              </w:r>
            </w:del>
            <w:del w:id="587" w:author="咨询组" w:date="2025-11-13T17:19:44Z">
              <w:r>
                <w:rPr>
                  <w:rFonts w:ascii="仿宋" w:hAnsi="仿宋" w:eastAsia="仿宋" w:cs="仿宋"/>
                  <w:sz w:val="22"/>
                  <w:szCs w:val="22"/>
                </w:rPr>
                <w:delText>事业部人力资源总监</w:delText>
              </w:r>
            </w:del>
          </w:p>
        </w:tc>
      </w:tr>
      <w:tr w14:paraId="5447A1B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40" w:hRule="atLeast"/>
          <w:del w:id="588" w:author="咨询组" w:date="2025-11-13T17:19:44Z"/>
        </w:trPr>
        <w:tc>
          <w:tcPr>
            <w:tcW w:w="1133" w:type="dxa"/>
            <w:vMerge w:val="restart"/>
            <w:tcBorders>
              <w:top w:val="single" w:color="000000" w:sz="2" w:space="0"/>
              <w:bottom w:val="nil"/>
            </w:tcBorders>
            <w:vAlign w:val="top"/>
          </w:tcPr>
          <w:p w14:paraId="7709B341">
            <w:pPr>
              <w:spacing w:line="331" w:lineRule="auto"/>
              <w:rPr>
                <w:del w:id="589" w:author="咨询组" w:date="2025-11-13T17:19:44Z"/>
                <w:rFonts w:ascii="Arial"/>
                <w:sz w:val="21"/>
              </w:rPr>
            </w:pPr>
          </w:p>
          <w:p w14:paraId="75DFB557">
            <w:pPr>
              <w:spacing w:before="72" w:line="218" w:lineRule="auto"/>
              <w:ind w:left="131"/>
              <w:rPr>
                <w:del w:id="590" w:author="咨询组" w:date="2025-11-13T17:19:44Z"/>
                <w:rFonts w:ascii="仿宋" w:hAnsi="仿宋" w:eastAsia="仿宋" w:cs="仿宋"/>
                <w:sz w:val="22"/>
                <w:szCs w:val="22"/>
              </w:rPr>
            </w:pPr>
            <w:del w:id="591" w:author="咨询组" w:date="2025-11-13T17:19:44Z">
              <w:r>
                <w:rPr>
                  <w:rFonts w:ascii="仿宋" w:hAnsi="仿宋" w:eastAsia="仿宋" w:cs="仿宋"/>
                  <w:spacing w:val="-4"/>
                  <w:sz w:val="22"/>
                  <w:szCs w:val="22"/>
                </w:rPr>
                <w:delText>华</w:delText>
              </w:r>
            </w:del>
            <w:del w:id="592" w:author="咨询组" w:date="2025-11-13T17:19:44Z">
              <w:r>
                <w:rPr>
                  <w:rFonts w:ascii="仿宋" w:hAnsi="仿宋" w:eastAsia="仿宋" w:cs="仿宋"/>
                  <w:spacing w:val="-3"/>
                  <w:sz w:val="22"/>
                  <w:szCs w:val="22"/>
                </w:rPr>
                <w:delText>润</w:delText>
              </w:r>
            </w:del>
            <w:del w:id="593" w:author="咨询组" w:date="2025-11-13T17:19:44Z">
              <w:r>
                <w:rPr>
                  <w:rFonts w:ascii="仿宋" w:hAnsi="仿宋" w:eastAsia="仿宋" w:cs="仿宋"/>
                  <w:spacing w:val="-2"/>
                  <w:sz w:val="22"/>
                  <w:szCs w:val="22"/>
                </w:rPr>
                <w:delText>酒业</w:delText>
              </w:r>
            </w:del>
          </w:p>
        </w:tc>
        <w:tc>
          <w:tcPr>
            <w:tcW w:w="5095" w:type="dxa"/>
            <w:tcBorders>
              <w:top w:val="single" w:color="000000" w:sz="2" w:space="0"/>
              <w:bottom w:val="single" w:color="000000" w:sz="2" w:space="0"/>
            </w:tcBorders>
            <w:vAlign w:val="top"/>
          </w:tcPr>
          <w:p w14:paraId="4C2DE219">
            <w:pPr>
              <w:spacing w:before="61" w:line="219" w:lineRule="auto"/>
              <w:ind w:left="129"/>
              <w:rPr>
                <w:del w:id="594" w:author="咨询组" w:date="2025-11-13T17:19:44Z"/>
                <w:rFonts w:ascii="仿宋" w:hAnsi="仿宋" w:eastAsia="仿宋" w:cs="仿宋"/>
                <w:sz w:val="22"/>
                <w:szCs w:val="22"/>
              </w:rPr>
            </w:pPr>
            <w:del w:id="595" w:author="咨询组" w:date="2025-11-13T17:19:44Z">
              <w:r>
                <w:rPr>
                  <w:rFonts w:ascii="仿宋" w:hAnsi="仿宋" w:eastAsia="仿宋" w:cs="仿宋"/>
                  <w:spacing w:val="-32"/>
                  <w:sz w:val="22"/>
                  <w:szCs w:val="22"/>
                  <w14:textOutline w14:w="4005" w14:cap="flat" w14:cmpd="sng">
                    <w14:solidFill>
                      <w14:srgbClr w14:val="000000"/>
                    </w14:solidFill>
                    <w14:prstDash w14:val="solid"/>
                    <w14:miter w14:val="0"/>
                  </w14:textOutline>
                </w:rPr>
                <w:delText>酒</w:delText>
              </w:r>
            </w:del>
            <w:del w:id="596" w:author="咨询组" w:date="2025-11-13T17:19:44Z">
              <w:r>
                <w:rPr>
                  <w:rFonts w:ascii="仿宋" w:hAnsi="仿宋" w:eastAsia="仿宋" w:cs="仿宋"/>
                  <w:spacing w:val="-16"/>
                  <w:sz w:val="22"/>
                  <w:szCs w:val="22"/>
                  <w14:textOutline w14:w="4005" w14:cap="flat" w14:cmpd="sng">
                    <w14:solidFill>
                      <w14:srgbClr w14:val="000000"/>
                    </w14:solidFill>
                    <w14:prstDash w14:val="solid"/>
                    <w14:miter w14:val="0"/>
                  </w14:textOutline>
                </w:rPr>
                <w:delText>业总部</w:delText>
              </w:r>
            </w:del>
            <w:del w:id="597" w:author="咨询组" w:date="2025-11-13T17:19:44Z">
              <w:r>
                <w:rPr>
                  <w:rFonts w:ascii="仿宋" w:hAnsi="仿宋" w:eastAsia="仿宋" w:cs="仿宋"/>
                  <w:spacing w:val="-16"/>
                  <w:sz w:val="22"/>
                  <w:szCs w:val="22"/>
                </w:rPr>
                <w:delText>KM1(M5)、专业总监、P7专业岗(若有)</w:delText>
              </w:r>
            </w:del>
          </w:p>
        </w:tc>
        <w:tc>
          <w:tcPr>
            <w:tcW w:w="2830" w:type="dxa"/>
            <w:tcBorders>
              <w:top w:val="single" w:color="000000" w:sz="2" w:space="0"/>
              <w:bottom w:val="single" w:color="000000" w:sz="2" w:space="0"/>
            </w:tcBorders>
            <w:vAlign w:val="top"/>
          </w:tcPr>
          <w:p w14:paraId="376E5459">
            <w:pPr>
              <w:spacing w:before="61" w:line="218" w:lineRule="auto"/>
              <w:ind w:left="214"/>
              <w:rPr>
                <w:del w:id="598" w:author="咨询组" w:date="2025-11-13T17:19:44Z"/>
                <w:rFonts w:ascii="仿宋" w:hAnsi="仿宋" w:eastAsia="仿宋" w:cs="仿宋"/>
                <w:sz w:val="22"/>
                <w:szCs w:val="22"/>
              </w:rPr>
            </w:pPr>
            <w:del w:id="599" w:author="咨询组" w:date="2025-11-13T17:19:44Z">
              <w:r>
                <w:rPr>
                  <w:rFonts w:ascii="仿宋" w:hAnsi="仿宋" w:eastAsia="仿宋" w:cs="仿宋"/>
                  <w:spacing w:val="-2"/>
                  <w:sz w:val="22"/>
                  <w:szCs w:val="22"/>
                </w:rPr>
                <w:delText>华润酒业</w:delText>
              </w:r>
            </w:del>
            <w:del w:id="600" w:author="咨询组" w:date="2025-11-13T17:19:44Z">
              <w:r>
                <w:rPr>
                  <w:rFonts w:ascii="仿宋" w:hAnsi="仿宋" w:eastAsia="仿宋" w:cs="仿宋"/>
                  <w:spacing w:val="-1"/>
                  <w:sz w:val="22"/>
                  <w:szCs w:val="22"/>
                </w:rPr>
                <w:delText>人力资源部总监</w:delText>
              </w:r>
            </w:del>
          </w:p>
        </w:tc>
      </w:tr>
      <w:tr w14:paraId="3D7E5E2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38" w:hRule="atLeast"/>
          <w:del w:id="601" w:author="咨询组" w:date="2025-11-13T17:19:44Z"/>
        </w:trPr>
        <w:tc>
          <w:tcPr>
            <w:tcW w:w="1133" w:type="dxa"/>
            <w:vMerge w:val="continue"/>
            <w:tcBorders>
              <w:top w:val="nil"/>
              <w:bottom w:val="nil"/>
            </w:tcBorders>
            <w:vAlign w:val="top"/>
          </w:tcPr>
          <w:p w14:paraId="03789C44">
            <w:pPr>
              <w:rPr>
                <w:del w:id="602" w:author="咨询组" w:date="2025-11-13T17:19:44Z"/>
                <w:rFonts w:ascii="Arial"/>
                <w:sz w:val="21"/>
              </w:rPr>
            </w:pPr>
          </w:p>
        </w:tc>
        <w:tc>
          <w:tcPr>
            <w:tcW w:w="5095" w:type="dxa"/>
            <w:tcBorders>
              <w:top w:val="single" w:color="000000" w:sz="2" w:space="0"/>
              <w:bottom w:val="single" w:color="000000" w:sz="2" w:space="0"/>
            </w:tcBorders>
            <w:vAlign w:val="top"/>
          </w:tcPr>
          <w:p w14:paraId="183725C4">
            <w:pPr>
              <w:spacing w:before="60" w:line="219" w:lineRule="auto"/>
              <w:ind w:left="1365"/>
              <w:rPr>
                <w:del w:id="603" w:author="咨询组" w:date="2025-11-13T17:19:44Z"/>
                <w:rFonts w:ascii="仿宋" w:hAnsi="仿宋" w:eastAsia="仿宋" w:cs="仿宋"/>
                <w:sz w:val="22"/>
                <w:szCs w:val="22"/>
              </w:rPr>
            </w:pPr>
            <w:del w:id="604" w:author="咨询组" w:date="2025-11-13T17:19:44Z">
              <w:r>
                <w:rPr>
                  <w:rFonts w:ascii="仿宋" w:hAnsi="仿宋" w:eastAsia="仿宋" w:cs="仿宋"/>
                  <w:spacing w:val="-14"/>
                  <w:sz w:val="22"/>
                  <w:szCs w:val="22"/>
                  <w14:textOutline w14:w="4005" w14:cap="flat" w14:cmpd="sng">
                    <w14:solidFill>
                      <w14:srgbClr w14:val="000000"/>
                    </w14:solidFill>
                    <w14:prstDash w14:val="solid"/>
                    <w14:miter w14:val="0"/>
                  </w14:textOutline>
                </w:rPr>
                <w:delText>酒</w:delText>
              </w:r>
            </w:del>
            <w:del w:id="605" w:author="咨询组" w:date="2025-11-13T17:19:44Z">
              <w:r>
                <w:rPr>
                  <w:rFonts w:ascii="仿宋" w:hAnsi="仿宋" w:eastAsia="仿宋" w:cs="仿宋"/>
                  <w:spacing w:val="-13"/>
                  <w:sz w:val="22"/>
                  <w:szCs w:val="22"/>
                  <w14:textOutline w14:w="4005" w14:cap="flat" w14:cmpd="sng">
                    <w14:solidFill>
                      <w14:srgbClr w14:val="000000"/>
                    </w14:solidFill>
                    <w14:prstDash w14:val="solid"/>
                    <w14:miter w14:val="0"/>
                  </w14:textOutline>
                </w:rPr>
                <w:delText>业控股公司</w:delText>
              </w:r>
            </w:del>
            <w:del w:id="606" w:author="咨询组" w:date="2025-11-13T17:19:44Z">
              <w:r>
                <w:rPr>
                  <w:rFonts w:ascii="仿宋" w:hAnsi="仿宋" w:eastAsia="仿宋" w:cs="仿宋"/>
                  <w:spacing w:val="-13"/>
                  <w:sz w:val="22"/>
                  <w:szCs w:val="22"/>
                </w:rPr>
                <w:delText>KM1(M5)</w:delText>
              </w:r>
            </w:del>
          </w:p>
        </w:tc>
        <w:tc>
          <w:tcPr>
            <w:tcW w:w="2830" w:type="dxa"/>
            <w:tcBorders>
              <w:top w:val="single" w:color="000000" w:sz="2" w:space="0"/>
              <w:bottom w:val="single" w:color="000000" w:sz="2" w:space="0"/>
            </w:tcBorders>
            <w:vAlign w:val="top"/>
          </w:tcPr>
          <w:p w14:paraId="520A46D3">
            <w:pPr>
              <w:spacing w:before="60" w:line="218" w:lineRule="auto"/>
              <w:ind w:left="214"/>
              <w:rPr>
                <w:del w:id="607" w:author="咨询组" w:date="2025-11-13T17:19:44Z"/>
                <w:rFonts w:ascii="仿宋" w:hAnsi="仿宋" w:eastAsia="仿宋" w:cs="仿宋"/>
                <w:sz w:val="22"/>
                <w:szCs w:val="22"/>
              </w:rPr>
            </w:pPr>
            <w:del w:id="608" w:author="咨询组" w:date="2025-11-13T17:19:44Z">
              <w:r>
                <w:rPr>
                  <w:rFonts w:ascii="仿宋" w:hAnsi="仿宋" w:eastAsia="仿宋" w:cs="仿宋"/>
                  <w:spacing w:val="-2"/>
                  <w:sz w:val="22"/>
                  <w:szCs w:val="22"/>
                </w:rPr>
                <w:delText>华润酒业</w:delText>
              </w:r>
            </w:del>
            <w:del w:id="609" w:author="咨询组" w:date="2025-11-13T17:19:44Z">
              <w:r>
                <w:rPr>
                  <w:rFonts w:ascii="仿宋" w:hAnsi="仿宋" w:eastAsia="仿宋" w:cs="仿宋"/>
                  <w:spacing w:val="-1"/>
                  <w:sz w:val="22"/>
                  <w:szCs w:val="22"/>
                </w:rPr>
                <w:delText>人力资源部总监</w:delText>
              </w:r>
            </w:del>
          </w:p>
        </w:tc>
      </w:tr>
      <w:tr w14:paraId="280BD5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50" w:hRule="atLeast"/>
          <w:del w:id="610" w:author="咨询组" w:date="2025-11-13T17:19:44Z"/>
        </w:trPr>
        <w:tc>
          <w:tcPr>
            <w:tcW w:w="1133" w:type="dxa"/>
            <w:vMerge w:val="continue"/>
            <w:tcBorders>
              <w:top w:val="nil"/>
              <w:bottom w:val="single" w:color="000000" w:sz="2" w:space="0"/>
            </w:tcBorders>
            <w:vAlign w:val="top"/>
          </w:tcPr>
          <w:p w14:paraId="21753FA2">
            <w:pPr>
              <w:rPr>
                <w:del w:id="611" w:author="咨询组" w:date="2025-11-13T17:19:44Z"/>
                <w:rFonts w:ascii="Arial"/>
                <w:sz w:val="21"/>
              </w:rPr>
            </w:pPr>
          </w:p>
        </w:tc>
        <w:tc>
          <w:tcPr>
            <w:tcW w:w="5095" w:type="dxa"/>
            <w:tcBorders>
              <w:top w:val="single" w:color="000000" w:sz="2" w:space="0"/>
              <w:bottom w:val="single" w:color="000000" w:sz="2" w:space="0"/>
            </w:tcBorders>
            <w:vAlign w:val="top"/>
          </w:tcPr>
          <w:p w14:paraId="4C9A03D2">
            <w:pPr>
              <w:spacing w:before="63" w:line="219" w:lineRule="auto"/>
              <w:ind w:left="871"/>
              <w:rPr>
                <w:del w:id="612" w:author="咨询组" w:date="2025-11-13T17:19:44Z"/>
                <w:rFonts w:ascii="仿宋" w:hAnsi="仿宋" w:eastAsia="仿宋" w:cs="仿宋"/>
                <w:sz w:val="22"/>
                <w:szCs w:val="22"/>
              </w:rPr>
            </w:pPr>
            <w:del w:id="613" w:author="咨询组" w:date="2025-11-13T17:19:44Z">
              <w:r>
                <w:rPr>
                  <w:rFonts w:ascii="仿宋" w:hAnsi="仿宋" w:eastAsia="仿宋" w:cs="仿宋"/>
                  <w:spacing w:val="-4"/>
                  <w:sz w:val="22"/>
                  <w:szCs w:val="22"/>
                  <w14:textOutline w14:w="4005" w14:cap="flat" w14:cmpd="sng">
                    <w14:solidFill>
                      <w14:srgbClr w14:val="000000"/>
                    </w14:solidFill>
                    <w14:prstDash w14:val="solid"/>
                    <w14:miter w14:val="0"/>
                  </w14:textOutline>
                </w:rPr>
                <w:delText>酒</w:delText>
              </w:r>
            </w:del>
            <w:del w:id="614" w:author="咨询组" w:date="2025-11-13T17:19:44Z">
              <w:r>
                <w:rPr>
                  <w:rFonts w:ascii="仿宋" w:hAnsi="仿宋" w:eastAsia="仿宋" w:cs="仿宋"/>
                  <w:spacing w:val="-3"/>
                  <w:sz w:val="22"/>
                  <w:szCs w:val="22"/>
                  <w14:textOutline w14:w="4005" w14:cap="flat" w14:cmpd="sng">
                    <w14:solidFill>
                      <w14:srgbClr w14:val="000000"/>
                    </w14:solidFill>
                    <w14:prstDash w14:val="solid"/>
                    <w14:miter w14:val="0"/>
                  </w14:textOutline>
                </w:rPr>
                <w:delText>业控股公司</w:delText>
              </w:r>
            </w:del>
            <w:del w:id="615" w:author="咨询组" w:date="2025-11-13T17:19:44Z">
              <w:r>
                <w:rPr>
                  <w:rFonts w:ascii="仿宋" w:hAnsi="仿宋" w:eastAsia="仿宋" w:cs="仿宋"/>
                  <w:spacing w:val="-3"/>
                  <w:sz w:val="22"/>
                  <w:szCs w:val="22"/>
                </w:rPr>
                <w:delText>KT(M4)及专业总监</w:delText>
              </w:r>
            </w:del>
          </w:p>
        </w:tc>
        <w:tc>
          <w:tcPr>
            <w:tcW w:w="2830" w:type="dxa"/>
            <w:tcBorders>
              <w:top w:val="single" w:color="000000" w:sz="2" w:space="0"/>
              <w:bottom w:val="single" w:color="000000" w:sz="2" w:space="0"/>
            </w:tcBorders>
            <w:vAlign w:val="top"/>
          </w:tcPr>
          <w:p w14:paraId="5791C8E0">
            <w:pPr>
              <w:spacing w:before="63" w:line="219" w:lineRule="auto"/>
              <w:ind w:left="208"/>
              <w:rPr>
                <w:del w:id="616" w:author="咨询组" w:date="2025-11-13T17:19:44Z"/>
                <w:rFonts w:ascii="仿宋" w:hAnsi="仿宋" w:eastAsia="仿宋" w:cs="仿宋"/>
                <w:sz w:val="22"/>
                <w:szCs w:val="22"/>
              </w:rPr>
            </w:pPr>
            <w:del w:id="617" w:author="咨询组" w:date="2025-11-13T17:19:44Z">
              <w:r>
                <w:rPr>
                  <w:rFonts w:ascii="仿宋" w:hAnsi="仿宋" w:eastAsia="仿宋" w:cs="仿宋"/>
                  <w:spacing w:val="-1"/>
                  <w:sz w:val="22"/>
                  <w:szCs w:val="22"/>
                </w:rPr>
                <w:delText>控股公司人力资源负</w:delText>
              </w:r>
            </w:del>
            <w:del w:id="618" w:author="咨询组" w:date="2025-11-13T17:19:44Z">
              <w:r>
                <w:rPr>
                  <w:rFonts w:ascii="仿宋" w:hAnsi="仿宋" w:eastAsia="仿宋" w:cs="仿宋"/>
                  <w:sz w:val="22"/>
                  <w:szCs w:val="22"/>
                </w:rPr>
                <w:delText>责人</w:delText>
              </w:r>
            </w:del>
          </w:p>
        </w:tc>
      </w:tr>
    </w:tbl>
    <w:p w14:paraId="66D28D13">
      <w:pPr>
        <w:rPr>
          <w:rFonts w:ascii="Arial"/>
          <w:sz w:val="21"/>
        </w:rPr>
      </w:pPr>
      <w:del w:id="619" w:author="咨询组" w:date="2025-11-13T17:19:44Z">
        <w:r>
          <w:rPr>
            <w:rFonts w:hint="eastAsia" w:ascii="仿宋" w:hAnsi="仿宋" w:eastAsia="仿宋" w:cs="仿宋"/>
            <w:b w:val="0"/>
            <w:bCs w:val="0"/>
            <w:sz w:val="22"/>
            <w:szCs w:val="22"/>
            <w:lang w:eastAsia="zh-CN"/>
          </w:rPr>
          <w:delText>（）（）（）（）（）（）（）（）（）（）（）（）（）（）（）（）（</w:delText>
        </w:r>
        <w:bookmarkStart w:id="4" w:name="_GoBack"/>
        <w:bookmarkEnd w:id="4"/>
        <w:r>
          <w:rPr>
            <w:rFonts w:hint="eastAsia" w:ascii="仿宋" w:hAnsi="仿宋" w:eastAsia="仿宋" w:cs="仿宋"/>
            <w:b w:val="0"/>
            <w:bCs w:val="0"/>
            <w:sz w:val="22"/>
            <w:szCs w:val="22"/>
            <w:lang w:eastAsia="zh-CN"/>
          </w:rPr>
          <w:delText>）</w:delText>
        </w:r>
      </w:del>
    </w:p>
    <w:sectPr>
      <w:headerReference r:id="rId11" w:type="default"/>
      <w:pgSz w:w="11907" w:h="16839"/>
      <w:pgMar w:top="1230" w:right="1389" w:bottom="901" w:left="1390" w:header="1216" w:footer="726" w:gutter="0"/>
      <w:cols w:space="0" w:num="1"/>
      <w:rtlGutter w:val="0"/>
      <w:docGrid w:linePitch="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咨询组" w:date="2025-10-24T15:36:50Z" w:initials="咨询组">
    <w:p w14:paraId="318105C0">
      <w:pPr>
        <w:pStyle w:val="2"/>
        <w:rPr>
          <w:rFonts w:hint="eastAsia" w:ascii="仿宋" w:hAnsi="仿宋" w:eastAsia="仿宋" w:cs="仿宋"/>
          <w:sz w:val="15"/>
          <w:szCs w:val="15"/>
          <w:lang w:val="en-US" w:eastAsia="zh-CN"/>
        </w:rPr>
      </w:pPr>
      <w:r>
        <w:rPr>
          <w:rFonts w:hint="eastAsia" w:ascii="仿宋" w:hAnsi="仿宋" w:eastAsia="仿宋" w:cs="仿宋"/>
          <w:sz w:val="15"/>
          <w:szCs w:val="15"/>
          <w:lang w:val="en-US" w:eastAsia="zh-CN"/>
        </w:rPr>
        <w:t>根据《关于下发华润啤酒2025年工资总额管控及薪酬管理细则的通知》进行修订</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18105C0"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15A6E">
    <w:pPr>
      <w:spacing w:line="14" w:lineRule="exact"/>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EC780">
    <w:pPr>
      <w:spacing w:line="14" w:lineRule="exact"/>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9AB4">
    <w:pPr>
      <w:spacing w:line="14" w:lineRule="exact"/>
      <w:rPr>
        <w:rFonts w:ascii="Arial"/>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169E9C">
    <w:pPr>
      <w:spacing w:line="14" w:lineRule="exact"/>
      <w:rPr>
        <w:rFonts w:ascii="Arial"/>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008D6">
    <w:pPr>
      <w:spacing w:line="14" w:lineRule="exact"/>
      <w:rPr>
        <w:rFonts w:ascii="Arial"/>
        <w:sz w:val="2"/>
      </w:rPr>
    </w:pPr>
  </w:p>
</w:hdr>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咨询组">
    <w15:presenceInfo w15:providerId="None" w15:userId="咨询组"/>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trackRevisions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1D45A42"/>
    <w:rsid w:val="01FE04FB"/>
    <w:rsid w:val="0277301A"/>
    <w:rsid w:val="09D157C4"/>
    <w:rsid w:val="0B083ABC"/>
    <w:rsid w:val="0E8364AE"/>
    <w:rsid w:val="0F5545B4"/>
    <w:rsid w:val="10C66AA7"/>
    <w:rsid w:val="176410EF"/>
    <w:rsid w:val="17A45C85"/>
    <w:rsid w:val="26181471"/>
    <w:rsid w:val="2DC27D9B"/>
    <w:rsid w:val="314D2A6F"/>
    <w:rsid w:val="319F2879"/>
    <w:rsid w:val="3F09446E"/>
    <w:rsid w:val="4E227F30"/>
    <w:rsid w:val="50A95F26"/>
    <w:rsid w:val="51486C69"/>
    <w:rsid w:val="564A6A90"/>
    <w:rsid w:val="61B03882"/>
    <w:rsid w:val="61E821B0"/>
    <w:rsid w:val="64C170BE"/>
    <w:rsid w:val="656233DC"/>
    <w:rsid w:val="688C4F45"/>
    <w:rsid w:val="6CFC2DF2"/>
    <w:rsid w:val="6FA026C8"/>
    <w:rsid w:val="73611ED0"/>
    <w:rsid w:val="7C3823D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TotalTime>8</TotalTime>
  <ScaleCrop>false</ScaleCrop>
  <LinksUpToDate>false</LinksUpToDate>
  <Application>WPS Office_12.8.2.19435_F1E327BC-269C-435d-A152-05C5408002CA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2023-12-26T11:17:00Z</dcterms:created>
  <dc:creator>Jiao Peng 焦鹏</dc:creator>
  <cp:lastModifiedBy>咨询组</cp:lastModifiedBy>
  <dcterms:modified xsi:type="dcterms:W3CDTF">2025-11-13T09:19:53Z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2025-10-15T11:28:41Z</vt:filetime>
  </property>
  <property fmtid="{D5CDD505-2E9C-101B-9397-08002B2CF9AE}" pid="4" name="KSOProductBuildVer">
    <vt:lpwstr>2052-12.8.2.19435</vt:lpwstr>
  </property>
  <property fmtid="{D5CDD505-2E9C-101B-9397-08002B2CF9AE}" pid="5" name="ICV">
    <vt:lpwstr>8B1F25D0C4384CFE84AC83B62030826D_12</vt:lpwstr>
  </property>
</Properties>
</file>
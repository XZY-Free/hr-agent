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78311">
      <w:pPr>
        <w:keepNext w:val="0"/>
        <w:keepLines w:val="0"/>
        <w:widowControl/>
        <w:suppressLineNumbers w:val="0"/>
        <w:jc w:val="left"/>
        <w:rPr>
          <w:rFonts w:hint="eastAsia" w:ascii="黑体" w:hAnsi="黑体" w:eastAsia="黑体" w:cs="黑体"/>
          <w:spacing w:val="9"/>
          <w:sz w:val="22"/>
          <w:szCs w:val="22"/>
          <w:lang w:eastAsia="zh-CN"/>
        </w:rPr>
      </w:pPr>
      <w:r>
        <w:drawing>
          <wp:anchor distT="0" distB="0" distL="0" distR="0" simplePos="0" relativeHeight="251659264"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7"/>
                    <a:stretch>
                      <a:fillRect/>
                    </a:stretch>
                  </pic:blipFill>
                  <pic:spPr>
                    <a:xfrm>
                      <a:off x="0" y="0"/>
                      <a:ext cx="1249679" cy="669035"/>
                    </a:xfrm>
                    <a:prstGeom prst="rect">
                      <a:avLst/>
                    </a:prstGeom>
                  </pic:spPr>
                </pic:pic>
              </a:graphicData>
            </a:graphic>
          </wp:anchor>
        </w:drawing>
      </w:r>
      <w:bookmarkStart w:id="0" w:name="_bookmark1"/>
      <w:bookmarkEnd w:id="0"/>
      <w:r>
        <w:rPr>
          <w:rFonts w:ascii="华文中宋" w:hAnsi="华文中宋" w:eastAsia="华文中宋" w:cs="华文中宋"/>
          <w:spacing w:val="-1"/>
          <w:sz w:val="36"/>
          <w:szCs w:val="36"/>
        </w:rPr>
        <w:t>华润啤酒经理级及基层员工薪酬</w:t>
      </w:r>
      <w:r>
        <w:rPr>
          <w:rFonts w:ascii="华文中宋" w:hAnsi="华文中宋" w:eastAsia="华文中宋" w:cs="华文中宋"/>
          <w:sz w:val="36"/>
          <w:szCs w:val="36"/>
        </w:rPr>
        <w:t>管理细则</w:t>
      </w:r>
      <w:r>
        <w:rPr>
          <w:rFonts w:hint="eastAsia" w:ascii="华文中宋" w:hAnsi="华文中宋" w:eastAsia="华文中宋" w:cs="华文中宋"/>
          <w:spacing w:val="-1"/>
          <w:sz w:val="22"/>
          <w:szCs w:val="22"/>
          <w:lang w:val="en-US" w:eastAsia="zh-CN"/>
        </w:rPr>
        <w:t>（</w:t>
      </w:r>
      <w:r>
        <w:rPr>
          <w:rFonts w:ascii="华文中宋" w:hAnsi="华文中宋" w:eastAsia="华文中宋" w:cs="华文中宋"/>
          <w:spacing w:val="-1"/>
          <w:sz w:val="22"/>
          <w:szCs w:val="22"/>
          <w:lang w:val="en-US" w:eastAsia="zh-CN"/>
        </w:rPr>
        <w:t>华啤C03-14-人力23A</w:t>
      </w:r>
      <w:r>
        <w:rPr>
          <w:rFonts w:hint="eastAsia" w:ascii="华文中宋" w:hAnsi="华文中宋" w:eastAsia="华文中宋" w:cs="华文中宋"/>
          <w:spacing w:val="-1"/>
          <w:sz w:val="22"/>
          <w:szCs w:val="22"/>
          <w:lang w:val="en-US" w:eastAsia="zh-CN"/>
        </w:rPr>
        <w:t>）</w:t>
      </w:r>
    </w:p>
    <w:p w14:paraId="0284CB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rFonts w:ascii="黑体" w:hAnsi="黑体" w:eastAsia="黑体" w:cs="黑体"/>
          <w:sz w:val="31"/>
          <w:szCs w:val="31"/>
        </w:rPr>
      </w:pPr>
      <w:r>
        <w:rPr>
          <w:rFonts w:ascii="黑体" w:hAnsi="黑体" w:eastAsia="黑体" w:cs="黑体"/>
          <w:spacing w:val="9"/>
          <w:sz w:val="31"/>
          <w:szCs w:val="31"/>
        </w:rPr>
        <w:t>第</w:t>
      </w:r>
      <w:r>
        <w:rPr>
          <w:rFonts w:ascii="黑体" w:hAnsi="黑体" w:eastAsia="黑体" w:cs="黑体"/>
          <w:spacing w:val="7"/>
          <w:sz w:val="31"/>
          <w:szCs w:val="31"/>
        </w:rPr>
        <w:t>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17B1BC4C">
      <w:pPr>
        <w:spacing w:line="333" w:lineRule="auto"/>
        <w:ind w:left="45" w:right="283" w:firstLine="636"/>
        <w:rPr>
          <w:del w:id="0" w:author="咨询组" w:date="2025-10-15T16:23:01Z"/>
          <w:rFonts w:ascii="仿宋" w:hAnsi="仿宋" w:eastAsia="仿宋" w:cs="仿宋"/>
          <w:sz w:val="31"/>
          <w:szCs w:val="31"/>
        </w:rPr>
      </w:pPr>
      <w:del w:id="1" w:author="咨询组" w:date="2025-10-15T16:23:01Z">
        <w:r>
          <w:rPr>
            <w:rFonts w:ascii="黑体" w:hAnsi="黑体" w:eastAsia="黑体" w:cs="黑体"/>
            <w:spacing w:val="12"/>
            <w:sz w:val="31"/>
            <w:szCs w:val="31"/>
          </w:rPr>
          <w:delText>第一</w:delText>
        </w:r>
      </w:del>
      <w:del w:id="2" w:author="咨询组" w:date="2025-10-15T16:23:01Z">
        <w:r>
          <w:rPr>
            <w:rFonts w:ascii="黑体" w:hAnsi="黑体" w:eastAsia="黑体" w:cs="黑体"/>
            <w:spacing w:val="7"/>
            <w:sz w:val="31"/>
            <w:szCs w:val="31"/>
          </w:rPr>
          <w:delText>条</w:delText>
        </w:r>
      </w:del>
      <w:del w:id="3" w:author="咨询组" w:date="2025-10-15T16:23:01Z">
        <w:r>
          <w:rPr>
            <w:rFonts w:ascii="黑体" w:hAnsi="黑体" w:eastAsia="黑体" w:cs="黑体"/>
            <w:spacing w:val="6"/>
            <w:sz w:val="31"/>
            <w:szCs w:val="31"/>
          </w:rPr>
          <w:delText xml:space="preserve"> </w:delText>
        </w:r>
      </w:del>
      <w:del w:id="4" w:author="咨询组" w:date="2025-10-15T16:23:01Z">
        <w:r>
          <w:rPr>
            <w:rFonts w:ascii="仿宋" w:hAnsi="仿宋" w:eastAsia="仿宋" w:cs="仿宋"/>
            <w:spacing w:val="6"/>
            <w:sz w:val="31"/>
            <w:szCs w:val="31"/>
          </w:rPr>
          <w:delText>为规范华润啤酒经理级及基层员工薪酬管理机制，结</w:delText>
        </w:r>
      </w:del>
      <w:del w:id="5" w:author="咨询组" w:date="2025-10-15T16:23:01Z">
        <w:r>
          <w:rPr>
            <w:rFonts w:ascii="仿宋" w:hAnsi="仿宋" w:eastAsia="仿宋" w:cs="仿宋"/>
            <w:spacing w:val="-4"/>
            <w:sz w:val="31"/>
            <w:szCs w:val="31"/>
          </w:rPr>
          <w:delText>合华润啤酒实</w:delText>
        </w:r>
      </w:del>
      <w:del w:id="6" w:author="咨询组" w:date="2025-10-15T16:23:01Z">
        <w:r>
          <w:rPr>
            <w:rFonts w:ascii="仿宋" w:hAnsi="仿宋" w:eastAsia="仿宋" w:cs="仿宋"/>
            <w:spacing w:val="-2"/>
            <w:sz w:val="31"/>
            <w:szCs w:val="31"/>
          </w:rPr>
          <w:delText>际，制订本细则。</w:delText>
        </w:r>
      </w:del>
    </w:p>
    <w:p w14:paraId="49B72B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16" w:firstLineChars="200"/>
        <w:textAlignment w:val="baseline"/>
        <w:rPr>
          <w:rFonts w:hint="eastAsia" w:ascii="仿宋" w:hAnsi="仿宋" w:eastAsia="仿宋" w:cs="仿宋"/>
          <w:spacing w:val="2"/>
          <w:sz w:val="31"/>
          <w:szCs w:val="31"/>
          <w:lang w:eastAsia="zh-CN"/>
        </w:rPr>
      </w:pPr>
      <w:r>
        <w:rPr>
          <w:rFonts w:ascii="黑体" w:hAnsi="黑体" w:eastAsia="黑体" w:cs="黑体"/>
          <w:spacing w:val="24"/>
          <w:sz w:val="31"/>
          <w:szCs w:val="31"/>
        </w:rPr>
        <w:t>第</w:t>
      </w:r>
      <w:r>
        <w:rPr>
          <w:rFonts w:ascii="黑体" w:hAnsi="黑体" w:eastAsia="黑体" w:cs="黑体"/>
          <w:spacing w:val="20"/>
          <w:sz w:val="31"/>
          <w:szCs w:val="31"/>
        </w:rPr>
        <w:t>二</w:t>
      </w:r>
      <w:r>
        <w:rPr>
          <w:rFonts w:ascii="黑体" w:hAnsi="黑体" w:eastAsia="黑体" w:cs="黑体"/>
          <w:spacing w:val="12"/>
          <w:sz w:val="31"/>
          <w:szCs w:val="31"/>
        </w:rPr>
        <w:t>条</w:t>
      </w:r>
      <w:r>
        <w:rPr>
          <w:rFonts w:hint="eastAsia" w:ascii="黑体" w:hAnsi="黑体" w:eastAsia="黑体" w:cs="黑体"/>
          <w:spacing w:val="12"/>
          <w:sz w:val="31"/>
          <w:szCs w:val="31"/>
          <w:lang w:val="en-US" w:eastAsia="zh-CN"/>
        </w:rPr>
        <w:t xml:space="preserve"> </w:t>
      </w:r>
      <w:del w:id="7" w:author="咨询组" w:date="2025-11-12T10:24:39Z">
        <w:r>
          <w:rPr>
            <w:rFonts w:hint="eastAsia" w:ascii="仿宋" w:hAnsi="仿宋" w:eastAsia="仿宋" w:cs="仿宋"/>
            <w:spacing w:val="2"/>
            <w:sz w:val="31"/>
            <w:szCs w:val="31"/>
            <w:lang w:eastAsia="zh-CN"/>
          </w:rPr>
          <w:delText>本细则</w:delText>
        </w:r>
      </w:del>
      <w:ins w:id="8" w:author="咨询组" w:date="2025-11-12T10:24:39Z">
        <w:r>
          <w:rPr>
            <w:rFonts w:hint="eastAsia" w:ascii="仿宋" w:hAnsi="仿宋" w:eastAsia="仿宋" w:cs="仿宋"/>
            <w:spacing w:val="2"/>
            <w:sz w:val="31"/>
            <w:szCs w:val="31"/>
            <w:lang w:eastAsia="zh-CN"/>
          </w:rPr>
          <w:t>《</w:t>
        </w:r>
      </w:ins>
      <w:ins w:id="9" w:author="咨询组" w:date="2025-11-12T10:24:41Z">
        <w:r>
          <w:rPr>
            <w:rFonts w:hint="eastAsia" w:ascii="仿宋" w:hAnsi="仿宋" w:eastAsia="仿宋" w:cs="仿宋"/>
            <w:spacing w:val="2"/>
            <w:sz w:val="31"/>
            <w:szCs w:val="31"/>
            <w:lang w:val="en-US" w:eastAsia="zh-CN"/>
          </w:rPr>
          <w:t>华润</w:t>
        </w:r>
      </w:ins>
      <w:ins w:id="10" w:author="咨询组" w:date="2025-11-12T10:24:43Z">
        <w:r>
          <w:rPr>
            <w:rFonts w:hint="eastAsia" w:ascii="仿宋" w:hAnsi="仿宋" w:eastAsia="仿宋" w:cs="仿宋"/>
            <w:spacing w:val="2"/>
            <w:sz w:val="31"/>
            <w:szCs w:val="31"/>
            <w:lang w:val="en-US" w:eastAsia="zh-CN"/>
          </w:rPr>
          <w:t>啤酒</w:t>
        </w:r>
      </w:ins>
      <w:ins w:id="11" w:author="咨询组" w:date="2025-11-12T10:24:45Z">
        <w:r>
          <w:rPr>
            <w:rFonts w:hint="eastAsia" w:ascii="仿宋" w:hAnsi="仿宋" w:eastAsia="仿宋" w:cs="仿宋"/>
            <w:spacing w:val="2"/>
            <w:sz w:val="31"/>
            <w:szCs w:val="31"/>
            <w:lang w:val="en-US" w:eastAsia="zh-CN"/>
          </w:rPr>
          <w:t>经理级</w:t>
        </w:r>
      </w:ins>
      <w:ins w:id="12" w:author="咨询组" w:date="2025-11-12T10:24:46Z">
        <w:r>
          <w:rPr>
            <w:rFonts w:hint="eastAsia" w:ascii="仿宋" w:hAnsi="仿宋" w:eastAsia="仿宋" w:cs="仿宋"/>
            <w:spacing w:val="2"/>
            <w:sz w:val="31"/>
            <w:szCs w:val="31"/>
            <w:lang w:val="en-US" w:eastAsia="zh-CN"/>
          </w:rPr>
          <w:t>及</w:t>
        </w:r>
      </w:ins>
      <w:ins w:id="13" w:author="咨询组" w:date="2025-11-12T10:24:47Z">
        <w:r>
          <w:rPr>
            <w:rFonts w:hint="eastAsia" w:ascii="仿宋" w:hAnsi="仿宋" w:eastAsia="仿宋" w:cs="仿宋"/>
            <w:spacing w:val="2"/>
            <w:sz w:val="31"/>
            <w:szCs w:val="31"/>
            <w:lang w:val="en-US" w:eastAsia="zh-CN"/>
          </w:rPr>
          <w:t>基层</w:t>
        </w:r>
      </w:ins>
      <w:ins w:id="14" w:author="咨询组" w:date="2025-11-12T10:24:49Z">
        <w:r>
          <w:rPr>
            <w:rFonts w:hint="eastAsia" w:ascii="仿宋" w:hAnsi="仿宋" w:eastAsia="仿宋" w:cs="仿宋"/>
            <w:spacing w:val="2"/>
            <w:sz w:val="31"/>
            <w:szCs w:val="31"/>
            <w:lang w:val="en-US" w:eastAsia="zh-CN"/>
          </w:rPr>
          <w:t>员工</w:t>
        </w:r>
      </w:ins>
      <w:ins w:id="15" w:author="咨询组" w:date="2025-11-12T10:24:50Z">
        <w:r>
          <w:rPr>
            <w:rFonts w:hint="eastAsia" w:ascii="仿宋" w:hAnsi="仿宋" w:eastAsia="仿宋" w:cs="仿宋"/>
            <w:spacing w:val="2"/>
            <w:sz w:val="31"/>
            <w:szCs w:val="31"/>
            <w:lang w:val="en-US" w:eastAsia="zh-CN"/>
          </w:rPr>
          <w:t>薪酬</w:t>
        </w:r>
      </w:ins>
      <w:ins w:id="16" w:author="咨询组" w:date="2025-11-12T10:24:51Z">
        <w:r>
          <w:rPr>
            <w:rFonts w:hint="eastAsia" w:ascii="仿宋" w:hAnsi="仿宋" w:eastAsia="仿宋" w:cs="仿宋"/>
            <w:spacing w:val="2"/>
            <w:sz w:val="31"/>
            <w:szCs w:val="31"/>
            <w:lang w:val="en-US" w:eastAsia="zh-CN"/>
          </w:rPr>
          <w:t>管理</w:t>
        </w:r>
      </w:ins>
      <w:ins w:id="17" w:author="咨询组" w:date="2025-11-12T10:24:52Z">
        <w:r>
          <w:rPr>
            <w:rFonts w:hint="eastAsia" w:ascii="仿宋" w:hAnsi="仿宋" w:eastAsia="仿宋" w:cs="仿宋"/>
            <w:spacing w:val="2"/>
            <w:sz w:val="31"/>
            <w:szCs w:val="31"/>
            <w:lang w:val="en-US" w:eastAsia="zh-CN"/>
          </w:rPr>
          <w:t>细则</w:t>
        </w:r>
      </w:ins>
      <w:ins w:id="18" w:author="咨询组" w:date="2025-11-12T10:24:53Z">
        <w:r>
          <w:rPr>
            <w:rFonts w:hint="eastAsia" w:ascii="仿宋" w:hAnsi="仿宋" w:eastAsia="仿宋" w:cs="仿宋"/>
            <w:spacing w:val="2"/>
            <w:sz w:val="31"/>
            <w:szCs w:val="31"/>
            <w:lang w:val="en-US" w:eastAsia="zh-CN"/>
          </w:rPr>
          <w:t>》</w:t>
        </w:r>
      </w:ins>
      <w:r>
        <w:rPr>
          <w:rFonts w:hint="eastAsia" w:ascii="仿宋" w:hAnsi="仿宋" w:eastAsia="仿宋" w:cs="仿宋"/>
          <w:spacing w:val="2"/>
          <w:sz w:val="31"/>
          <w:szCs w:val="31"/>
          <w:lang w:eastAsia="zh-CN"/>
        </w:rPr>
        <w:t>适用于华润啤酒（控股）有限公司及其下属各级子公司、分公司经理级员工、专业类/业务类/运行类/辅助类员工，不含P7/8专业岗员工。</w:t>
      </w:r>
    </w:p>
    <w:p w14:paraId="77EE932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ascii="仿宋" w:hAnsi="仿宋" w:eastAsia="仿宋" w:cs="仿宋"/>
          <w:sz w:val="31"/>
          <w:szCs w:val="31"/>
        </w:rPr>
      </w:pPr>
      <w:r>
        <w:rPr>
          <w:rFonts w:ascii="黑体" w:hAnsi="黑体" w:eastAsia="黑体" w:cs="黑体"/>
          <w:spacing w:val="8"/>
          <w:sz w:val="31"/>
          <w:szCs w:val="31"/>
        </w:rPr>
        <w:t>第三条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术语和定</w:t>
      </w:r>
      <w:r>
        <w:rPr>
          <w:rFonts w:ascii="仿宋" w:hAnsi="仿宋" w:eastAsia="仿宋" w:cs="仿宋"/>
          <w:spacing w:val="7"/>
          <w:sz w:val="31"/>
          <w:szCs w:val="31"/>
        </w:rPr>
        <w:t>义</w:t>
      </w:r>
    </w:p>
    <w:p w14:paraId="0B94D5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19" w:author="咨询组" w:date="2025-10-15T16:44:53Z"/>
          <w:rFonts w:ascii="仿宋" w:hAnsi="仿宋" w:eastAsia="仿宋" w:cs="仿宋"/>
          <w:sz w:val="31"/>
          <w:szCs w:val="31"/>
        </w:rPr>
      </w:pPr>
      <w:del w:id="20" w:author="咨询组" w:date="2025-10-15T16:44:53Z">
        <w:r>
          <w:rPr>
            <w:rFonts w:ascii="仿宋" w:hAnsi="仿宋" w:eastAsia="仿宋" w:cs="仿宋"/>
            <w:spacing w:val="13"/>
            <w:sz w:val="31"/>
            <w:szCs w:val="31"/>
          </w:rPr>
          <w:delText>(一)基准档指所在岗级、职级对应薪档范围的最低档</w:delText>
        </w:r>
      </w:del>
      <w:del w:id="21" w:author="咨询组" w:date="2025-10-15T16:44:53Z">
        <w:r>
          <w:rPr>
            <w:rFonts w:ascii="仿宋" w:hAnsi="仿宋" w:eastAsia="仿宋" w:cs="仿宋"/>
            <w:spacing w:val="9"/>
            <w:sz w:val="31"/>
            <w:szCs w:val="31"/>
          </w:rPr>
          <w:delText>。</w:delText>
        </w:r>
      </w:del>
    </w:p>
    <w:p w14:paraId="1E49FA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22" w:author="咨询组" w:date="2025-10-15T16:44:53Z"/>
          <w:rFonts w:ascii="仿宋" w:hAnsi="仿宋" w:eastAsia="仿宋" w:cs="仿宋"/>
          <w:sz w:val="31"/>
          <w:szCs w:val="31"/>
        </w:rPr>
      </w:pPr>
      <w:del w:id="23" w:author="咨询组" w:date="2025-10-15T16:44:53Z">
        <w:r>
          <w:rPr>
            <w:rFonts w:ascii="仿宋" w:hAnsi="仿宋" w:eastAsia="仿宋" w:cs="仿宋"/>
            <w:spacing w:val="13"/>
            <w:sz w:val="31"/>
            <w:szCs w:val="31"/>
          </w:rPr>
          <w:delText>(二)最高档指所在岗级、职级对应薪档范围的最高档</w:delText>
        </w:r>
      </w:del>
      <w:del w:id="24" w:author="咨询组" w:date="2025-10-15T16:44:53Z">
        <w:r>
          <w:rPr>
            <w:rFonts w:ascii="仿宋" w:hAnsi="仿宋" w:eastAsia="仿宋" w:cs="仿宋"/>
            <w:spacing w:val="9"/>
            <w:sz w:val="31"/>
            <w:szCs w:val="31"/>
          </w:rPr>
          <w:delText>。</w:delText>
        </w:r>
      </w:del>
    </w:p>
    <w:p w14:paraId="73CA153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25" w:author="咨询组" w:date="2025-10-15T16:44:53Z"/>
          <w:rFonts w:ascii="仿宋" w:hAnsi="仿宋" w:eastAsia="仿宋" w:cs="仿宋"/>
          <w:spacing w:val="13"/>
          <w:sz w:val="31"/>
          <w:szCs w:val="31"/>
        </w:rPr>
      </w:pPr>
      <w:del w:id="26" w:author="咨询组" w:date="2025-10-15T16:44:53Z">
        <w:r>
          <w:rPr>
            <w:rFonts w:ascii="仿宋" w:hAnsi="仿宋" w:eastAsia="仿宋" w:cs="仿宋"/>
            <w:spacing w:val="13"/>
            <w:sz w:val="31"/>
            <w:szCs w:val="31"/>
          </w:rPr>
          <w:delText>(三)次高档指最高档的低一档位，</w:delText>
        </w:r>
      </w:del>
      <w:del w:id="27" w:author="咨询组" w:date="2025-10-15T16:44:53Z">
        <w:r>
          <w:rPr>
            <w:rFonts w:hint="eastAsia" w:ascii="仿宋" w:hAnsi="仿宋" w:eastAsia="仿宋" w:cs="仿宋"/>
            <w:spacing w:val="13"/>
            <w:sz w:val="31"/>
            <w:szCs w:val="31"/>
          </w:rPr>
          <w:delText>其中薪档范围1档80%-1档的次高档为1档90%、薪档范围1档-2档的次高档为1.5档。</w:delText>
        </w:r>
      </w:del>
    </w:p>
    <w:p w14:paraId="219445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（四）年度目标总现金由基本工资、技能工资、目标月度奖金、目标年终奖构成。</w:t>
      </w:r>
    </w:p>
    <w:p w14:paraId="4A0480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（五）职级包括管理类职级、专业类职级、运行类职级和业务类职级，职级对应关系表是判断异动类型的重要依据。</w:t>
      </w:r>
    </w:p>
    <w:p w14:paraId="5251CA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（六）跨业务单元调动指自华润集团其他业务单元调动至华润啤酒，如华润怡宝调动至华润啤酒。</w:t>
      </w:r>
    </w:p>
    <w:p w14:paraId="5E06FA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bookmarkStart w:id="1" w:name="_bookmark2"/>
      <w:bookmarkEnd w:id="1"/>
      <w:r>
        <w:rPr>
          <w:rFonts w:hint="eastAsia" w:ascii="仿宋" w:hAnsi="仿宋" w:eastAsia="仿宋" w:cs="仿宋"/>
          <w:spacing w:val="2"/>
          <w:sz w:val="31"/>
          <w:szCs w:val="31"/>
          <w:lang w:eastAsia="zh-CN"/>
        </w:rPr>
        <w:t>（七）职务晋级/下降指对应管理类岗位职级的晋级或下降。</w:t>
      </w:r>
    </w:p>
    <w:p w14:paraId="0282076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rPr>
          <w:rFonts w:ascii="黑体" w:hAnsi="黑体" w:eastAsia="黑体" w:cs="黑体"/>
          <w:sz w:val="31"/>
          <w:szCs w:val="31"/>
        </w:rPr>
      </w:pPr>
      <w:r>
        <w:rPr>
          <w:rFonts w:ascii="黑体" w:hAnsi="黑体" w:eastAsia="黑体" w:cs="黑体"/>
          <w:spacing w:val="11"/>
          <w:sz w:val="31"/>
          <w:szCs w:val="31"/>
        </w:rPr>
        <w:t>第</w:t>
      </w:r>
      <w:r>
        <w:rPr>
          <w:rFonts w:ascii="黑体" w:hAnsi="黑体" w:eastAsia="黑体" w:cs="黑体"/>
          <w:spacing w:val="8"/>
          <w:sz w:val="31"/>
          <w:szCs w:val="31"/>
        </w:rPr>
        <w:t>二章</w:t>
      </w:r>
      <w:r>
        <w:rPr>
          <w:rFonts w:hint="eastAsia" w:ascii="黑体" w:hAnsi="黑体" w:eastAsia="黑体" w:cs="黑体"/>
          <w:spacing w:val="8"/>
          <w:sz w:val="31"/>
          <w:szCs w:val="31"/>
          <w:lang w:val="en-US" w:eastAsia="zh-CN"/>
        </w:rPr>
        <w:t xml:space="preserve"> </w:t>
      </w:r>
      <w:r>
        <w:rPr>
          <w:rFonts w:ascii="黑体" w:hAnsi="黑体" w:eastAsia="黑体" w:cs="黑体"/>
          <w:spacing w:val="8"/>
          <w:sz w:val="31"/>
          <w:szCs w:val="31"/>
        </w:rPr>
        <w:t>薪酬管理细则</w:t>
      </w:r>
    </w:p>
    <w:p w14:paraId="39A4E2C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1"/>
          <w:sz w:val="31"/>
          <w:szCs w:val="31"/>
        </w:rPr>
        <w:t>四</w:t>
      </w:r>
      <w:r>
        <w:rPr>
          <w:rFonts w:ascii="黑体" w:hAnsi="黑体" w:eastAsia="黑体" w:cs="黑体"/>
          <w:spacing w:val="7"/>
          <w:sz w:val="31"/>
          <w:szCs w:val="31"/>
        </w:rPr>
        <w:t>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华润啤酒薪酬管理采用年度目标总现金薪酬对标、结构化管理的方法。员工入职、异动先确定总现金薪酬，再</w:t>
      </w:r>
      <w:del w:id="28" w:author="咨询组" w:date="2025-10-15T16:46:19Z">
        <w:r>
          <w:rPr>
            <w:rFonts w:hint="eastAsia" w:ascii="仿宋" w:hAnsi="仿宋" w:eastAsia="仿宋" w:cs="仿宋"/>
            <w:spacing w:val="2"/>
            <w:sz w:val="31"/>
            <w:szCs w:val="31"/>
            <w:lang w:eastAsia="zh-CN"/>
          </w:rPr>
          <w:delText>根据《薪酬管理制度》中经理级及基层薪酬结构</w:delText>
        </w:r>
      </w:del>
      <w:r>
        <w:rPr>
          <w:rFonts w:hint="eastAsia" w:ascii="仿宋" w:hAnsi="仿宋" w:eastAsia="仿宋" w:cs="仿宋"/>
          <w:spacing w:val="2"/>
          <w:sz w:val="31"/>
          <w:szCs w:val="31"/>
          <w:lang w:eastAsia="zh-CN"/>
        </w:rPr>
        <w:t>确定基本工资、目标月度奖金和目标年终奖；计算年度目标总现金及薪酬科目拆分时，个位四舍五入取整。</w:t>
      </w:r>
    </w:p>
    <w:p w14:paraId="72C598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del w:id="29" w:author="咨询组" w:date="2025-10-15T16:47:23Z"/>
          <w:rFonts w:ascii="仿宋" w:hAnsi="仿宋" w:eastAsia="仿宋" w:cs="仿宋"/>
          <w:sz w:val="31"/>
          <w:szCs w:val="31"/>
        </w:rPr>
      </w:pPr>
      <w:del w:id="30" w:author="咨询组" w:date="2025-10-15T16:47:23Z">
        <w:r>
          <w:rPr>
            <w:rFonts w:ascii="黑体" w:hAnsi="黑体" w:eastAsia="黑体" w:cs="黑体"/>
            <w:spacing w:val="8"/>
            <w:sz w:val="31"/>
            <w:szCs w:val="31"/>
          </w:rPr>
          <w:delText xml:space="preserve">第五条 </w:delText>
        </w:r>
      </w:del>
      <w:del w:id="31" w:author="咨询组" w:date="2025-10-15T16:47:23Z">
        <w:r>
          <w:rPr>
            <w:rFonts w:ascii="仿宋" w:hAnsi="仿宋" w:eastAsia="仿宋" w:cs="仿宋"/>
            <w:spacing w:val="8"/>
            <w:sz w:val="31"/>
            <w:szCs w:val="31"/>
          </w:rPr>
          <w:delText>定级定档规则</w:delText>
        </w:r>
      </w:del>
    </w:p>
    <w:p w14:paraId="460C0F2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32" w:firstLineChars="200"/>
        <w:textAlignment w:val="baseline"/>
        <w:rPr>
          <w:del w:id="32" w:author="咨询组" w:date="2025-10-15T16:47:23Z"/>
          <w:rFonts w:ascii="仿宋" w:hAnsi="仿宋" w:eastAsia="仿宋" w:cs="仿宋"/>
          <w:sz w:val="31"/>
          <w:szCs w:val="31"/>
        </w:rPr>
      </w:pPr>
      <w:del w:id="33" w:author="咨询组" w:date="2025-10-15T16:47:23Z">
        <w:r>
          <w:rPr>
            <w:rFonts w:ascii="仿宋" w:hAnsi="仿宋" w:eastAsia="仿宋" w:cs="仿宋"/>
            <w:spacing w:val="28"/>
            <w:sz w:val="31"/>
            <w:szCs w:val="31"/>
          </w:rPr>
          <w:delText>(</w:delText>
        </w:r>
      </w:del>
      <w:del w:id="34" w:author="咨询组" w:date="2025-10-15T16:47:23Z">
        <w:r>
          <w:rPr>
            <w:rFonts w:ascii="仿宋" w:hAnsi="仿宋" w:eastAsia="仿宋" w:cs="仿宋"/>
            <w:spacing w:val="27"/>
            <w:sz w:val="31"/>
            <w:szCs w:val="31"/>
          </w:rPr>
          <w:delText>一)岗级确定规则</w:delText>
        </w:r>
      </w:del>
    </w:p>
    <w:p w14:paraId="7C8955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8" w:firstLineChars="200"/>
        <w:textAlignment w:val="baseline"/>
        <w:rPr>
          <w:del w:id="35" w:author="咨询组" w:date="2025-10-15T16:47:23Z"/>
          <w:rFonts w:ascii="仿宋" w:hAnsi="仿宋" w:eastAsia="仿宋" w:cs="仿宋"/>
          <w:sz w:val="31"/>
          <w:szCs w:val="31"/>
        </w:rPr>
      </w:pPr>
      <w:del w:id="36" w:author="咨询组" w:date="2025-10-15T16:47:23Z">
        <w:r>
          <w:rPr>
            <w:rFonts w:ascii="仿宋" w:hAnsi="仿宋" w:eastAsia="仿宋" w:cs="仿宋"/>
            <w:spacing w:val="17"/>
            <w:sz w:val="31"/>
            <w:szCs w:val="31"/>
          </w:rPr>
          <w:delText>获</w:delText>
        </w:r>
      </w:del>
      <w:del w:id="37" w:author="咨询组" w:date="2025-10-15T16:47:23Z">
        <w:r>
          <w:rPr>
            <w:rFonts w:ascii="仿宋" w:hAnsi="仿宋" w:eastAsia="仿宋" w:cs="仿宋"/>
            <w:spacing w:val="13"/>
            <w:sz w:val="31"/>
            <w:szCs w:val="31"/>
          </w:rPr>
          <w:delText>得经理级同等职级的，按照职级对应关系在同等管理职级</w:delText>
        </w:r>
      </w:del>
      <w:del w:id="38" w:author="咨询组" w:date="2025-10-15T16:47:23Z">
        <w:r>
          <w:rPr>
            <w:rFonts w:ascii="仿宋" w:hAnsi="仿宋" w:eastAsia="仿宋" w:cs="仿宋"/>
            <w:spacing w:val="-4"/>
            <w:sz w:val="31"/>
            <w:szCs w:val="31"/>
          </w:rPr>
          <w:delText>的岗级范围内确定岗级；非经理级同等职级的，根据岗位矩阵按</w:delText>
        </w:r>
      </w:del>
      <w:del w:id="39" w:author="咨询组" w:date="2025-10-15T16:47:23Z">
        <w:r>
          <w:rPr>
            <w:rFonts w:ascii="仿宋" w:hAnsi="仿宋" w:eastAsia="仿宋" w:cs="仿宋"/>
            <w:spacing w:val="-1"/>
            <w:sz w:val="31"/>
            <w:szCs w:val="31"/>
          </w:rPr>
          <w:delText>所</w:delText>
        </w:r>
      </w:del>
    </w:p>
    <w:p w14:paraId="79348C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6" w:firstLineChars="200"/>
        <w:textAlignment w:val="baseline"/>
        <w:rPr>
          <w:del w:id="40" w:author="咨询组" w:date="2025-10-15T16:47:23Z"/>
          <w:rFonts w:ascii="仿宋" w:hAnsi="仿宋" w:eastAsia="仿宋" w:cs="仿宋"/>
          <w:sz w:val="31"/>
          <w:szCs w:val="31"/>
        </w:rPr>
      </w:pPr>
      <w:del w:id="41" w:author="咨询组" w:date="2025-10-15T16:47:23Z">
        <w:r>
          <w:rPr>
            <w:rFonts w:ascii="仿宋" w:hAnsi="仿宋" w:eastAsia="仿宋" w:cs="仿宋"/>
            <w:spacing w:val="-1"/>
            <w:sz w:val="31"/>
            <w:szCs w:val="31"/>
          </w:rPr>
          <w:delText>任岗</w:delText>
        </w:r>
      </w:del>
      <w:del w:id="42" w:author="咨询组" w:date="2025-10-15T16:47:23Z">
        <w:r>
          <w:rPr>
            <w:rFonts w:ascii="仿宋" w:hAnsi="仿宋" w:eastAsia="仿宋" w:cs="仿宋"/>
            <w:sz w:val="31"/>
            <w:szCs w:val="31"/>
          </w:rPr>
          <w:delText>位确定岗级。</w:delText>
        </w:r>
      </w:del>
    </w:p>
    <w:p w14:paraId="4286007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0" w:firstLineChars="200"/>
        <w:textAlignment w:val="baseline"/>
        <w:rPr>
          <w:del w:id="43" w:author="咨询组" w:date="2025-10-15T16:47:23Z"/>
          <w:rFonts w:ascii="Arial"/>
          <w:sz w:val="2"/>
        </w:rPr>
      </w:pPr>
    </w:p>
    <w:tbl>
      <w:tblPr>
        <w:tblStyle w:val="5"/>
        <w:tblW w:w="8946" w:type="dxa"/>
        <w:tblInd w:w="9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4"/>
        <w:gridCol w:w="1418"/>
        <w:gridCol w:w="1132"/>
        <w:gridCol w:w="1277"/>
        <w:gridCol w:w="1132"/>
        <w:gridCol w:w="1135"/>
        <w:gridCol w:w="868"/>
      </w:tblGrid>
      <w:tr w14:paraId="5DEDB7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del w:id="44" w:author="咨询组" w:date="2025-10-15T16:47:23Z"/>
        </w:trPr>
        <w:tc>
          <w:tcPr>
            <w:tcW w:w="1984" w:type="dxa"/>
            <w:vMerge w:val="restart"/>
            <w:tcBorders>
              <w:bottom w:val="nil"/>
            </w:tcBorders>
            <w:vAlign w:val="top"/>
          </w:tcPr>
          <w:p w14:paraId="538F77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45" w:author="咨询组" w:date="2025-10-15T16:47:23Z"/>
                <w:rFonts w:ascii="Arial"/>
                <w:sz w:val="21"/>
              </w:rPr>
            </w:pPr>
          </w:p>
          <w:p w14:paraId="7B5BBD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00" w:firstLineChars="200"/>
              <w:textAlignment w:val="baseline"/>
              <w:rPr>
                <w:del w:id="46" w:author="咨询组" w:date="2025-10-15T16:47:23Z"/>
                <w:rFonts w:ascii="仿宋" w:hAnsi="仿宋" w:eastAsia="仿宋" w:cs="仿宋"/>
                <w:sz w:val="21"/>
                <w:szCs w:val="21"/>
              </w:rPr>
            </w:pPr>
            <w:del w:id="47" w:author="咨询组" w:date="2025-10-15T16:47:23Z">
              <w:r>
                <w:rPr>
                  <w:rFonts w:ascii="仿宋" w:hAnsi="仿宋" w:eastAsia="仿宋" w:cs="仿宋"/>
                  <w:spacing w:val="-5"/>
                  <w:sz w:val="21"/>
                  <w:szCs w:val="21"/>
                </w:rPr>
                <w:delText>职</w:delText>
              </w:r>
            </w:del>
            <w:del w:id="48" w:author="咨询组" w:date="2025-10-15T16:47:23Z">
              <w:r>
                <w:rPr>
                  <w:rFonts w:ascii="仿宋" w:hAnsi="仿宋" w:eastAsia="仿宋" w:cs="仿宋"/>
                  <w:spacing w:val="-3"/>
                  <w:sz w:val="21"/>
                  <w:szCs w:val="21"/>
                </w:rPr>
                <w:delText>级</w:delText>
              </w:r>
            </w:del>
          </w:p>
        </w:tc>
        <w:tc>
          <w:tcPr>
            <w:tcW w:w="2550" w:type="dxa"/>
            <w:gridSpan w:val="2"/>
            <w:vAlign w:val="top"/>
          </w:tcPr>
          <w:p w14:paraId="4564CF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2" w:firstLineChars="200"/>
              <w:textAlignment w:val="baseline"/>
              <w:rPr>
                <w:del w:id="49" w:author="咨询组" w:date="2025-10-15T16:47:23Z"/>
                <w:rFonts w:ascii="仿宋" w:hAnsi="仿宋" w:eastAsia="仿宋" w:cs="仿宋"/>
                <w:sz w:val="21"/>
                <w:szCs w:val="21"/>
              </w:rPr>
            </w:pPr>
            <w:del w:id="50" w:author="咨询组" w:date="2025-10-15T16:47:23Z">
              <w:r>
                <w:rPr>
                  <w:rFonts w:ascii="仿宋" w:hAnsi="仿宋" w:eastAsia="仿宋" w:cs="仿宋"/>
                  <w:spacing w:val="-2"/>
                  <w:sz w:val="21"/>
                  <w:szCs w:val="21"/>
                </w:rPr>
                <w:delText>华润啤酒</w:delText>
              </w:r>
            </w:del>
            <w:del w:id="51" w:author="咨询组" w:date="2025-10-15T16:47:23Z">
              <w:r>
                <w:rPr>
                  <w:rFonts w:ascii="Times New Roman" w:hAnsi="Times New Roman" w:eastAsia="Times New Roman" w:cs="Times New Roman"/>
                  <w:spacing w:val="-1"/>
                  <w:sz w:val="21"/>
                  <w:szCs w:val="21"/>
                </w:rPr>
                <w:delText>/</w:delText>
              </w:r>
            </w:del>
            <w:del w:id="52" w:author="咨询组" w:date="2025-10-15T16:47:23Z">
              <w:r>
                <w:rPr>
                  <w:rFonts w:ascii="仿宋" w:hAnsi="仿宋" w:eastAsia="仿宋" w:cs="仿宋"/>
                  <w:spacing w:val="-1"/>
                  <w:sz w:val="21"/>
                  <w:szCs w:val="21"/>
                </w:rPr>
                <w:delText>华润雪花</w:delText>
              </w:r>
            </w:del>
            <w:del w:id="53" w:author="咨询组" w:date="2025-10-15T16:47:23Z">
              <w:r>
                <w:rPr>
                  <w:rFonts w:ascii="Times New Roman" w:hAnsi="Times New Roman" w:eastAsia="Times New Roman" w:cs="Times New Roman"/>
                  <w:spacing w:val="-1"/>
                  <w:sz w:val="21"/>
                  <w:szCs w:val="21"/>
                </w:rPr>
                <w:delText>/</w:delText>
              </w:r>
            </w:del>
            <w:del w:id="54" w:author="咨询组" w:date="2025-10-15T16:47:23Z">
              <w:r>
                <w:rPr>
                  <w:rFonts w:ascii="Times New Roman" w:hAnsi="Times New Roman" w:eastAsia="Times New Roman" w:cs="Times New Roman"/>
                  <w:sz w:val="21"/>
                  <w:szCs w:val="21"/>
                </w:rPr>
                <w:delText xml:space="preserve"> </w:delText>
              </w:r>
            </w:del>
            <w:del w:id="55" w:author="咨询组" w:date="2025-10-15T16:47:23Z">
              <w:r>
                <w:rPr>
                  <w:rFonts w:ascii="仿宋" w:hAnsi="仿宋" w:eastAsia="仿宋" w:cs="仿宋"/>
                  <w:spacing w:val="-3"/>
                  <w:sz w:val="21"/>
                  <w:szCs w:val="21"/>
                </w:rPr>
                <w:delText>华</w:delText>
              </w:r>
            </w:del>
            <w:del w:id="56" w:author="咨询组" w:date="2025-10-15T16:47:23Z">
              <w:r>
                <w:rPr>
                  <w:rFonts w:ascii="仿宋" w:hAnsi="仿宋" w:eastAsia="仿宋" w:cs="仿宋"/>
                  <w:spacing w:val="-2"/>
                  <w:sz w:val="21"/>
                  <w:szCs w:val="21"/>
                </w:rPr>
                <w:delText>润酒业本部</w:delText>
              </w:r>
            </w:del>
          </w:p>
        </w:tc>
        <w:tc>
          <w:tcPr>
            <w:tcW w:w="2409" w:type="dxa"/>
            <w:gridSpan w:val="2"/>
            <w:vAlign w:val="top"/>
          </w:tcPr>
          <w:p w14:paraId="55B236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00" w:firstLineChars="200"/>
              <w:textAlignment w:val="baseline"/>
              <w:rPr>
                <w:del w:id="57" w:author="咨询组" w:date="2025-10-15T16:47:23Z"/>
                <w:rFonts w:ascii="Times New Roman" w:hAnsi="Times New Roman" w:eastAsia="Times New Roman" w:cs="Times New Roman"/>
                <w:sz w:val="21"/>
                <w:szCs w:val="21"/>
              </w:rPr>
            </w:pPr>
            <w:del w:id="58" w:author="咨询组" w:date="2025-10-15T16:47:23Z">
              <w:r>
                <w:rPr>
                  <w:rFonts w:ascii="仿宋" w:hAnsi="仿宋" w:eastAsia="仿宋" w:cs="仿宋"/>
                  <w:spacing w:val="-5"/>
                  <w:sz w:val="21"/>
                  <w:szCs w:val="21"/>
                </w:rPr>
                <w:delText>片</w:delText>
              </w:r>
            </w:del>
            <w:del w:id="59" w:author="咨询组" w:date="2025-10-15T16:47:23Z">
              <w:r>
                <w:rPr>
                  <w:rFonts w:ascii="仿宋" w:hAnsi="仿宋" w:eastAsia="仿宋" w:cs="仿宋"/>
                  <w:spacing w:val="-4"/>
                  <w:sz w:val="21"/>
                  <w:szCs w:val="21"/>
                </w:rPr>
                <w:delText>区本部</w:delText>
              </w:r>
            </w:del>
            <w:del w:id="60" w:author="咨询组" w:date="2025-10-15T16:47:23Z">
              <w:r>
                <w:rPr>
                  <w:rFonts w:ascii="Times New Roman" w:hAnsi="Times New Roman" w:eastAsia="Times New Roman" w:cs="Times New Roman"/>
                  <w:spacing w:val="-4"/>
                  <w:sz w:val="21"/>
                  <w:szCs w:val="21"/>
                </w:rPr>
                <w:delText>/</w:delText>
              </w:r>
            </w:del>
          </w:p>
          <w:p w14:paraId="7DCEAA3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6" w:firstLineChars="200"/>
              <w:textAlignment w:val="baseline"/>
              <w:rPr>
                <w:del w:id="61" w:author="咨询组" w:date="2025-10-15T16:47:23Z"/>
                <w:rFonts w:ascii="仿宋" w:hAnsi="仿宋" w:eastAsia="仿宋" w:cs="仿宋"/>
                <w:sz w:val="21"/>
                <w:szCs w:val="21"/>
              </w:rPr>
            </w:pPr>
            <w:del w:id="62" w:author="咨询组" w:date="2025-10-15T16:47:23Z">
              <w:r>
                <w:rPr>
                  <w:rFonts w:ascii="仿宋" w:hAnsi="仿宋" w:eastAsia="仿宋" w:cs="仿宋"/>
                  <w:spacing w:val="-1"/>
                  <w:sz w:val="21"/>
                  <w:szCs w:val="21"/>
                </w:rPr>
                <w:delText>共享中心</w:delText>
              </w:r>
            </w:del>
            <w:del w:id="63" w:author="咨询组" w:date="2025-10-15T16:47:23Z">
              <w:r>
                <w:rPr>
                  <w:rFonts w:ascii="Times New Roman" w:hAnsi="Times New Roman" w:eastAsia="Times New Roman" w:cs="Times New Roman"/>
                  <w:spacing w:val="-1"/>
                  <w:sz w:val="21"/>
                  <w:szCs w:val="21"/>
                </w:rPr>
                <w:delText>/</w:delText>
              </w:r>
            </w:del>
            <w:del w:id="64" w:author="咨询组" w:date="2025-10-15T16:47:23Z">
              <w:r>
                <w:rPr>
                  <w:rFonts w:ascii="仿宋" w:hAnsi="仿宋" w:eastAsia="仿宋" w:cs="仿宋"/>
                  <w:spacing w:val="-1"/>
                  <w:sz w:val="21"/>
                  <w:szCs w:val="21"/>
                </w:rPr>
                <w:delText>派驻片</w:delText>
              </w:r>
            </w:del>
            <w:del w:id="65" w:author="咨询组" w:date="2025-10-15T16:47:23Z">
              <w:r>
                <w:rPr>
                  <w:rFonts w:ascii="仿宋" w:hAnsi="仿宋" w:eastAsia="仿宋" w:cs="仿宋"/>
                  <w:sz w:val="21"/>
                  <w:szCs w:val="21"/>
                </w:rPr>
                <w:delText>区岗</w:delText>
              </w:r>
            </w:del>
          </w:p>
        </w:tc>
        <w:tc>
          <w:tcPr>
            <w:tcW w:w="2003" w:type="dxa"/>
            <w:gridSpan w:val="2"/>
            <w:vAlign w:val="top"/>
          </w:tcPr>
          <w:p w14:paraId="33C3F7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396" w:firstLineChars="200"/>
              <w:textAlignment w:val="baseline"/>
              <w:rPr>
                <w:del w:id="66" w:author="咨询组" w:date="2025-10-15T16:47:23Z"/>
                <w:rFonts w:ascii="仿宋" w:hAnsi="仿宋" w:eastAsia="仿宋" w:cs="仿宋"/>
                <w:sz w:val="21"/>
                <w:szCs w:val="21"/>
              </w:rPr>
            </w:pPr>
            <w:del w:id="67" w:author="咨询组" w:date="2025-10-15T16:47:23Z">
              <w:r>
                <w:rPr>
                  <w:rFonts w:ascii="仿宋" w:hAnsi="仿宋" w:eastAsia="仿宋" w:cs="仿宋"/>
                  <w:spacing w:val="-6"/>
                  <w:sz w:val="21"/>
                  <w:szCs w:val="21"/>
                </w:rPr>
                <w:delText>一</w:delText>
              </w:r>
            </w:del>
            <w:del w:id="68" w:author="咨询组" w:date="2025-10-15T16:47:23Z">
              <w:r>
                <w:rPr>
                  <w:rFonts w:ascii="仿宋" w:hAnsi="仿宋" w:eastAsia="仿宋" w:cs="仿宋"/>
                  <w:spacing w:val="-4"/>
                  <w:sz w:val="21"/>
                  <w:szCs w:val="21"/>
                </w:rPr>
                <w:delText>线</w:delText>
              </w:r>
            </w:del>
          </w:p>
        </w:tc>
      </w:tr>
      <w:tr w14:paraId="43AC8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69" w:author="咨询组" w:date="2025-10-15T16:47:23Z"/>
        </w:trPr>
        <w:tc>
          <w:tcPr>
            <w:tcW w:w="1984" w:type="dxa"/>
            <w:vMerge w:val="continue"/>
            <w:tcBorders>
              <w:top w:val="nil"/>
            </w:tcBorders>
            <w:vAlign w:val="top"/>
          </w:tcPr>
          <w:p w14:paraId="3CEEF0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0" w:author="咨询组" w:date="2025-10-15T16:47:23Z"/>
                <w:rFonts w:ascii="Arial"/>
                <w:sz w:val="21"/>
              </w:rPr>
            </w:pPr>
          </w:p>
        </w:tc>
        <w:tc>
          <w:tcPr>
            <w:tcW w:w="1418" w:type="dxa"/>
            <w:vAlign w:val="top"/>
          </w:tcPr>
          <w:p w14:paraId="14FF01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6" w:firstLineChars="200"/>
              <w:textAlignment w:val="baseline"/>
              <w:rPr>
                <w:del w:id="71" w:author="咨询组" w:date="2025-10-15T16:47:23Z"/>
                <w:rFonts w:ascii="仿宋" w:hAnsi="仿宋" w:eastAsia="仿宋" w:cs="仿宋"/>
                <w:sz w:val="21"/>
                <w:szCs w:val="21"/>
              </w:rPr>
            </w:pPr>
            <w:del w:id="72" w:author="咨询组" w:date="2025-10-15T16:47:23Z">
              <w:r>
                <w:rPr>
                  <w:rFonts w:ascii="Times New Roman" w:hAnsi="Times New Roman" w:eastAsia="Times New Roman" w:cs="Times New Roman"/>
                  <w:spacing w:val="-1"/>
                  <w:sz w:val="21"/>
                  <w:szCs w:val="21"/>
                </w:rPr>
                <w:delText>PC</w:delText>
              </w:r>
            </w:del>
            <w:del w:id="73" w:author="咨询组" w:date="2025-10-15T16:47:23Z">
              <w:r>
                <w:rPr>
                  <w:rFonts w:ascii="Times New Roman" w:hAnsi="Times New Roman" w:eastAsia="Times New Roman" w:cs="Times New Roman"/>
                  <w:spacing w:val="-2"/>
                  <w:sz w:val="21"/>
                  <w:szCs w:val="21"/>
                </w:rPr>
                <w:delText>50</w:delText>
              </w:r>
            </w:del>
            <w:del w:id="74" w:author="咨询组" w:date="2025-10-15T16:47:23Z">
              <w:r>
                <w:rPr>
                  <w:rFonts w:ascii="Times New Roman" w:hAnsi="Times New Roman" w:eastAsia="Times New Roman" w:cs="Times New Roman"/>
                  <w:spacing w:val="-1"/>
                  <w:sz w:val="21"/>
                  <w:szCs w:val="21"/>
                </w:rPr>
                <w:delText xml:space="preserve"> </w:delText>
              </w:r>
            </w:del>
            <w:del w:id="75" w:author="咨询组" w:date="2025-10-15T16:47:23Z">
              <w:r>
                <w:rPr>
                  <w:rFonts w:ascii="仿宋" w:hAnsi="仿宋" w:eastAsia="仿宋" w:cs="仿宋"/>
                  <w:spacing w:val="-1"/>
                  <w:sz w:val="21"/>
                  <w:szCs w:val="21"/>
                </w:rPr>
                <w:delText>及以上</w:delText>
              </w:r>
            </w:del>
          </w:p>
        </w:tc>
        <w:tc>
          <w:tcPr>
            <w:tcW w:w="1132" w:type="dxa"/>
            <w:vAlign w:val="top"/>
          </w:tcPr>
          <w:p w14:paraId="1D0BA8A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2" w:firstLineChars="200"/>
              <w:textAlignment w:val="baseline"/>
              <w:rPr>
                <w:del w:id="76" w:author="咨询组" w:date="2025-10-15T16:47:23Z"/>
                <w:rFonts w:ascii="仿宋" w:hAnsi="仿宋" w:eastAsia="仿宋" w:cs="仿宋"/>
                <w:sz w:val="21"/>
                <w:szCs w:val="21"/>
              </w:rPr>
            </w:pPr>
            <w:del w:id="77" w:author="咨询组" w:date="2025-10-15T16:47:23Z">
              <w:r>
                <w:rPr>
                  <w:rFonts w:ascii="Times New Roman" w:hAnsi="Times New Roman" w:eastAsia="Times New Roman" w:cs="Times New Roman"/>
                  <w:spacing w:val="-2"/>
                  <w:sz w:val="21"/>
                  <w:szCs w:val="21"/>
                </w:rPr>
                <w:delText>P</w:delText>
              </w:r>
            </w:del>
            <w:del w:id="78" w:author="咨询组" w:date="2025-10-15T16:47:23Z">
              <w:r>
                <w:rPr>
                  <w:rFonts w:ascii="Times New Roman" w:hAnsi="Times New Roman" w:eastAsia="Times New Roman" w:cs="Times New Roman"/>
                  <w:spacing w:val="-1"/>
                  <w:sz w:val="21"/>
                  <w:szCs w:val="21"/>
                </w:rPr>
                <w:delText>C</w:delText>
              </w:r>
            </w:del>
            <w:del w:id="79" w:author="咨询组" w:date="2025-10-15T16:47:23Z">
              <w:r>
                <w:rPr>
                  <w:rFonts w:ascii="Times New Roman" w:hAnsi="Times New Roman" w:eastAsia="Times New Roman" w:cs="Times New Roman"/>
                  <w:spacing w:val="-2"/>
                  <w:sz w:val="21"/>
                  <w:szCs w:val="21"/>
                </w:rPr>
                <w:delText xml:space="preserve">49 </w:delText>
              </w:r>
            </w:del>
            <w:del w:id="80" w:author="咨询组" w:date="2025-10-15T16:47:23Z">
              <w:r>
                <w:rPr>
                  <w:rFonts w:ascii="仿宋" w:hAnsi="仿宋" w:eastAsia="仿宋" w:cs="仿宋"/>
                  <w:spacing w:val="-2"/>
                  <w:sz w:val="21"/>
                  <w:szCs w:val="21"/>
                </w:rPr>
                <w:delText>及</w:delText>
              </w:r>
            </w:del>
            <w:del w:id="81" w:author="咨询组" w:date="2025-10-15T16:47:23Z">
              <w:r>
                <w:rPr>
                  <w:rFonts w:ascii="仿宋" w:hAnsi="仿宋" w:eastAsia="仿宋" w:cs="仿宋"/>
                  <w:sz w:val="21"/>
                  <w:szCs w:val="21"/>
                </w:rPr>
                <w:delText xml:space="preserve"> </w:delText>
              </w:r>
            </w:del>
            <w:del w:id="82" w:author="咨询组" w:date="2025-10-15T16:47:23Z">
              <w:r>
                <w:rPr>
                  <w:rFonts w:ascii="仿宋" w:hAnsi="仿宋" w:eastAsia="仿宋" w:cs="仿宋"/>
                  <w:spacing w:val="-10"/>
                  <w:sz w:val="21"/>
                  <w:szCs w:val="21"/>
                </w:rPr>
                <w:delText>以</w:delText>
              </w:r>
            </w:del>
            <w:del w:id="83" w:author="咨询组" w:date="2025-10-15T16:47:23Z">
              <w:r>
                <w:rPr>
                  <w:rFonts w:ascii="仿宋" w:hAnsi="仿宋" w:eastAsia="仿宋" w:cs="仿宋"/>
                  <w:spacing w:val="-8"/>
                  <w:sz w:val="21"/>
                  <w:szCs w:val="21"/>
                </w:rPr>
                <w:delText>下</w:delText>
              </w:r>
            </w:del>
          </w:p>
        </w:tc>
        <w:tc>
          <w:tcPr>
            <w:tcW w:w="1277" w:type="dxa"/>
            <w:vAlign w:val="top"/>
          </w:tcPr>
          <w:p w14:paraId="0E6E6A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6" w:firstLineChars="200"/>
              <w:textAlignment w:val="baseline"/>
              <w:rPr>
                <w:del w:id="84" w:author="咨询组" w:date="2025-10-15T16:47:23Z"/>
                <w:rFonts w:ascii="仿宋" w:hAnsi="仿宋" w:eastAsia="仿宋" w:cs="仿宋"/>
                <w:sz w:val="21"/>
                <w:szCs w:val="21"/>
              </w:rPr>
            </w:pPr>
            <w:del w:id="85" w:author="咨询组" w:date="2025-10-15T16:47:23Z">
              <w:r>
                <w:rPr>
                  <w:rFonts w:ascii="Times New Roman" w:hAnsi="Times New Roman" w:eastAsia="Times New Roman" w:cs="Times New Roman"/>
                  <w:spacing w:val="-1"/>
                  <w:sz w:val="21"/>
                  <w:szCs w:val="21"/>
                </w:rPr>
                <w:delText>PC</w:delText>
              </w:r>
            </w:del>
            <w:del w:id="86" w:author="咨询组" w:date="2025-10-15T16:47:23Z">
              <w:r>
                <w:rPr>
                  <w:rFonts w:ascii="Times New Roman" w:hAnsi="Times New Roman" w:eastAsia="Times New Roman" w:cs="Times New Roman"/>
                  <w:spacing w:val="-2"/>
                  <w:sz w:val="21"/>
                  <w:szCs w:val="21"/>
                </w:rPr>
                <w:delText xml:space="preserve">50 </w:delText>
              </w:r>
            </w:del>
            <w:del w:id="87" w:author="咨询组" w:date="2025-10-15T16:47:23Z">
              <w:r>
                <w:rPr>
                  <w:rFonts w:ascii="仿宋" w:hAnsi="仿宋" w:eastAsia="仿宋" w:cs="仿宋"/>
                  <w:spacing w:val="-2"/>
                  <w:sz w:val="21"/>
                  <w:szCs w:val="21"/>
                </w:rPr>
                <w:delText>及以</w:delText>
              </w:r>
            </w:del>
            <w:del w:id="88" w:author="咨询组" w:date="2025-10-15T16:47:23Z">
              <w:r>
                <w:rPr>
                  <w:rFonts w:ascii="仿宋" w:hAnsi="仿宋" w:eastAsia="仿宋" w:cs="仿宋"/>
                  <w:sz w:val="21"/>
                  <w:szCs w:val="21"/>
                </w:rPr>
                <w:delText xml:space="preserve"> 上</w:delText>
              </w:r>
            </w:del>
          </w:p>
        </w:tc>
        <w:tc>
          <w:tcPr>
            <w:tcW w:w="1132" w:type="dxa"/>
            <w:vAlign w:val="top"/>
          </w:tcPr>
          <w:p w14:paraId="053C65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2" w:firstLineChars="200"/>
              <w:textAlignment w:val="baseline"/>
              <w:rPr>
                <w:del w:id="89" w:author="咨询组" w:date="2025-10-15T16:47:23Z"/>
                <w:rFonts w:ascii="仿宋" w:hAnsi="仿宋" w:eastAsia="仿宋" w:cs="仿宋"/>
                <w:sz w:val="21"/>
                <w:szCs w:val="21"/>
              </w:rPr>
            </w:pPr>
            <w:del w:id="90" w:author="咨询组" w:date="2025-10-15T16:47:23Z">
              <w:r>
                <w:rPr>
                  <w:rFonts w:ascii="Times New Roman" w:hAnsi="Times New Roman" w:eastAsia="Times New Roman" w:cs="Times New Roman"/>
                  <w:spacing w:val="-2"/>
                  <w:sz w:val="21"/>
                  <w:szCs w:val="21"/>
                </w:rPr>
                <w:delText>P</w:delText>
              </w:r>
            </w:del>
            <w:del w:id="91" w:author="咨询组" w:date="2025-10-15T16:47:23Z">
              <w:r>
                <w:rPr>
                  <w:rFonts w:ascii="Times New Roman" w:hAnsi="Times New Roman" w:eastAsia="Times New Roman" w:cs="Times New Roman"/>
                  <w:spacing w:val="-1"/>
                  <w:sz w:val="21"/>
                  <w:szCs w:val="21"/>
                </w:rPr>
                <w:delText>C</w:delText>
              </w:r>
            </w:del>
            <w:del w:id="92" w:author="咨询组" w:date="2025-10-15T16:47:23Z">
              <w:r>
                <w:rPr>
                  <w:rFonts w:ascii="Times New Roman" w:hAnsi="Times New Roman" w:eastAsia="Times New Roman" w:cs="Times New Roman"/>
                  <w:spacing w:val="-2"/>
                  <w:sz w:val="21"/>
                  <w:szCs w:val="21"/>
                </w:rPr>
                <w:delText xml:space="preserve">49 </w:delText>
              </w:r>
            </w:del>
            <w:del w:id="93" w:author="咨询组" w:date="2025-10-15T16:47:23Z">
              <w:r>
                <w:rPr>
                  <w:rFonts w:ascii="仿宋" w:hAnsi="仿宋" w:eastAsia="仿宋" w:cs="仿宋"/>
                  <w:spacing w:val="-2"/>
                  <w:sz w:val="21"/>
                  <w:szCs w:val="21"/>
                </w:rPr>
                <w:delText>及</w:delText>
              </w:r>
            </w:del>
            <w:del w:id="94" w:author="咨询组" w:date="2025-10-15T16:47:23Z">
              <w:r>
                <w:rPr>
                  <w:rFonts w:ascii="仿宋" w:hAnsi="仿宋" w:eastAsia="仿宋" w:cs="仿宋"/>
                  <w:sz w:val="21"/>
                  <w:szCs w:val="21"/>
                </w:rPr>
                <w:delText xml:space="preserve"> </w:delText>
              </w:r>
            </w:del>
            <w:del w:id="95" w:author="咨询组" w:date="2025-10-15T16:47:23Z">
              <w:r>
                <w:rPr>
                  <w:rFonts w:ascii="仿宋" w:hAnsi="仿宋" w:eastAsia="仿宋" w:cs="仿宋"/>
                  <w:spacing w:val="-10"/>
                  <w:sz w:val="21"/>
                  <w:szCs w:val="21"/>
                </w:rPr>
                <w:delText>以</w:delText>
              </w:r>
            </w:del>
            <w:del w:id="96" w:author="咨询组" w:date="2025-10-15T16:47:23Z">
              <w:r>
                <w:rPr>
                  <w:rFonts w:ascii="仿宋" w:hAnsi="仿宋" w:eastAsia="仿宋" w:cs="仿宋"/>
                  <w:spacing w:val="-8"/>
                  <w:sz w:val="21"/>
                  <w:szCs w:val="21"/>
                </w:rPr>
                <w:delText>下</w:delText>
              </w:r>
            </w:del>
          </w:p>
        </w:tc>
        <w:tc>
          <w:tcPr>
            <w:tcW w:w="1135" w:type="dxa"/>
            <w:vAlign w:val="top"/>
          </w:tcPr>
          <w:p w14:paraId="0C31B1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04" w:firstLineChars="200"/>
              <w:textAlignment w:val="baseline"/>
              <w:rPr>
                <w:del w:id="97" w:author="咨询组" w:date="2025-10-15T16:47:23Z"/>
                <w:rFonts w:ascii="仿宋" w:hAnsi="仿宋" w:eastAsia="仿宋" w:cs="仿宋"/>
                <w:sz w:val="21"/>
                <w:szCs w:val="21"/>
              </w:rPr>
            </w:pPr>
            <w:del w:id="98" w:author="咨询组" w:date="2025-10-15T16:47:23Z">
              <w:r>
                <w:rPr>
                  <w:rFonts w:ascii="仿宋" w:hAnsi="仿宋" w:eastAsia="仿宋" w:cs="仿宋"/>
                  <w:spacing w:val="-4"/>
                  <w:sz w:val="21"/>
                  <w:szCs w:val="21"/>
                </w:rPr>
                <w:delText>省</w:delText>
              </w:r>
            </w:del>
            <w:del w:id="99" w:author="咨询组" w:date="2025-10-15T16:47:23Z">
              <w:r>
                <w:rPr>
                  <w:rFonts w:ascii="仿宋" w:hAnsi="仿宋" w:eastAsia="仿宋" w:cs="仿宋"/>
                  <w:spacing w:val="-3"/>
                  <w:sz w:val="21"/>
                  <w:szCs w:val="21"/>
                </w:rPr>
                <w:delText>营销中</w:delText>
              </w:r>
            </w:del>
            <w:del w:id="100" w:author="咨询组" w:date="2025-10-15T16:47:23Z">
              <w:r>
                <w:rPr>
                  <w:rFonts w:ascii="仿宋" w:hAnsi="仿宋" w:eastAsia="仿宋" w:cs="仿宋"/>
                  <w:sz w:val="21"/>
                  <w:szCs w:val="21"/>
                </w:rPr>
                <w:delText xml:space="preserve"> 心</w:delText>
              </w:r>
            </w:del>
          </w:p>
        </w:tc>
        <w:tc>
          <w:tcPr>
            <w:tcW w:w="868" w:type="dxa"/>
            <w:vAlign w:val="top"/>
          </w:tcPr>
          <w:p w14:paraId="4F7FF1F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396" w:firstLineChars="200"/>
              <w:textAlignment w:val="baseline"/>
              <w:rPr>
                <w:del w:id="101" w:author="咨询组" w:date="2025-10-15T16:47:23Z"/>
                <w:rFonts w:ascii="仿宋" w:hAnsi="仿宋" w:eastAsia="仿宋" w:cs="仿宋"/>
                <w:sz w:val="21"/>
                <w:szCs w:val="21"/>
              </w:rPr>
            </w:pPr>
            <w:del w:id="102" w:author="咨询组" w:date="2025-10-15T16:47:23Z">
              <w:r>
                <w:rPr>
                  <w:rFonts w:ascii="仿宋" w:hAnsi="仿宋" w:eastAsia="仿宋" w:cs="仿宋"/>
                  <w:spacing w:val="-6"/>
                  <w:sz w:val="21"/>
                  <w:szCs w:val="21"/>
                </w:rPr>
                <w:delText>生产工</w:delText>
              </w:r>
            </w:del>
            <w:del w:id="103" w:author="咨询组" w:date="2025-10-15T16:47:23Z">
              <w:r>
                <w:rPr>
                  <w:rFonts w:ascii="仿宋" w:hAnsi="仿宋" w:eastAsia="仿宋" w:cs="仿宋"/>
                  <w:sz w:val="21"/>
                  <w:szCs w:val="21"/>
                </w:rPr>
                <w:delText xml:space="preserve"> 厂</w:delText>
              </w:r>
            </w:del>
          </w:p>
        </w:tc>
      </w:tr>
      <w:tr w14:paraId="55A02E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104" w:author="咨询组" w:date="2025-10-15T16:47:23Z"/>
        </w:trPr>
        <w:tc>
          <w:tcPr>
            <w:tcW w:w="1984" w:type="dxa"/>
            <w:vAlign w:val="top"/>
          </w:tcPr>
          <w:p w14:paraId="530CD9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05" w:author="咨询组" w:date="2025-10-15T16:47:23Z"/>
                <w:rFonts w:ascii="Times New Roman" w:hAnsi="Times New Roman" w:eastAsia="Times New Roman" w:cs="Times New Roman"/>
                <w:sz w:val="21"/>
                <w:szCs w:val="21"/>
              </w:rPr>
            </w:pPr>
            <w:del w:id="106" w:author="咨询组" w:date="2025-10-15T16:47:23Z">
              <w:r>
                <w:rPr>
                  <w:rFonts w:ascii="Times New Roman" w:hAnsi="Times New Roman" w:eastAsia="Times New Roman" w:cs="Times New Roman"/>
                  <w:sz w:val="21"/>
                  <w:szCs w:val="21"/>
                </w:rPr>
                <w:delText>P</w:delText>
              </w:r>
            </w:del>
            <w:del w:id="107" w:author="咨询组" w:date="2025-10-15T16:47:23Z">
              <w:r>
                <w:rPr>
                  <w:rFonts w:ascii="Times New Roman" w:hAnsi="Times New Roman" w:eastAsia="Times New Roman" w:cs="Times New Roman"/>
                  <w:spacing w:val="-1"/>
                  <w:sz w:val="21"/>
                  <w:szCs w:val="21"/>
                </w:rPr>
                <w:delText>6/</w:delText>
              </w:r>
            </w:del>
            <w:del w:id="108" w:author="咨询组" w:date="2025-10-15T16:47:23Z">
              <w:r>
                <w:rPr>
                  <w:rFonts w:ascii="Times New Roman" w:hAnsi="Times New Roman" w:eastAsia="Times New Roman" w:cs="Times New Roman"/>
                  <w:sz w:val="21"/>
                  <w:szCs w:val="21"/>
                </w:rPr>
                <w:delText>S6</w:delText>
              </w:r>
            </w:del>
          </w:p>
        </w:tc>
        <w:tc>
          <w:tcPr>
            <w:tcW w:w="1418" w:type="dxa"/>
            <w:vAlign w:val="top"/>
          </w:tcPr>
          <w:p w14:paraId="263FD7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09" w:author="咨询组" w:date="2025-10-15T16:47:23Z"/>
                <w:rFonts w:ascii="Times New Roman" w:hAnsi="Times New Roman" w:eastAsia="Times New Roman" w:cs="Times New Roman"/>
                <w:sz w:val="21"/>
                <w:szCs w:val="21"/>
              </w:rPr>
            </w:pPr>
            <w:del w:id="110" w:author="咨询组" w:date="2025-10-15T16:47:23Z">
              <w:r>
                <w:rPr>
                  <w:rFonts w:ascii="Times New Roman" w:hAnsi="Times New Roman" w:eastAsia="Times New Roman" w:cs="Times New Roman"/>
                  <w:sz w:val="21"/>
                  <w:szCs w:val="21"/>
                </w:rPr>
                <w:delText>PC</w:delText>
              </w:r>
            </w:del>
            <w:del w:id="111" w:author="咨询组" w:date="2025-10-15T16:47:23Z">
              <w:r>
                <w:rPr>
                  <w:rFonts w:ascii="Times New Roman" w:hAnsi="Times New Roman" w:eastAsia="Times New Roman" w:cs="Times New Roman"/>
                  <w:spacing w:val="-1"/>
                  <w:sz w:val="21"/>
                  <w:szCs w:val="21"/>
                </w:rPr>
                <w:delText>5</w:delText>
              </w:r>
            </w:del>
            <w:del w:id="112" w:author="咨询组" w:date="2025-10-15T16:47:23Z">
              <w:r>
                <w:rPr>
                  <w:rFonts w:ascii="Times New Roman" w:hAnsi="Times New Roman" w:eastAsia="Times New Roman" w:cs="Times New Roman"/>
                  <w:sz w:val="21"/>
                  <w:szCs w:val="21"/>
                </w:rPr>
                <w:delText>4-55</w:delText>
              </w:r>
            </w:del>
          </w:p>
        </w:tc>
        <w:tc>
          <w:tcPr>
            <w:tcW w:w="1132" w:type="dxa"/>
            <w:vAlign w:val="top"/>
          </w:tcPr>
          <w:p w14:paraId="65D637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13" w:author="咨询组" w:date="2025-10-15T16:47:23Z"/>
                <w:rFonts w:ascii="Times New Roman" w:hAnsi="Times New Roman" w:eastAsia="Times New Roman" w:cs="Times New Roman"/>
                <w:sz w:val="21"/>
                <w:szCs w:val="21"/>
              </w:rPr>
            </w:pPr>
            <w:del w:id="114" w:author="咨询组" w:date="2025-10-15T16:47:23Z">
              <w:r>
                <w:rPr>
                  <w:rFonts w:ascii="Times New Roman" w:hAnsi="Times New Roman" w:eastAsia="Times New Roman" w:cs="Times New Roman"/>
                  <w:sz w:val="21"/>
                  <w:szCs w:val="21"/>
                </w:rPr>
                <w:delText>PC</w:delText>
              </w:r>
            </w:del>
            <w:del w:id="115" w:author="咨询组" w:date="2025-10-15T16:47:23Z">
              <w:r>
                <w:rPr>
                  <w:rFonts w:ascii="Times New Roman" w:hAnsi="Times New Roman" w:eastAsia="Times New Roman" w:cs="Times New Roman"/>
                  <w:spacing w:val="-1"/>
                  <w:sz w:val="21"/>
                  <w:szCs w:val="21"/>
                </w:rPr>
                <w:delText>5</w:delText>
              </w:r>
            </w:del>
            <w:del w:id="116" w:author="咨询组" w:date="2025-10-15T16:47:23Z">
              <w:r>
                <w:rPr>
                  <w:rFonts w:ascii="Times New Roman" w:hAnsi="Times New Roman" w:eastAsia="Times New Roman" w:cs="Times New Roman"/>
                  <w:sz w:val="21"/>
                  <w:szCs w:val="21"/>
                </w:rPr>
                <w:delText>4-55</w:delText>
              </w:r>
            </w:del>
          </w:p>
        </w:tc>
        <w:tc>
          <w:tcPr>
            <w:tcW w:w="1277" w:type="dxa"/>
            <w:vAlign w:val="top"/>
          </w:tcPr>
          <w:p w14:paraId="3DCC30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17" w:author="咨询组" w:date="2025-10-15T16:47:23Z"/>
                <w:rFonts w:ascii="Times New Roman" w:hAnsi="Times New Roman" w:eastAsia="Times New Roman" w:cs="Times New Roman"/>
                <w:sz w:val="21"/>
                <w:szCs w:val="21"/>
              </w:rPr>
            </w:pPr>
            <w:del w:id="118" w:author="咨询组" w:date="2025-10-15T16:47:23Z">
              <w:r>
                <w:rPr>
                  <w:rFonts w:ascii="Times New Roman" w:hAnsi="Times New Roman" w:eastAsia="Times New Roman" w:cs="Times New Roman"/>
                  <w:sz w:val="21"/>
                  <w:szCs w:val="21"/>
                </w:rPr>
                <w:delText>PC</w:delText>
              </w:r>
            </w:del>
            <w:del w:id="119" w:author="咨询组" w:date="2025-10-15T16:47:23Z">
              <w:r>
                <w:rPr>
                  <w:rFonts w:ascii="Times New Roman" w:hAnsi="Times New Roman" w:eastAsia="Times New Roman" w:cs="Times New Roman"/>
                  <w:spacing w:val="-1"/>
                  <w:sz w:val="21"/>
                  <w:szCs w:val="21"/>
                </w:rPr>
                <w:delText>5</w:delText>
              </w:r>
            </w:del>
            <w:del w:id="120" w:author="咨询组" w:date="2025-10-15T16:47:23Z">
              <w:r>
                <w:rPr>
                  <w:rFonts w:ascii="Times New Roman" w:hAnsi="Times New Roman" w:eastAsia="Times New Roman" w:cs="Times New Roman"/>
                  <w:sz w:val="21"/>
                  <w:szCs w:val="21"/>
                </w:rPr>
                <w:delText>4-55</w:delText>
              </w:r>
            </w:del>
          </w:p>
        </w:tc>
        <w:tc>
          <w:tcPr>
            <w:tcW w:w="1132" w:type="dxa"/>
            <w:vAlign w:val="top"/>
          </w:tcPr>
          <w:p w14:paraId="0CAA57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21" w:author="咨询组" w:date="2025-10-15T16:47:23Z"/>
                <w:rFonts w:ascii="Times New Roman" w:hAnsi="Times New Roman" w:eastAsia="Times New Roman" w:cs="Times New Roman"/>
                <w:sz w:val="21"/>
                <w:szCs w:val="21"/>
              </w:rPr>
            </w:pPr>
            <w:del w:id="122" w:author="咨询组" w:date="2025-10-15T16:47:23Z">
              <w:r>
                <w:rPr>
                  <w:rFonts w:ascii="Times New Roman" w:hAnsi="Times New Roman" w:eastAsia="Times New Roman" w:cs="Times New Roman"/>
                  <w:sz w:val="21"/>
                  <w:szCs w:val="21"/>
                </w:rPr>
                <w:delText>PC</w:delText>
              </w:r>
            </w:del>
            <w:del w:id="123" w:author="咨询组" w:date="2025-10-15T16:47:23Z">
              <w:r>
                <w:rPr>
                  <w:rFonts w:ascii="Times New Roman" w:hAnsi="Times New Roman" w:eastAsia="Times New Roman" w:cs="Times New Roman"/>
                  <w:spacing w:val="-1"/>
                  <w:sz w:val="21"/>
                  <w:szCs w:val="21"/>
                </w:rPr>
                <w:delText>5</w:delText>
              </w:r>
            </w:del>
            <w:del w:id="124" w:author="咨询组" w:date="2025-10-15T16:47:23Z">
              <w:r>
                <w:rPr>
                  <w:rFonts w:ascii="Times New Roman" w:hAnsi="Times New Roman" w:eastAsia="Times New Roman" w:cs="Times New Roman"/>
                  <w:sz w:val="21"/>
                  <w:szCs w:val="21"/>
                </w:rPr>
                <w:delText>4-55</w:delText>
              </w:r>
            </w:del>
          </w:p>
        </w:tc>
        <w:tc>
          <w:tcPr>
            <w:tcW w:w="1135" w:type="dxa"/>
            <w:vAlign w:val="top"/>
          </w:tcPr>
          <w:p w14:paraId="22037B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2" w:firstLineChars="200"/>
              <w:textAlignment w:val="baseline"/>
              <w:rPr>
                <w:del w:id="125" w:author="咨询组" w:date="2025-10-15T16:47:23Z"/>
                <w:rFonts w:ascii="仿宋" w:hAnsi="仿宋" w:eastAsia="仿宋" w:cs="仿宋"/>
                <w:sz w:val="8"/>
                <w:szCs w:val="8"/>
              </w:rPr>
            </w:pPr>
            <w:del w:id="126" w:author="咨询组" w:date="2025-10-15T16:47:23Z">
              <w:r>
                <w:rPr>
                  <w:rFonts w:ascii="仿宋" w:hAnsi="仿宋" w:eastAsia="仿宋" w:cs="仿宋"/>
                  <w:spacing w:val="113"/>
                  <w:position w:val="1"/>
                  <w:sz w:val="8"/>
                  <w:szCs w:val="8"/>
                </w:rPr>
                <w:delText>—</w:delText>
              </w:r>
            </w:del>
          </w:p>
        </w:tc>
        <w:tc>
          <w:tcPr>
            <w:tcW w:w="868" w:type="dxa"/>
            <w:vAlign w:val="top"/>
          </w:tcPr>
          <w:p w14:paraId="12F223C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2" w:firstLineChars="200"/>
              <w:textAlignment w:val="baseline"/>
              <w:rPr>
                <w:del w:id="127" w:author="咨询组" w:date="2025-10-15T16:47:23Z"/>
                <w:rFonts w:ascii="仿宋" w:hAnsi="仿宋" w:eastAsia="仿宋" w:cs="仿宋"/>
                <w:sz w:val="8"/>
                <w:szCs w:val="8"/>
              </w:rPr>
            </w:pPr>
            <w:del w:id="128" w:author="咨询组" w:date="2025-10-15T16:47:23Z">
              <w:r>
                <w:rPr>
                  <w:rFonts w:ascii="仿宋" w:hAnsi="仿宋" w:eastAsia="仿宋" w:cs="仿宋"/>
                  <w:spacing w:val="113"/>
                  <w:position w:val="1"/>
                  <w:sz w:val="8"/>
                  <w:szCs w:val="8"/>
                </w:rPr>
                <w:delText>—</w:delText>
              </w:r>
            </w:del>
          </w:p>
        </w:tc>
      </w:tr>
      <w:tr w14:paraId="6DDA31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del w:id="129" w:author="咨询组" w:date="2025-10-15T16:47:23Z"/>
        </w:trPr>
        <w:tc>
          <w:tcPr>
            <w:tcW w:w="1984" w:type="dxa"/>
            <w:vAlign w:val="top"/>
          </w:tcPr>
          <w:p w14:paraId="5032C7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30" w:author="咨询组" w:date="2025-10-15T16:47:23Z"/>
                <w:rFonts w:ascii="Times New Roman" w:hAnsi="Times New Roman" w:eastAsia="Times New Roman" w:cs="Times New Roman"/>
                <w:sz w:val="21"/>
                <w:szCs w:val="21"/>
              </w:rPr>
            </w:pPr>
            <w:del w:id="131" w:author="咨询组" w:date="2025-10-15T16:47:23Z">
              <w:r>
                <w:rPr>
                  <w:rFonts w:ascii="Times New Roman" w:hAnsi="Times New Roman" w:eastAsia="Times New Roman" w:cs="Times New Roman"/>
                  <w:sz w:val="21"/>
                  <w:szCs w:val="21"/>
                </w:rPr>
                <w:delText>P</w:delText>
              </w:r>
            </w:del>
            <w:del w:id="132" w:author="咨询组" w:date="2025-10-15T16:47:23Z">
              <w:r>
                <w:rPr>
                  <w:rFonts w:ascii="Times New Roman" w:hAnsi="Times New Roman" w:eastAsia="Times New Roman" w:cs="Times New Roman"/>
                  <w:spacing w:val="-1"/>
                  <w:sz w:val="21"/>
                  <w:szCs w:val="21"/>
                </w:rPr>
                <w:delText>5/</w:delText>
              </w:r>
            </w:del>
            <w:del w:id="133" w:author="咨询组" w:date="2025-10-15T16:47:23Z">
              <w:r>
                <w:rPr>
                  <w:rFonts w:ascii="Times New Roman" w:hAnsi="Times New Roman" w:eastAsia="Times New Roman" w:cs="Times New Roman"/>
                  <w:sz w:val="21"/>
                  <w:szCs w:val="21"/>
                </w:rPr>
                <w:delText>S5/O6</w:delText>
              </w:r>
            </w:del>
          </w:p>
        </w:tc>
        <w:tc>
          <w:tcPr>
            <w:tcW w:w="1418" w:type="dxa"/>
            <w:vAlign w:val="top"/>
          </w:tcPr>
          <w:p w14:paraId="000F5A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34" w:author="咨询组" w:date="2025-10-15T16:47:23Z"/>
                <w:rFonts w:ascii="Times New Roman" w:hAnsi="Times New Roman" w:eastAsia="Times New Roman" w:cs="Times New Roman"/>
                <w:sz w:val="21"/>
                <w:szCs w:val="21"/>
              </w:rPr>
            </w:pPr>
            <w:del w:id="135" w:author="咨询组" w:date="2025-10-15T16:47:23Z">
              <w:r>
                <w:rPr>
                  <w:rFonts w:ascii="Times New Roman" w:hAnsi="Times New Roman" w:eastAsia="Times New Roman" w:cs="Times New Roman"/>
                  <w:sz w:val="21"/>
                  <w:szCs w:val="21"/>
                </w:rPr>
                <w:delText>PC</w:delText>
              </w:r>
            </w:del>
            <w:del w:id="136" w:author="咨询组" w:date="2025-10-15T16:47:23Z">
              <w:r>
                <w:rPr>
                  <w:rFonts w:ascii="Times New Roman" w:hAnsi="Times New Roman" w:eastAsia="Times New Roman" w:cs="Times New Roman"/>
                  <w:spacing w:val="-1"/>
                  <w:sz w:val="21"/>
                  <w:szCs w:val="21"/>
                </w:rPr>
                <w:delText>5</w:delText>
              </w:r>
            </w:del>
            <w:del w:id="137" w:author="咨询组" w:date="2025-10-15T16:47:23Z">
              <w:r>
                <w:rPr>
                  <w:rFonts w:ascii="Times New Roman" w:hAnsi="Times New Roman" w:eastAsia="Times New Roman" w:cs="Times New Roman"/>
                  <w:sz w:val="21"/>
                  <w:szCs w:val="21"/>
                </w:rPr>
                <w:delText>2-53</w:delText>
              </w:r>
            </w:del>
          </w:p>
        </w:tc>
        <w:tc>
          <w:tcPr>
            <w:tcW w:w="1132" w:type="dxa"/>
            <w:vAlign w:val="top"/>
          </w:tcPr>
          <w:p w14:paraId="104A56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38" w:author="咨询组" w:date="2025-10-15T16:47:23Z"/>
                <w:rFonts w:ascii="Times New Roman" w:hAnsi="Times New Roman" w:eastAsia="Times New Roman" w:cs="Times New Roman"/>
                <w:sz w:val="21"/>
                <w:szCs w:val="21"/>
              </w:rPr>
            </w:pPr>
            <w:del w:id="139" w:author="咨询组" w:date="2025-10-15T16:47:23Z">
              <w:r>
                <w:rPr>
                  <w:rFonts w:ascii="Times New Roman" w:hAnsi="Times New Roman" w:eastAsia="Times New Roman" w:cs="Times New Roman"/>
                  <w:sz w:val="21"/>
                  <w:szCs w:val="21"/>
                </w:rPr>
                <w:delText>PC</w:delText>
              </w:r>
            </w:del>
            <w:del w:id="140" w:author="咨询组" w:date="2025-10-15T16:47:23Z">
              <w:r>
                <w:rPr>
                  <w:rFonts w:ascii="Times New Roman" w:hAnsi="Times New Roman" w:eastAsia="Times New Roman" w:cs="Times New Roman"/>
                  <w:spacing w:val="-1"/>
                  <w:sz w:val="21"/>
                  <w:szCs w:val="21"/>
                </w:rPr>
                <w:delText>5</w:delText>
              </w:r>
            </w:del>
            <w:del w:id="141" w:author="咨询组" w:date="2025-10-15T16:47:23Z">
              <w:r>
                <w:rPr>
                  <w:rFonts w:ascii="Times New Roman" w:hAnsi="Times New Roman" w:eastAsia="Times New Roman" w:cs="Times New Roman"/>
                  <w:sz w:val="21"/>
                  <w:szCs w:val="21"/>
                </w:rPr>
                <w:delText>1-52</w:delText>
              </w:r>
            </w:del>
          </w:p>
        </w:tc>
        <w:tc>
          <w:tcPr>
            <w:tcW w:w="1277" w:type="dxa"/>
            <w:vAlign w:val="top"/>
          </w:tcPr>
          <w:p w14:paraId="0E144F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42" w:author="咨询组" w:date="2025-10-15T16:47:23Z"/>
                <w:rFonts w:ascii="Times New Roman" w:hAnsi="Times New Roman" w:eastAsia="Times New Roman" w:cs="Times New Roman"/>
                <w:sz w:val="21"/>
                <w:szCs w:val="21"/>
              </w:rPr>
            </w:pPr>
            <w:del w:id="143" w:author="咨询组" w:date="2025-10-15T16:47:23Z">
              <w:r>
                <w:rPr>
                  <w:rFonts w:ascii="Times New Roman" w:hAnsi="Times New Roman" w:eastAsia="Times New Roman" w:cs="Times New Roman"/>
                  <w:sz w:val="21"/>
                  <w:szCs w:val="21"/>
                </w:rPr>
                <w:delText>PC</w:delText>
              </w:r>
            </w:del>
            <w:del w:id="144" w:author="咨询组" w:date="2025-10-15T16:47:23Z">
              <w:r>
                <w:rPr>
                  <w:rFonts w:ascii="Times New Roman" w:hAnsi="Times New Roman" w:eastAsia="Times New Roman" w:cs="Times New Roman"/>
                  <w:spacing w:val="-1"/>
                  <w:sz w:val="21"/>
                  <w:szCs w:val="21"/>
                </w:rPr>
                <w:delText>5</w:delText>
              </w:r>
            </w:del>
            <w:del w:id="145" w:author="咨询组" w:date="2025-10-15T16:47:23Z">
              <w:r>
                <w:rPr>
                  <w:rFonts w:ascii="Times New Roman" w:hAnsi="Times New Roman" w:eastAsia="Times New Roman" w:cs="Times New Roman"/>
                  <w:sz w:val="21"/>
                  <w:szCs w:val="21"/>
                </w:rPr>
                <w:delText>2-53</w:delText>
              </w:r>
            </w:del>
          </w:p>
        </w:tc>
        <w:tc>
          <w:tcPr>
            <w:tcW w:w="1132" w:type="dxa"/>
            <w:vAlign w:val="top"/>
          </w:tcPr>
          <w:p w14:paraId="4E8F04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46" w:author="咨询组" w:date="2025-10-15T16:47:23Z"/>
                <w:rFonts w:ascii="Times New Roman" w:hAnsi="Times New Roman" w:eastAsia="Times New Roman" w:cs="Times New Roman"/>
                <w:sz w:val="21"/>
                <w:szCs w:val="21"/>
              </w:rPr>
            </w:pPr>
            <w:del w:id="147" w:author="咨询组" w:date="2025-10-15T16:47:23Z">
              <w:r>
                <w:rPr>
                  <w:rFonts w:ascii="Times New Roman" w:hAnsi="Times New Roman" w:eastAsia="Times New Roman" w:cs="Times New Roman"/>
                  <w:sz w:val="21"/>
                  <w:szCs w:val="21"/>
                </w:rPr>
                <w:delText>PC</w:delText>
              </w:r>
            </w:del>
            <w:del w:id="148" w:author="咨询组" w:date="2025-10-15T16:47:23Z">
              <w:r>
                <w:rPr>
                  <w:rFonts w:ascii="Times New Roman" w:hAnsi="Times New Roman" w:eastAsia="Times New Roman" w:cs="Times New Roman"/>
                  <w:spacing w:val="-1"/>
                  <w:sz w:val="21"/>
                  <w:szCs w:val="21"/>
                </w:rPr>
                <w:delText>5</w:delText>
              </w:r>
            </w:del>
            <w:del w:id="149" w:author="咨询组" w:date="2025-10-15T16:47:23Z">
              <w:r>
                <w:rPr>
                  <w:rFonts w:ascii="Times New Roman" w:hAnsi="Times New Roman" w:eastAsia="Times New Roman" w:cs="Times New Roman"/>
                  <w:sz w:val="21"/>
                  <w:szCs w:val="21"/>
                </w:rPr>
                <w:delText>1-52</w:delText>
              </w:r>
            </w:del>
          </w:p>
        </w:tc>
        <w:tc>
          <w:tcPr>
            <w:tcW w:w="1135" w:type="dxa"/>
            <w:vAlign w:val="top"/>
          </w:tcPr>
          <w:p w14:paraId="2D2276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50" w:author="咨询组" w:date="2025-10-15T16:47:23Z"/>
                <w:rFonts w:ascii="Times New Roman" w:hAnsi="Times New Roman" w:eastAsia="Times New Roman" w:cs="Times New Roman"/>
                <w:sz w:val="21"/>
                <w:szCs w:val="21"/>
              </w:rPr>
            </w:pPr>
            <w:del w:id="151" w:author="咨询组" w:date="2025-10-15T16:47:23Z">
              <w:r>
                <w:rPr>
                  <w:rFonts w:ascii="Times New Roman" w:hAnsi="Times New Roman" w:eastAsia="Times New Roman" w:cs="Times New Roman"/>
                  <w:sz w:val="21"/>
                  <w:szCs w:val="21"/>
                </w:rPr>
                <w:delText>PC</w:delText>
              </w:r>
            </w:del>
            <w:del w:id="152" w:author="咨询组" w:date="2025-10-15T16:47:23Z">
              <w:r>
                <w:rPr>
                  <w:rFonts w:ascii="Times New Roman" w:hAnsi="Times New Roman" w:eastAsia="Times New Roman" w:cs="Times New Roman"/>
                  <w:spacing w:val="-1"/>
                  <w:sz w:val="21"/>
                  <w:szCs w:val="21"/>
                </w:rPr>
                <w:delText>5</w:delText>
              </w:r>
            </w:del>
            <w:del w:id="153" w:author="咨询组" w:date="2025-10-15T16:47:23Z">
              <w:r>
                <w:rPr>
                  <w:rFonts w:ascii="Times New Roman" w:hAnsi="Times New Roman" w:eastAsia="Times New Roman" w:cs="Times New Roman"/>
                  <w:sz w:val="21"/>
                  <w:szCs w:val="21"/>
                </w:rPr>
                <w:delText>1</w:delText>
              </w:r>
            </w:del>
          </w:p>
        </w:tc>
        <w:tc>
          <w:tcPr>
            <w:tcW w:w="868" w:type="dxa"/>
            <w:vAlign w:val="top"/>
          </w:tcPr>
          <w:p w14:paraId="50870D4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54" w:author="咨询组" w:date="2025-10-15T16:47:23Z"/>
                <w:rFonts w:ascii="Times New Roman" w:hAnsi="Times New Roman" w:eastAsia="Times New Roman" w:cs="Times New Roman"/>
                <w:sz w:val="21"/>
                <w:szCs w:val="21"/>
              </w:rPr>
            </w:pPr>
            <w:del w:id="155" w:author="咨询组" w:date="2025-10-15T16:47:23Z">
              <w:r>
                <w:rPr>
                  <w:rFonts w:ascii="Times New Roman" w:hAnsi="Times New Roman" w:eastAsia="Times New Roman" w:cs="Times New Roman"/>
                  <w:sz w:val="21"/>
                  <w:szCs w:val="21"/>
                </w:rPr>
                <w:delText>PC</w:delText>
              </w:r>
            </w:del>
            <w:del w:id="156" w:author="咨询组" w:date="2025-10-15T16:47:23Z">
              <w:r>
                <w:rPr>
                  <w:rFonts w:ascii="Times New Roman" w:hAnsi="Times New Roman" w:eastAsia="Times New Roman" w:cs="Times New Roman"/>
                  <w:spacing w:val="-1"/>
                  <w:sz w:val="21"/>
                  <w:szCs w:val="21"/>
                </w:rPr>
                <w:delText>5</w:delText>
              </w:r>
            </w:del>
            <w:del w:id="157" w:author="咨询组" w:date="2025-10-15T16:47:23Z">
              <w:r>
                <w:rPr>
                  <w:rFonts w:ascii="Times New Roman" w:hAnsi="Times New Roman" w:eastAsia="Times New Roman" w:cs="Times New Roman"/>
                  <w:sz w:val="21"/>
                  <w:szCs w:val="21"/>
                </w:rPr>
                <w:delText>0</w:delText>
              </w:r>
            </w:del>
          </w:p>
        </w:tc>
      </w:tr>
      <w:tr w14:paraId="7ABB4D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158" w:author="咨询组" w:date="2025-10-15T16:47:23Z"/>
        </w:trPr>
        <w:tc>
          <w:tcPr>
            <w:tcW w:w="1984" w:type="dxa"/>
            <w:vAlign w:val="top"/>
          </w:tcPr>
          <w:p w14:paraId="6DB895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59" w:author="咨询组" w:date="2025-10-15T16:47:23Z"/>
                <w:rFonts w:ascii="Times New Roman" w:hAnsi="Times New Roman" w:eastAsia="Times New Roman" w:cs="Times New Roman"/>
                <w:sz w:val="21"/>
                <w:szCs w:val="21"/>
              </w:rPr>
            </w:pPr>
            <w:del w:id="160" w:author="咨询组" w:date="2025-10-15T16:47:23Z">
              <w:r>
                <w:rPr>
                  <w:rFonts w:ascii="Times New Roman" w:hAnsi="Times New Roman" w:eastAsia="Times New Roman" w:cs="Times New Roman"/>
                  <w:sz w:val="21"/>
                  <w:szCs w:val="21"/>
                </w:rPr>
                <w:delText>P</w:delText>
              </w:r>
            </w:del>
            <w:del w:id="161" w:author="咨询组" w:date="2025-10-15T16:47:23Z">
              <w:r>
                <w:rPr>
                  <w:rFonts w:ascii="Times New Roman" w:hAnsi="Times New Roman" w:eastAsia="Times New Roman" w:cs="Times New Roman"/>
                  <w:spacing w:val="-1"/>
                  <w:sz w:val="21"/>
                  <w:szCs w:val="21"/>
                </w:rPr>
                <w:delText>4/</w:delText>
              </w:r>
            </w:del>
            <w:del w:id="162" w:author="咨询组" w:date="2025-10-15T16:47:23Z">
              <w:r>
                <w:rPr>
                  <w:rFonts w:ascii="Times New Roman" w:hAnsi="Times New Roman" w:eastAsia="Times New Roman" w:cs="Times New Roman"/>
                  <w:sz w:val="21"/>
                  <w:szCs w:val="21"/>
                </w:rPr>
                <w:delText>S4/O5</w:delText>
              </w:r>
            </w:del>
          </w:p>
        </w:tc>
        <w:tc>
          <w:tcPr>
            <w:tcW w:w="1418" w:type="dxa"/>
            <w:vAlign w:val="top"/>
          </w:tcPr>
          <w:p w14:paraId="071705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2" w:firstLineChars="200"/>
              <w:textAlignment w:val="baseline"/>
              <w:rPr>
                <w:del w:id="163" w:author="咨询组" w:date="2025-10-15T16:47:23Z"/>
                <w:rFonts w:ascii="仿宋" w:hAnsi="仿宋" w:eastAsia="仿宋" w:cs="仿宋"/>
                <w:sz w:val="21"/>
                <w:szCs w:val="21"/>
              </w:rPr>
            </w:pPr>
            <w:del w:id="164" w:author="咨询组" w:date="2025-10-15T16:47:23Z">
              <w:r>
                <w:rPr>
                  <w:rFonts w:ascii="仿宋" w:hAnsi="仿宋" w:eastAsia="仿宋" w:cs="仿宋"/>
                  <w:spacing w:val="-2"/>
                  <w:sz w:val="21"/>
                  <w:szCs w:val="21"/>
                </w:rPr>
                <w:delText>按</w:delText>
              </w:r>
            </w:del>
            <w:del w:id="165" w:author="咨询组" w:date="2025-10-15T16:47:23Z">
              <w:r>
                <w:rPr>
                  <w:rFonts w:ascii="仿宋" w:hAnsi="仿宋" w:eastAsia="仿宋" w:cs="仿宋"/>
                  <w:spacing w:val="-1"/>
                  <w:sz w:val="21"/>
                  <w:szCs w:val="21"/>
                </w:rPr>
                <w:delText>所在岗位</w:delText>
              </w:r>
            </w:del>
            <w:del w:id="166" w:author="咨询组" w:date="2025-10-15T16:47:23Z">
              <w:r>
                <w:rPr>
                  <w:rFonts w:ascii="仿宋" w:hAnsi="仿宋" w:eastAsia="仿宋" w:cs="仿宋"/>
                  <w:sz w:val="21"/>
                  <w:szCs w:val="21"/>
                </w:rPr>
                <w:delText xml:space="preserve"> </w:delText>
              </w:r>
            </w:del>
            <w:del w:id="167" w:author="咨询组" w:date="2025-10-15T16:47:23Z">
              <w:r>
                <w:rPr>
                  <w:rFonts w:ascii="仿宋" w:hAnsi="仿宋" w:eastAsia="仿宋" w:cs="仿宋"/>
                  <w:spacing w:val="-10"/>
                  <w:sz w:val="21"/>
                  <w:szCs w:val="21"/>
                </w:rPr>
                <w:delText>岗</w:delText>
              </w:r>
            </w:del>
            <w:del w:id="168" w:author="咨询组" w:date="2025-10-15T16:47:23Z">
              <w:r>
                <w:rPr>
                  <w:rFonts w:ascii="仿宋" w:hAnsi="仿宋" w:eastAsia="仿宋" w:cs="仿宋"/>
                  <w:spacing w:val="-8"/>
                  <w:sz w:val="21"/>
                  <w:szCs w:val="21"/>
                </w:rPr>
                <w:delText>级执行</w:delText>
              </w:r>
            </w:del>
          </w:p>
        </w:tc>
        <w:tc>
          <w:tcPr>
            <w:tcW w:w="1132" w:type="dxa"/>
            <w:vAlign w:val="top"/>
          </w:tcPr>
          <w:p w14:paraId="10E665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69" w:author="咨询组" w:date="2025-10-15T16:47:23Z"/>
                <w:rFonts w:ascii="Times New Roman" w:hAnsi="Times New Roman" w:eastAsia="Times New Roman" w:cs="Times New Roman"/>
                <w:sz w:val="21"/>
                <w:szCs w:val="21"/>
              </w:rPr>
            </w:pPr>
            <w:del w:id="170" w:author="咨询组" w:date="2025-10-15T16:47:23Z">
              <w:r>
                <w:rPr>
                  <w:rFonts w:ascii="Times New Roman" w:hAnsi="Times New Roman" w:eastAsia="Times New Roman" w:cs="Times New Roman"/>
                  <w:sz w:val="21"/>
                  <w:szCs w:val="21"/>
                </w:rPr>
                <w:delText>PC</w:delText>
              </w:r>
            </w:del>
            <w:del w:id="171" w:author="咨询组" w:date="2025-10-15T16:47:23Z">
              <w:r>
                <w:rPr>
                  <w:rFonts w:ascii="Times New Roman" w:hAnsi="Times New Roman" w:eastAsia="Times New Roman" w:cs="Times New Roman"/>
                  <w:spacing w:val="-1"/>
                  <w:sz w:val="21"/>
                  <w:szCs w:val="21"/>
                </w:rPr>
                <w:delText>5</w:delText>
              </w:r>
            </w:del>
            <w:del w:id="172" w:author="咨询组" w:date="2025-10-15T16:47:23Z">
              <w:r>
                <w:rPr>
                  <w:rFonts w:ascii="Times New Roman" w:hAnsi="Times New Roman" w:eastAsia="Times New Roman" w:cs="Times New Roman"/>
                  <w:sz w:val="21"/>
                  <w:szCs w:val="21"/>
                </w:rPr>
                <w:delText>0</w:delText>
              </w:r>
            </w:del>
          </w:p>
        </w:tc>
        <w:tc>
          <w:tcPr>
            <w:tcW w:w="1277" w:type="dxa"/>
            <w:vAlign w:val="top"/>
          </w:tcPr>
          <w:p w14:paraId="52706F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2" w:firstLineChars="200"/>
              <w:textAlignment w:val="baseline"/>
              <w:rPr>
                <w:del w:id="173" w:author="咨询组" w:date="2025-10-15T16:47:23Z"/>
                <w:rFonts w:ascii="仿宋" w:hAnsi="仿宋" w:eastAsia="仿宋" w:cs="仿宋"/>
                <w:sz w:val="21"/>
                <w:szCs w:val="21"/>
              </w:rPr>
            </w:pPr>
            <w:del w:id="174" w:author="咨询组" w:date="2025-10-15T16:47:23Z">
              <w:r>
                <w:rPr>
                  <w:rFonts w:ascii="仿宋" w:hAnsi="仿宋" w:eastAsia="仿宋" w:cs="仿宋"/>
                  <w:spacing w:val="-2"/>
                  <w:sz w:val="21"/>
                  <w:szCs w:val="21"/>
                </w:rPr>
                <w:delText>按</w:delText>
              </w:r>
            </w:del>
            <w:del w:id="175" w:author="咨询组" w:date="2025-10-15T16:47:23Z">
              <w:r>
                <w:rPr>
                  <w:rFonts w:ascii="仿宋" w:hAnsi="仿宋" w:eastAsia="仿宋" w:cs="仿宋"/>
                  <w:spacing w:val="-1"/>
                  <w:sz w:val="21"/>
                  <w:szCs w:val="21"/>
                </w:rPr>
                <w:delText>所在岗位</w:delText>
              </w:r>
            </w:del>
            <w:del w:id="176" w:author="咨询组" w:date="2025-10-15T16:47:23Z">
              <w:r>
                <w:rPr>
                  <w:rFonts w:ascii="仿宋" w:hAnsi="仿宋" w:eastAsia="仿宋" w:cs="仿宋"/>
                  <w:sz w:val="21"/>
                  <w:szCs w:val="21"/>
                </w:rPr>
                <w:delText xml:space="preserve"> </w:delText>
              </w:r>
            </w:del>
            <w:del w:id="177" w:author="咨询组" w:date="2025-10-15T16:47:23Z">
              <w:r>
                <w:rPr>
                  <w:rFonts w:ascii="仿宋" w:hAnsi="仿宋" w:eastAsia="仿宋" w:cs="仿宋"/>
                  <w:spacing w:val="-10"/>
                  <w:sz w:val="21"/>
                  <w:szCs w:val="21"/>
                </w:rPr>
                <w:delText>岗</w:delText>
              </w:r>
            </w:del>
            <w:del w:id="178" w:author="咨询组" w:date="2025-10-15T16:47:23Z">
              <w:r>
                <w:rPr>
                  <w:rFonts w:ascii="仿宋" w:hAnsi="仿宋" w:eastAsia="仿宋" w:cs="仿宋"/>
                  <w:spacing w:val="-8"/>
                  <w:sz w:val="21"/>
                  <w:szCs w:val="21"/>
                </w:rPr>
                <w:delText>级执行</w:delText>
              </w:r>
            </w:del>
          </w:p>
        </w:tc>
        <w:tc>
          <w:tcPr>
            <w:tcW w:w="1132" w:type="dxa"/>
            <w:vAlign w:val="top"/>
          </w:tcPr>
          <w:p w14:paraId="1C6894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79" w:author="咨询组" w:date="2025-10-15T16:47:23Z"/>
                <w:rFonts w:ascii="Times New Roman" w:hAnsi="Times New Roman" w:eastAsia="Times New Roman" w:cs="Times New Roman"/>
                <w:sz w:val="21"/>
                <w:szCs w:val="21"/>
              </w:rPr>
            </w:pPr>
            <w:del w:id="180" w:author="咨询组" w:date="2025-10-15T16:47:23Z">
              <w:r>
                <w:rPr>
                  <w:rFonts w:ascii="Times New Roman" w:hAnsi="Times New Roman" w:eastAsia="Times New Roman" w:cs="Times New Roman"/>
                  <w:sz w:val="21"/>
                  <w:szCs w:val="21"/>
                </w:rPr>
                <w:delText>PC</w:delText>
              </w:r>
            </w:del>
            <w:del w:id="181" w:author="咨询组" w:date="2025-10-15T16:47:23Z">
              <w:r>
                <w:rPr>
                  <w:rFonts w:ascii="Times New Roman" w:hAnsi="Times New Roman" w:eastAsia="Times New Roman" w:cs="Times New Roman"/>
                  <w:spacing w:val="-1"/>
                  <w:sz w:val="21"/>
                  <w:szCs w:val="21"/>
                </w:rPr>
                <w:delText>5</w:delText>
              </w:r>
            </w:del>
            <w:del w:id="182" w:author="咨询组" w:date="2025-10-15T16:47:23Z">
              <w:r>
                <w:rPr>
                  <w:rFonts w:ascii="Times New Roman" w:hAnsi="Times New Roman" w:eastAsia="Times New Roman" w:cs="Times New Roman"/>
                  <w:sz w:val="21"/>
                  <w:szCs w:val="21"/>
                </w:rPr>
                <w:delText>0</w:delText>
              </w:r>
            </w:del>
          </w:p>
        </w:tc>
        <w:tc>
          <w:tcPr>
            <w:tcW w:w="1135" w:type="dxa"/>
            <w:vAlign w:val="top"/>
          </w:tcPr>
          <w:p w14:paraId="5B2F28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83" w:author="咨询组" w:date="2025-10-15T16:47:23Z"/>
                <w:rFonts w:ascii="Times New Roman" w:hAnsi="Times New Roman" w:eastAsia="Times New Roman" w:cs="Times New Roman"/>
                <w:sz w:val="21"/>
                <w:szCs w:val="21"/>
              </w:rPr>
            </w:pPr>
            <w:del w:id="184" w:author="咨询组" w:date="2025-10-15T16:47:23Z">
              <w:r>
                <w:rPr>
                  <w:rFonts w:ascii="Times New Roman" w:hAnsi="Times New Roman" w:eastAsia="Times New Roman" w:cs="Times New Roman"/>
                  <w:sz w:val="21"/>
                  <w:szCs w:val="21"/>
                </w:rPr>
                <w:delText>PC</w:delText>
              </w:r>
            </w:del>
            <w:del w:id="185" w:author="咨询组" w:date="2025-10-15T16:47:23Z">
              <w:r>
                <w:rPr>
                  <w:rFonts w:ascii="Times New Roman" w:hAnsi="Times New Roman" w:eastAsia="Times New Roman" w:cs="Times New Roman"/>
                  <w:spacing w:val="-1"/>
                  <w:sz w:val="21"/>
                  <w:szCs w:val="21"/>
                </w:rPr>
                <w:delText>5</w:delText>
              </w:r>
            </w:del>
            <w:del w:id="186" w:author="咨询组" w:date="2025-10-15T16:47:23Z">
              <w:r>
                <w:rPr>
                  <w:rFonts w:ascii="Times New Roman" w:hAnsi="Times New Roman" w:eastAsia="Times New Roman" w:cs="Times New Roman"/>
                  <w:sz w:val="21"/>
                  <w:szCs w:val="21"/>
                </w:rPr>
                <w:delText>0</w:delText>
              </w:r>
            </w:del>
          </w:p>
        </w:tc>
        <w:tc>
          <w:tcPr>
            <w:tcW w:w="868" w:type="dxa"/>
            <w:vAlign w:val="top"/>
          </w:tcPr>
          <w:p w14:paraId="28B37D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87" w:author="咨询组" w:date="2025-10-15T16:47:23Z"/>
                <w:rFonts w:ascii="Times New Roman" w:hAnsi="Times New Roman" w:eastAsia="Times New Roman" w:cs="Times New Roman"/>
                <w:sz w:val="21"/>
                <w:szCs w:val="21"/>
              </w:rPr>
            </w:pPr>
            <w:del w:id="188" w:author="咨询组" w:date="2025-10-15T16:47:23Z">
              <w:r>
                <w:rPr>
                  <w:rFonts w:ascii="Times New Roman" w:hAnsi="Times New Roman" w:eastAsia="Times New Roman" w:cs="Times New Roman"/>
                  <w:sz w:val="21"/>
                  <w:szCs w:val="21"/>
                </w:rPr>
                <w:delText>PC</w:delText>
              </w:r>
            </w:del>
            <w:del w:id="189" w:author="咨询组" w:date="2025-10-15T16:47:23Z">
              <w:r>
                <w:rPr>
                  <w:rFonts w:ascii="Times New Roman" w:hAnsi="Times New Roman" w:eastAsia="Times New Roman" w:cs="Times New Roman"/>
                  <w:spacing w:val="-1"/>
                  <w:sz w:val="21"/>
                  <w:szCs w:val="21"/>
                </w:rPr>
                <w:delText>4</w:delText>
              </w:r>
            </w:del>
            <w:del w:id="190" w:author="咨询组" w:date="2025-10-15T16:47:23Z">
              <w:r>
                <w:rPr>
                  <w:rFonts w:ascii="Times New Roman" w:hAnsi="Times New Roman" w:eastAsia="Times New Roman" w:cs="Times New Roman"/>
                  <w:sz w:val="21"/>
                  <w:szCs w:val="21"/>
                </w:rPr>
                <w:delText>9</w:delText>
              </w:r>
            </w:del>
          </w:p>
        </w:tc>
      </w:tr>
      <w:tr w14:paraId="7B0D8C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del w:id="191" w:author="咨询组" w:date="2025-10-15T16:47:23Z"/>
        </w:trPr>
        <w:tc>
          <w:tcPr>
            <w:tcW w:w="1984" w:type="dxa"/>
            <w:vAlign w:val="top"/>
          </w:tcPr>
          <w:p w14:paraId="3323369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6" w:firstLineChars="200"/>
              <w:textAlignment w:val="baseline"/>
              <w:rPr>
                <w:del w:id="192" w:author="咨询组" w:date="2025-10-15T16:47:23Z"/>
                <w:rFonts w:ascii="仿宋" w:hAnsi="仿宋" w:eastAsia="仿宋" w:cs="仿宋"/>
                <w:sz w:val="21"/>
                <w:szCs w:val="21"/>
              </w:rPr>
            </w:pPr>
            <w:del w:id="193" w:author="咨询组" w:date="2025-10-15T16:47:23Z">
              <w:r>
                <w:rPr>
                  <w:rFonts w:ascii="Times New Roman" w:hAnsi="Times New Roman" w:eastAsia="Times New Roman" w:cs="Times New Roman"/>
                  <w:spacing w:val="-1"/>
                  <w:sz w:val="21"/>
                  <w:szCs w:val="21"/>
                </w:rPr>
                <w:delText xml:space="preserve">P3/S3/O4 </w:delText>
              </w:r>
            </w:del>
            <w:del w:id="194" w:author="咨询组" w:date="2025-10-15T16:47:23Z">
              <w:r>
                <w:rPr>
                  <w:rFonts w:ascii="仿宋" w:hAnsi="仿宋" w:eastAsia="仿宋" w:cs="仿宋"/>
                  <w:spacing w:val="-1"/>
                  <w:sz w:val="21"/>
                  <w:szCs w:val="21"/>
                </w:rPr>
                <w:delText>及以下</w:delText>
              </w:r>
            </w:del>
          </w:p>
        </w:tc>
        <w:tc>
          <w:tcPr>
            <w:tcW w:w="6962" w:type="dxa"/>
            <w:gridSpan w:val="6"/>
            <w:vAlign w:val="top"/>
          </w:tcPr>
          <w:p w14:paraId="281723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16" w:firstLineChars="200"/>
              <w:textAlignment w:val="baseline"/>
              <w:rPr>
                <w:del w:id="195" w:author="咨询组" w:date="2025-10-15T16:47:23Z"/>
                <w:rFonts w:ascii="仿宋" w:hAnsi="仿宋" w:eastAsia="仿宋" w:cs="仿宋"/>
                <w:sz w:val="21"/>
                <w:szCs w:val="21"/>
              </w:rPr>
            </w:pPr>
            <w:del w:id="196" w:author="咨询组" w:date="2025-10-15T16:47:23Z">
              <w:r>
                <w:rPr>
                  <w:rFonts w:ascii="仿宋" w:hAnsi="仿宋" w:eastAsia="仿宋" w:cs="仿宋"/>
                  <w:spacing w:val="-1"/>
                  <w:sz w:val="21"/>
                  <w:szCs w:val="21"/>
                </w:rPr>
                <w:delText>按所在岗位岗</w:delText>
              </w:r>
            </w:del>
            <w:del w:id="197" w:author="咨询组" w:date="2025-10-15T16:47:23Z">
              <w:r>
                <w:rPr>
                  <w:rFonts w:ascii="仿宋" w:hAnsi="仿宋" w:eastAsia="仿宋" w:cs="仿宋"/>
                  <w:sz w:val="21"/>
                  <w:szCs w:val="21"/>
                </w:rPr>
                <w:delText>级执行</w:delText>
              </w:r>
            </w:del>
          </w:p>
        </w:tc>
      </w:tr>
    </w:tbl>
    <w:p w14:paraId="3D98E8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del w:id="198" w:author="咨询组" w:date="2025-10-15T16:47:23Z"/>
          <w:rFonts w:ascii="仿宋" w:hAnsi="仿宋" w:eastAsia="仿宋" w:cs="仿宋"/>
          <w:sz w:val="31"/>
          <w:szCs w:val="31"/>
        </w:rPr>
      </w:pPr>
      <w:del w:id="199" w:author="咨询组" w:date="2025-10-15T16:47:23Z">
        <w:r>
          <w:rPr>
            <w:rFonts w:ascii="仿宋" w:hAnsi="仿宋" w:eastAsia="仿宋" w:cs="仿宋"/>
            <w:spacing w:val="12"/>
            <w:sz w:val="31"/>
            <w:szCs w:val="31"/>
          </w:rPr>
          <w:delText>1.</w:delText>
        </w:r>
      </w:del>
      <w:del w:id="200" w:author="咨询组" w:date="2025-10-15T16:47:23Z">
        <w:r>
          <w:rPr>
            <w:rFonts w:ascii="仿宋" w:hAnsi="仿宋" w:eastAsia="仿宋" w:cs="仿宋"/>
            <w:spacing w:val="10"/>
            <w:sz w:val="31"/>
            <w:szCs w:val="31"/>
          </w:rPr>
          <w:delText>经</w:delText>
        </w:r>
      </w:del>
      <w:del w:id="201" w:author="咨询组" w:date="2025-10-15T16:47:23Z">
        <w:r>
          <w:rPr>
            <w:rFonts w:ascii="仿宋" w:hAnsi="仿宋" w:eastAsia="仿宋" w:cs="仿宋"/>
            <w:spacing w:val="6"/>
            <w:sz w:val="31"/>
            <w:szCs w:val="31"/>
          </w:rPr>
          <w:delText>理级同等职级(含外部招聘暂定级、新晋级至经理级同等</w:delText>
        </w:r>
      </w:del>
      <w:del w:id="202" w:author="咨询组" w:date="2025-10-15T16:47:23Z">
        <w:r>
          <w:rPr>
            <w:rFonts w:ascii="仿宋" w:hAnsi="仿宋" w:eastAsia="仿宋" w:cs="仿宋"/>
            <w:spacing w:val="8"/>
            <w:sz w:val="31"/>
            <w:szCs w:val="31"/>
          </w:rPr>
          <w:delText>职级、经理级同等职级晋级、跨业务单元调动)员工定级，应以</w:delText>
        </w:r>
      </w:del>
      <w:del w:id="203" w:author="咨询组" w:date="2025-10-15T16:47:23Z">
        <w:r>
          <w:rPr>
            <w:rFonts w:ascii="仿宋" w:hAnsi="仿宋" w:eastAsia="仿宋" w:cs="仿宋"/>
            <w:spacing w:val="7"/>
            <w:sz w:val="31"/>
            <w:szCs w:val="31"/>
          </w:rPr>
          <w:delText>经</w:delText>
        </w:r>
      </w:del>
      <w:del w:id="204" w:author="咨询组" w:date="2025-10-15T16:47:23Z">
        <w:r>
          <w:rPr>
            <w:rFonts w:ascii="仿宋" w:hAnsi="仿宋" w:eastAsia="仿宋" w:cs="仿宋"/>
            <w:spacing w:val="26"/>
            <w:sz w:val="31"/>
            <w:szCs w:val="31"/>
          </w:rPr>
          <w:delText>理</w:delText>
        </w:r>
      </w:del>
      <w:del w:id="205" w:author="咨询组" w:date="2025-10-15T16:47:23Z">
        <w:r>
          <w:rPr>
            <w:rFonts w:ascii="仿宋" w:hAnsi="仿宋" w:eastAsia="仿宋" w:cs="仿宋"/>
            <w:spacing w:val="15"/>
            <w:sz w:val="31"/>
            <w:szCs w:val="31"/>
          </w:rPr>
          <w:delText>级</w:delText>
        </w:r>
      </w:del>
      <w:del w:id="206" w:author="咨询组" w:date="2025-10-15T16:47:23Z">
        <w:r>
          <w:rPr>
            <w:rFonts w:ascii="仿宋" w:hAnsi="仿宋" w:eastAsia="仿宋" w:cs="仿宋"/>
            <w:spacing w:val="13"/>
            <w:sz w:val="31"/>
            <w:szCs w:val="31"/>
          </w:rPr>
          <w:delText>同等职级岗级范围的较低岗级定级，其现薪酬水平已达到或</w:delText>
        </w:r>
      </w:del>
      <w:del w:id="207" w:author="咨询组" w:date="2025-10-15T16:47:23Z">
        <w:r>
          <w:rPr>
            <w:rFonts w:ascii="仿宋" w:hAnsi="仿宋" w:eastAsia="仿宋" w:cs="仿宋"/>
            <w:spacing w:val="26"/>
            <w:sz w:val="31"/>
            <w:szCs w:val="31"/>
          </w:rPr>
          <w:delText>超</w:delText>
        </w:r>
      </w:del>
      <w:del w:id="208" w:author="咨询组" w:date="2025-10-15T16:47:23Z">
        <w:r>
          <w:rPr>
            <w:rFonts w:ascii="仿宋" w:hAnsi="仿宋" w:eastAsia="仿宋" w:cs="仿宋"/>
            <w:spacing w:val="15"/>
            <w:sz w:val="31"/>
            <w:szCs w:val="31"/>
          </w:rPr>
          <w:delText>过</w:delText>
        </w:r>
      </w:del>
      <w:del w:id="209" w:author="咨询组" w:date="2025-10-15T16:47:23Z">
        <w:r>
          <w:rPr>
            <w:rFonts w:ascii="仿宋" w:hAnsi="仿宋" w:eastAsia="仿宋" w:cs="仿宋"/>
            <w:spacing w:val="13"/>
            <w:sz w:val="31"/>
            <w:szCs w:val="31"/>
          </w:rPr>
          <w:delText>较低岗级最高档的，可上调至相应岗级区间范围的较高岗级</w:delText>
        </w:r>
      </w:del>
      <w:del w:id="210" w:author="咨询组" w:date="2025-10-15T16:47:23Z">
        <w:r>
          <w:rPr>
            <w:rFonts w:ascii="仿宋" w:hAnsi="仿宋" w:eastAsia="仿宋" w:cs="仿宋"/>
            <w:spacing w:val="-4"/>
            <w:sz w:val="31"/>
            <w:szCs w:val="31"/>
          </w:rPr>
          <w:delText>定级。管理序列转非管理</w:delText>
        </w:r>
      </w:del>
      <w:del w:id="211" w:author="咨询组" w:date="2025-10-15T16:47:23Z">
        <w:r>
          <w:rPr>
            <w:rFonts w:ascii="仿宋" w:hAnsi="仿宋" w:eastAsia="仿宋" w:cs="仿宋"/>
            <w:spacing w:val="-3"/>
            <w:sz w:val="31"/>
            <w:szCs w:val="31"/>
          </w:rPr>
          <w:delText>序</w:delText>
        </w:r>
      </w:del>
      <w:del w:id="212" w:author="咨询组" w:date="2025-10-15T16:47:23Z">
        <w:r>
          <w:rPr>
            <w:rFonts w:ascii="仿宋" w:hAnsi="仿宋" w:eastAsia="仿宋" w:cs="仿宋"/>
            <w:spacing w:val="-2"/>
            <w:sz w:val="31"/>
            <w:szCs w:val="31"/>
          </w:rPr>
          <w:delText>列暂定经理级同等职级，原岗级在暂定</w:delText>
        </w:r>
      </w:del>
      <w:del w:id="213" w:author="咨询组" w:date="2025-10-15T16:47:23Z">
        <w:r>
          <w:rPr>
            <w:rFonts w:ascii="仿宋" w:hAnsi="仿宋" w:eastAsia="仿宋" w:cs="仿宋"/>
            <w:spacing w:val="7"/>
            <w:sz w:val="31"/>
            <w:szCs w:val="31"/>
          </w:rPr>
          <w:delText>职</w:delText>
        </w:r>
      </w:del>
      <w:del w:id="214" w:author="咨询组" w:date="2025-10-15T16:47:23Z">
        <w:r>
          <w:rPr>
            <w:rFonts w:ascii="仿宋" w:hAnsi="仿宋" w:eastAsia="仿宋" w:cs="仿宋"/>
            <w:spacing w:val="4"/>
            <w:sz w:val="31"/>
            <w:szCs w:val="31"/>
          </w:rPr>
          <w:delText>级岗级范围内的，岗级不变；</w:delText>
        </w:r>
      </w:del>
    </w:p>
    <w:p w14:paraId="592FCD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15" w:author="咨询组" w:date="2025-10-15T16:47:23Z"/>
          <w:rFonts w:ascii="仿宋" w:hAnsi="仿宋" w:eastAsia="仿宋" w:cs="仿宋"/>
          <w:sz w:val="31"/>
          <w:szCs w:val="31"/>
        </w:rPr>
      </w:pPr>
      <w:del w:id="216" w:author="咨询组" w:date="2025-10-15T16:47:23Z">
        <w:r>
          <w:rPr>
            <w:rFonts w:ascii="仿宋" w:hAnsi="仿宋" w:eastAsia="仿宋" w:cs="仿宋"/>
            <w:spacing w:val="2"/>
            <w:sz w:val="31"/>
            <w:szCs w:val="31"/>
          </w:rPr>
          <w:delText>2.华润啤酒/</w:delText>
        </w:r>
      </w:del>
      <w:del w:id="217" w:author="咨询组" w:date="2025-10-15T16:47:23Z">
        <w:r>
          <w:rPr>
            <w:rFonts w:ascii="仿宋" w:hAnsi="仿宋" w:eastAsia="仿宋" w:cs="仿宋"/>
            <w:spacing w:val="1"/>
            <w:sz w:val="31"/>
            <w:szCs w:val="31"/>
          </w:rPr>
          <w:delText>华润雪花/华润酒业本部、共享中心</w:delText>
        </w:r>
      </w:del>
      <w:del w:id="218" w:author="咨询组" w:date="2025-10-15T16:47:23Z">
        <w:r>
          <w:rPr>
            <w:rFonts w:ascii="仿宋" w:hAnsi="仿宋" w:eastAsia="仿宋" w:cs="仿宋"/>
            <w:sz w:val="31"/>
            <w:szCs w:val="31"/>
          </w:rPr>
          <w:delText>PC</w:delText>
        </w:r>
      </w:del>
      <w:del w:id="219" w:author="咨询组" w:date="2025-10-15T16:47:23Z">
        <w:r>
          <w:rPr>
            <w:rFonts w:ascii="仿宋" w:hAnsi="仿宋" w:eastAsia="仿宋" w:cs="仿宋"/>
            <w:spacing w:val="1"/>
            <w:sz w:val="31"/>
            <w:szCs w:val="31"/>
          </w:rPr>
          <w:delText>49及以下</w:delText>
        </w:r>
      </w:del>
      <w:del w:id="220" w:author="咨询组" w:date="2025-10-15T16:47:23Z">
        <w:r>
          <w:rPr>
            <w:rFonts w:ascii="仿宋" w:hAnsi="仿宋" w:eastAsia="仿宋" w:cs="仿宋"/>
            <w:sz w:val="31"/>
            <w:szCs w:val="31"/>
          </w:rPr>
          <w:delText>P</w:delText>
        </w:r>
      </w:del>
      <w:del w:id="221" w:author="咨询组" w:date="2025-10-15T16:47:23Z">
        <w:r>
          <w:rPr>
            <w:rFonts w:ascii="仿宋" w:hAnsi="仿宋" w:eastAsia="仿宋" w:cs="仿宋"/>
            <w:spacing w:val="4"/>
            <w:sz w:val="31"/>
            <w:szCs w:val="31"/>
          </w:rPr>
          <w:delText>4/</w:delText>
        </w:r>
      </w:del>
      <w:del w:id="222" w:author="咨询组" w:date="2025-10-15T16:47:23Z">
        <w:r>
          <w:rPr>
            <w:rFonts w:ascii="仿宋" w:hAnsi="仿宋" w:eastAsia="仿宋" w:cs="仿宋"/>
            <w:sz w:val="31"/>
            <w:szCs w:val="31"/>
          </w:rPr>
          <w:delText>S</w:delText>
        </w:r>
      </w:del>
      <w:del w:id="223" w:author="咨询组" w:date="2025-10-15T16:47:23Z">
        <w:r>
          <w:rPr>
            <w:rFonts w:ascii="仿宋" w:hAnsi="仿宋" w:eastAsia="仿宋" w:cs="仿宋"/>
            <w:spacing w:val="3"/>
            <w:sz w:val="31"/>
            <w:szCs w:val="31"/>
          </w:rPr>
          <w:delText>4</w:delText>
        </w:r>
      </w:del>
      <w:del w:id="224" w:author="咨询组" w:date="2025-10-15T16:47:23Z">
        <w:r>
          <w:rPr>
            <w:rFonts w:ascii="仿宋" w:hAnsi="仿宋" w:eastAsia="仿宋" w:cs="仿宋"/>
            <w:spacing w:val="2"/>
            <w:sz w:val="31"/>
            <w:szCs w:val="31"/>
          </w:rPr>
          <w:delText>/05定级范围为</w:delText>
        </w:r>
      </w:del>
      <w:del w:id="225" w:author="咨询组" w:date="2025-10-15T16:47:23Z">
        <w:r>
          <w:rPr>
            <w:rFonts w:ascii="仿宋" w:hAnsi="仿宋" w:eastAsia="仿宋" w:cs="仿宋"/>
            <w:sz w:val="31"/>
            <w:szCs w:val="31"/>
          </w:rPr>
          <w:delText>PC</w:delText>
        </w:r>
      </w:del>
      <w:del w:id="226" w:author="咨询组" w:date="2025-10-15T16:47:23Z">
        <w:r>
          <w:rPr>
            <w:rFonts w:ascii="仿宋" w:hAnsi="仿宋" w:eastAsia="仿宋" w:cs="仿宋"/>
            <w:spacing w:val="2"/>
            <w:sz w:val="31"/>
            <w:szCs w:val="31"/>
          </w:rPr>
          <w:delText>50，但不属经理级同等职级；片区生产部</w:delText>
        </w:r>
      </w:del>
      <w:del w:id="227" w:author="咨询组" w:date="2025-10-15T16:47:23Z">
        <w:r>
          <w:rPr>
            <w:rFonts w:ascii="仿宋" w:hAnsi="仿宋" w:eastAsia="仿宋" w:cs="仿宋"/>
            <w:spacing w:val="14"/>
            <w:sz w:val="31"/>
            <w:szCs w:val="31"/>
          </w:rPr>
          <w:delText>/</w:delText>
        </w:r>
      </w:del>
      <w:del w:id="228" w:author="咨询组" w:date="2025-10-15T16:47:23Z">
        <w:r>
          <w:rPr>
            <w:rFonts w:ascii="仿宋" w:hAnsi="仿宋" w:eastAsia="仿宋" w:cs="仿宋"/>
            <w:spacing w:val="12"/>
            <w:sz w:val="31"/>
            <w:szCs w:val="31"/>
          </w:rPr>
          <w:delText>片</w:delText>
        </w:r>
      </w:del>
      <w:del w:id="229" w:author="咨询组" w:date="2025-10-15T16:47:23Z">
        <w:r>
          <w:rPr>
            <w:rFonts w:ascii="仿宋" w:hAnsi="仿宋" w:eastAsia="仿宋" w:cs="仿宋"/>
            <w:spacing w:val="7"/>
            <w:sz w:val="31"/>
            <w:szCs w:val="31"/>
          </w:rPr>
          <w:delText>区营运部/销售事业部本部/派驻片区</w:delText>
        </w:r>
      </w:del>
      <w:del w:id="230" w:author="咨询组" w:date="2025-10-15T16:47:23Z">
        <w:r>
          <w:rPr>
            <w:rFonts w:ascii="仿宋" w:hAnsi="仿宋" w:eastAsia="仿宋" w:cs="仿宋"/>
            <w:sz w:val="31"/>
            <w:szCs w:val="31"/>
          </w:rPr>
          <w:delText>P</w:delText>
        </w:r>
      </w:del>
      <w:del w:id="231" w:author="咨询组" w:date="2025-10-15T16:47:23Z">
        <w:r>
          <w:rPr>
            <w:rFonts w:ascii="仿宋" w:hAnsi="仿宋" w:eastAsia="仿宋" w:cs="仿宋"/>
            <w:spacing w:val="7"/>
            <w:sz w:val="31"/>
            <w:szCs w:val="31"/>
          </w:rPr>
          <w:delText>4属经理级同等职级。</w:delText>
        </w:r>
      </w:del>
    </w:p>
    <w:p w14:paraId="20ADE7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32" w:firstLineChars="200"/>
        <w:textAlignment w:val="baseline"/>
        <w:rPr>
          <w:del w:id="232" w:author="咨询组" w:date="2025-10-15T16:47:23Z"/>
          <w:rFonts w:ascii="仿宋" w:hAnsi="仿宋" w:eastAsia="仿宋" w:cs="仿宋"/>
          <w:sz w:val="31"/>
          <w:szCs w:val="31"/>
        </w:rPr>
      </w:pPr>
      <w:del w:id="233" w:author="咨询组" w:date="2025-10-15T16:47:23Z">
        <w:r>
          <w:rPr>
            <w:rFonts w:ascii="仿宋" w:hAnsi="仿宋" w:eastAsia="仿宋" w:cs="仿宋"/>
            <w:spacing w:val="28"/>
            <w:sz w:val="31"/>
            <w:szCs w:val="31"/>
          </w:rPr>
          <w:delText>(</w:delText>
        </w:r>
      </w:del>
      <w:del w:id="234" w:author="咨询组" w:date="2025-10-15T16:47:23Z">
        <w:r>
          <w:rPr>
            <w:rFonts w:ascii="仿宋" w:hAnsi="仿宋" w:eastAsia="仿宋" w:cs="仿宋"/>
            <w:spacing w:val="27"/>
            <w:sz w:val="31"/>
            <w:szCs w:val="31"/>
          </w:rPr>
          <w:delText>二)薪档确定规则</w:delText>
        </w:r>
      </w:del>
    </w:p>
    <w:p w14:paraId="2862F1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04" w:firstLineChars="200"/>
        <w:textAlignment w:val="baseline"/>
        <w:rPr>
          <w:del w:id="235" w:author="咨询组" w:date="2025-10-15T16:47:23Z"/>
          <w:rFonts w:ascii="仿宋" w:hAnsi="仿宋" w:eastAsia="仿宋" w:cs="仿宋"/>
          <w:sz w:val="31"/>
          <w:szCs w:val="31"/>
        </w:rPr>
      </w:pPr>
      <w:del w:id="236" w:author="咨询组" w:date="2025-10-15T16:47:23Z">
        <w:r>
          <w:rPr>
            <w:rFonts w:ascii="仿宋" w:hAnsi="仿宋" w:eastAsia="仿宋" w:cs="仿宋"/>
            <w:spacing w:val="-4"/>
            <w:sz w:val="31"/>
            <w:szCs w:val="31"/>
          </w:rPr>
          <w:delText>原则上，同等岗级下，员工的能力等级(职级)越高，适</w:delText>
        </w:r>
      </w:del>
      <w:del w:id="237" w:author="咨询组" w:date="2025-10-15T16:47:23Z">
        <w:r>
          <w:rPr>
            <w:rFonts w:ascii="仿宋" w:hAnsi="仿宋" w:eastAsia="仿宋" w:cs="仿宋"/>
            <w:spacing w:val="-3"/>
            <w:sz w:val="31"/>
            <w:szCs w:val="31"/>
          </w:rPr>
          <w:delText>用</w:delText>
        </w:r>
      </w:del>
      <w:del w:id="238" w:author="咨询组" w:date="2025-10-15T16:47:23Z">
        <w:r>
          <w:rPr>
            <w:rFonts w:ascii="仿宋" w:hAnsi="仿宋" w:eastAsia="仿宋" w:cs="仿宋"/>
            <w:sz w:val="31"/>
            <w:szCs w:val="31"/>
          </w:rPr>
          <w:delText>薪</w:delText>
        </w:r>
      </w:del>
      <w:del w:id="239" w:author="咨询组" w:date="2025-10-15T16:47:23Z">
        <w:r>
          <w:rPr>
            <w:rFonts w:ascii="仿宋" w:hAnsi="仿宋" w:eastAsia="仿宋" w:cs="仿宋"/>
            <w:spacing w:val="6"/>
            <w:sz w:val="31"/>
            <w:szCs w:val="31"/>
          </w:rPr>
          <w:delText>档越高</w:delText>
        </w:r>
      </w:del>
      <w:del w:id="240" w:author="咨询组" w:date="2025-10-15T16:47:23Z">
        <w:r>
          <w:rPr>
            <w:rFonts w:ascii="仿宋" w:hAnsi="仿宋" w:eastAsia="仿宋" w:cs="仿宋"/>
            <w:spacing w:val="3"/>
            <w:sz w:val="31"/>
            <w:szCs w:val="31"/>
          </w:rPr>
          <w:delText>。薪档确定规则详见附件1。</w:delText>
        </w:r>
      </w:del>
    </w:p>
    <w:p w14:paraId="3DFAA8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4" w:firstLineChars="200"/>
        <w:textAlignment w:val="baseline"/>
        <w:rPr>
          <w:del w:id="241" w:author="咨询组" w:date="2025-10-15T16:47:23Z"/>
          <w:rFonts w:ascii="Arial"/>
          <w:sz w:val="21"/>
        </w:rPr>
      </w:pPr>
      <w:del w:id="242" w:author="咨询组" w:date="2025-10-15T16:47:23Z">
        <w:r>
          <w:rPr>
            <w:rFonts w:ascii="仿宋" w:hAnsi="仿宋" w:eastAsia="仿宋" w:cs="仿宋"/>
            <w:spacing w:val="1"/>
            <w:sz w:val="31"/>
            <w:szCs w:val="31"/>
          </w:rPr>
          <w:delText>专业类/业务类无职级员工按不超过本岗级</w:delText>
        </w:r>
      </w:del>
      <w:del w:id="243" w:author="咨询组" w:date="2025-10-15T16:47:23Z">
        <w:r>
          <w:rPr>
            <w:rFonts w:ascii="仿宋" w:hAnsi="仿宋" w:eastAsia="仿宋" w:cs="仿宋"/>
            <w:sz w:val="31"/>
            <w:szCs w:val="31"/>
          </w:rPr>
          <w:delText>1档80%定薪，运</w:delText>
        </w:r>
      </w:del>
      <w:del w:id="244" w:author="咨询组" w:date="2025-10-15T16:47:23Z">
        <w:r>
          <w:rPr>
            <w:rFonts w:ascii="仿宋" w:hAnsi="仿宋" w:eastAsia="仿宋" w:cs="仿宋"/>
            <w:spacing w:val="-10"/>
            <w:sz w:val="31"/>
            <w:szCs w:val="31"/>
          </w:rPr>
          <w:delText>行</w:delText>
        </w:r>
      </w:del>
      <w:del w:id="245" w:author="咨询组" w:date="2025-10-15T16:47:23Z">
        <w:r>
          <w:rPr>
            <w:rFonts w:ascii="仿宋" w:hAnsi="仿宋" w:eastAsia="仿宋" w:cs="仿宋"/>
            <w:spacing w:val="-5"/>
            <w:sz w:val="31"/>
            <w:szCs w:val="31"/>
          </w:rPr>
          <w:delText>类按不超过本岗级1档定薪。</w:delText>
        </w:r>
      </w:del>
      <w:del w:id="246" w:author="咨询组" w:date="2025-10-15T16:47:23Z">
        <w:r>
          <w:rPr/>
          <w:drawing>
            <wp:anchor distT="0" distB="0" distL="0" distR="0" simplePos="0" relativeHeight="251660288"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17"/>
                      <a:stretch>
                        <a:fillRect/>
                      </a:stretch>
                    </pic:blipFill>
                    <pic:spPr>
                      <a:xfrm>
                        <a:off x="0" y="0"/>
                        <a:ext cx="1249679" cy="669035"/>
                      </a:xfrm>
                      <a:prstGeom prst="rect">
                        <a:avLst/>
                      </a:prstGeom>
                    </pic:spPr>
                  </pic:pic>
                </a:graphicData>
              </a:graphic>
            </wp:anchor>
          </w:drawing>
        </w:r>
      </w:del>
    </w:p>
    <w:p w14:paraId="1741B3C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六条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应届毕业生招聘定薪</w:t>
      </w:r>
    </w:p>
    <w:p w14:paraId="4811DC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应届毕业生起薪应根据岗位、岗级及学历实行差异化管理，按下述要求在所对应的薪酬区间范围内确定其薪酬水平。</w:t>
      </w:r>
    </w:p>
    <w:p w14:paraId="07FB27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（一）专业类/业务类岗位</w:t>
      </w:r>
    </w:p>
    <w:p w14:paraId="0D68FE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PC49及以下：本科学历按不超过所在岗位对应岗级的1档定薪；硕士研究生学历按不超过所在岗位对应岗级的2档定薪。</w:t>
      </w:r>
    </w:p>
    <w:p w14:paraId="34A8FF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PC49以上：本科学历及硕士研究生学历均按不超过所在岗位对应岗级1档的90%定薪。</w:t>
      </w:r>
    </w:p>
    <w:p w14:paraId="7DDC759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（二）运行类岗位</w:t>
      </w:r>
    </w:p>
    <w:p w14:paraId="061CEA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大专及以下学历按不超过所在岗位对应岗级的1档定薪；本科及以上学历按不超过所在岗位对应岗级的3档定薪。技能等级评定按工厂基层职业发展体系执行，并确定技能工资。</w:t>
      </w:r>
    </w:p>
    <w:p w14:paraId="23D9518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（三）应届毕业生试用期薪酬按其定薪标准的80%执行（其中技能工资按标准的100%执行）。</w:t>
      </w:r>
    </w:p>
    <w:p w14:paraId="105A9C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七条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社会招聘新员工定薪</w:t>
      </w:r>
    </w:p>
    <w:p w14:paraId="7ED0065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（一）目标招聘岗位为管理类岗位的，按所在岗位对应岗级1档定薪；自同行业标杆企业招聘且经评估完全能胜任拟任岗位的，可在不超过本岗级4档范围内定薪。</w:t>
      </w:r>
    </w:p>
    <w:p w14:paraId="74E9EF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（二）目标招聘岗位为非管理类岗位的，按暂定职级对应薪酬区间基准档定薪，若基准档不能满足招聘要求，可在不超过所在薪酬区间的次高档定薪；经理级同等职级按管理类定薪规则执行。</w:t>
      </w:r>
    </w:p>
    <w:p w14:paraId="00CD07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（三）社会招聘新员工试用期薪酬按其定薪标准的80%-100%执行（其中技能工资按标准的100%执行）。</w:t>
      </w:r>
    </w:p>
    <w:p w14:paraId="2F48F9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八条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跨业务单元调动定薪</w:t>
      </w:r>
    </w:p>
    <w:p w14:paraId="611ABB4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需调出单位人力资源部提供的全口径薪酬标准及上年度实际收入，按原单位全口径薪酬标准减去拟调入单位现金性福利定薪；非经理级及同等职级在职级岗级对应薪酬区间内定薪；经理级及同等职级，其原薪酬标准处于1-4档间可按不超过4档定薪，原薪酬标准已超4档的原则上不超过职级对应区间次高档定薪。</w:t>
      </w:r>
      <w:del w:id="248" w:author="咨询组" w:date="2025-10-15T16:57:02Z">
        <w:r>
          <w:rPr>
            <w:rFonts w:hint="eastAsia" w:ascii="仿宋" w:hAnsi="仿宋" w:eastAsia="仿宋" w:cs="仿宋"/>
            <w:spacing w:val="2"/>
            <w:sz w:val="31"/>
            <w:szCs w:val="31"/>
            <w:lang w:eastAsia="zh-CN"/>
          </w:rPr>
          <w:delText>跨 业务单元调动薪酬确认函详见附件 2。</w:delText>
        </w:r>
      </w:del>
    </w:p>
    <w:p w14:paraId="720BDE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华润酒业参股项目公司调入华润啤酒各单位按上述定薪规则执行。</w:t>
      </w:r>
    </w:p>
    <w:p w14:paraId="79A9F3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hint="eastAsia" w:ascii="仿宋" w:hAnsi="仿宋" w:eastAsia="仿宋" w:cs="仿宋"/>
          <w:spacing w:val="2"/>
          <w:sz w:val="31"/>
          <w:szCs w:val="31"/>
          <w:lang w:eastAsia="zh-CN"/>
        </w:rPr>
      </w:pPr>
      <w:r>
        <w:rPr>
          <w:rFonts w:ascii="黑体" w:hAnsi="黑体" w:eastAsia="黑体" w:cs="黑体"/>
          <w:spacing w:val="10"/>
          <w:sz w:val="31"/>
          <w:szCs w:val="31"/>
        </w:rPr>
        <w:t>第</w:t>
      </w:r>
      <w:r>
        <w:rPr>
          <w:rFonts w:ascii="黑体" w:hAnsi="黑体" w:eastAsia="黑体" w:cs="黑体"/>
          <w:spacing w:val="7"/>
          <w:sz w:val="31"/>
          <w:szCs w:val="31"/>
        </w:rPr>
        <w:t>九条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薪酬调整</w:t>
      </w:r>
    </w:p>
    <w:p w14:paraId="3298F94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薪酬调整引导员工持续提升专业能力、管理能力和绩效水平。</w:t>
      </w:r>
    </w:p>
    <w:p w14:paraId="5BCE041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薪酬调整分为异动调薪（晋级调薪、平级调动调薪、降职/级降薪、跨城市异动调薪）、复位调薪和绩效调薪，基于调整前后年度目标总现金按规则调整；薪酬结构按岗级对应薪酬结构调整。</w:t>
      </w:r>
    </w:p>
    <w:p w14:paraId="19AA27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hint="eastAsia" w:ascii="仿宋" w:hAnsi="仿宋" w:eastAsia="仿宋" w:cs="仿宋"/>
          <w:spacing w:val="2"/>
          <w:sz w:val="31"/>
          <w:szCs w:val="31"/>
          <w:lang w:eastAsia="zh-CN"/>
        </w:rPr>
      </w:pPr>
      <w:r>
        <w:rPr>
          <w:rFonts w:ascii="黑体" w:hAnsi="黑体" w:eastAsia="黑体" w:cs="黑体"/>
          <w:spacing w:val="10"/>
          <w:sz w:val="31"/>
          <w:szCs w:val="31"/>
        </w:rPr>
        <w:t>第</w:t>
      </w:r>
      <w:r>
        <w:rPr>
          <w:rFonts w:ascii="黑体" w:hAnsi="黑体" w:eastAsia="黑体" w:cs="黑体"/>
          <w:spacing w:val="7"/>
          <w:sz w:val="31"/>
          <w:szCs w:val="31"/>
        </w:rPr>
        <w:t>十条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异动调薪</w:t>
      </w:r>
    </w:p>
    <w:p w14:paraId="011B31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（一）晋级调薪</w:t>
      </w:r>
    </w:p>
    <w:p w14:paraId="5775A7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highlight w:val="none"/>
          <w:lang w:eastAsia="zh-CN"/>
        </w:rPr>
      </w:pPr>
      <w:r>
        <w:rPr>
          <w:rFonts w:hint="eastAsia" w:ascii="仿宋" w:hAnsi="仿宋" w:eastAsia="仿宋" w:cs="仿宋"/>
          <w:spacing w:val="2"/>
          <w:sz w:val="31"/>
          <w:szCs w:val="31"/>
          <w:highlight w:val="none"/>
          <w:lang w:eastAsia="zh-CN"/>
        </w:rPr>
        <w:t>1.职务晋级</w:t>
      </w:r>
    </w:p>
    <w:p w14:paraId="5F9617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highlight w:val="none"/>
          <w:lang w:eastAsia="zh-CN"/>
        </w:rPr>
      </w:pPr>
      <w:r>
        <w:rPr>
          <w:rFonts w:hint="eastAsia" w:ascii="仿宋" w:hAnsi="仿宋" w:eastAsia="仿宋" w:cs="仿宋"/>
          <w:spacing w:val="2"/>
          <w:sz w:val="31"/>
          <w:szCs w:val="31"/>
          <w:highlight w:val="none"/>
          <w:lang w:eastAsia="zh-CN"/>
        </w:rPr>
        <w:t>适用于晋级为经理级员工且职级上升、经理级员工职务晋级、新晋级至经理级同等职级和经理级同等职级晋级。</w:t>
      </w:r>
    </w:p>
    <w:p w14:paraId="6ABDD6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highlight w:val="none"/>
          <w:lang w:eastAsia="zh-CN"/>
        </w:rPr>
        <w:t>按对应新岗级定薪，按15%调薪，最高不超过4档，已超4档的不再调整；上调后不足1档80%的，上调至1档80%，但调薪比例不超过20%。</w:t>
      </w:r>
    </w:p>
    <w:p w14:paraId="4F7BDD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2.职级晋级</w:t>
      </w:r>
    </w:p>
    <w:p w14:paraId="5CAFCE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专业类、业务类职级晋级，按晋级后对应职级基准档定薪，但调薪比例不超过15%，调薪比例不足7%的按7%调薪；已在薪酬区间内的，按7%调薪且不超过职级对应区间次高档。运行类职级晋级仅调整技能工资，基本工资、目标月度奖金不做调整。</w:t>
      </w:r>
    </w:p>
    <w:p w14:paraId="0B9E59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（二）平级调动调薪</w:t>
      </w:r>
    </w:p>
    <w:p w14:paraId="6D63B9C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1.组织分级经理级岗位调动：包括组织分级岗位间、非组织分级向组织分级岗位调动和组织分级变化。</w:t>
      </w:r>
    </w:p>
    <w:p w14:paraId="2EF8B0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49" w:author="咨询组" w:date="2025-10-15T17:01:23Z"/>
          <w:rFonts w:hint="eastAsia" w:ascii="仿宋" w:hAnsi="仿宋" w:eastAsia="仿宋" w:cs="仿宋"/>
          <w:color w:val="FF0000"/>
          <w:spacing w:val="2"/>
          <w:sz w:val="31"/>
          <w:szCs w:val="31"/>
          <w:lang w:eastAsia="zh-CN"/>
        </w:rPr>
      </w:pPr>
      <w:commentRangeStart w:id="0"/>
      <w:r>
        <w:rPr>
          <w:rFonts w:hint="eastAsia" w:ascii="仿宋" w:hAnsi="仿宋" w:eastAsia="仿宋" w:cs="仿宋"/>
          <w:color w:val="FF0000"/>
          <w:spacing w:val="2"/>
          <w:sz w:val="31"/>
          <w:szCs w:val="31"/>
          <w:lang w:eastAsia="zh-CN"/>
        </w:rPr>
        <w:t>（1）岗级上升：</w:t>
      </w:r>
      <w:commentRangeEnd w:id="0"/>
      <w:r>
        <w:commentReference w:id="0"/>
      </w:r>
      <w:ins w:id="250" w:author="咨询组" w:date="2025-10-15T17:01:23Z">
        <w:r>
          <w:rPr>
            <w:rFonts w:hint="eastAsia" w:ascii="仿宋" w:hAnsi="仿宋" w:eastAsia="仿宋" w:cs="仿宋"/>
            <w:color w:val="FF0000"/>
            <w:spacing w:val="2"/>
            <w:sz w:val="31"/>
            <w:szCs w:val="31"/>
            <w:lang w:eastAsia="zh-CN"/>
          </w:rPr>
          <w:t>年度目标总现金超过新岗位薪酬区间1档80%的（含），不调薪，低于新岗级1档80%的（不含），调整至1档80%（含），总上调幅度不超过10%。</w:t>
        </w:r>
      </w:ins>
    </w:p>
    <w:p w14:paraId="31BB63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ins w:id="251" w:author="咨询组" w:date="2025-10-15T17:01:23Z">
        <w:r>
          <w:rPr>
            <w:rFonts w:hint="eastAsia" w:ascii="仿宋" w:hAnsi="仿宋" w:eastAsia="仿宋" w:cs="仿宋"/>
            <w:color w:val="FF0000"/>
            <w:spacing w:val="2"/>
            <w:sz w:val="31"/>
            <w:szCs w:val="31"/>
            <w:lang w:eastAsia="zh-CN"/>
          </w:rPr>
          <w:t>其中：雪花事业部下属涉及组织分级的经理级员工异动调薪规则统一为按人和组织分离的原则，当发生变动时（包括组织分级岗位间、非组织分级向组织分级岗位调动和组织分级变化），仅调整对应岗级，不调整个人薪酬；个人薪酬仅随年度业绩表现，按年度绩效调薪、复位调薪规则调整。</w:t>
        </w:r>
      </w:ins>
      <w:del w:id="252" w:author="咨询组" w:date="2025-10-15T17:01:22Z">
        <w:r>
          <w:rPr>
            <w:rFonts w:hint="eastAsia" w:ascii="仿宋" w:hAnsi="仿宋" w:eastAsia="仿宋" w:cs="仿宋"/>
            <w:color w:val="FF0000"/>
            <w:spacing w:val="2"/>
            <w:sz w:val="31"/>
            <w:szCs w:val="31"/>
            <w:lang w:eastAsia="zh-CN"/>
          </w:rPr>
          <w:delText>按 7%调薪，上调后低于新岗级 1 档 80%的， 调至 1 档 80%，但调薪比例不超过 10%； 已超所在岗级 5 档的不再 调整；</w:delText>
        </w:r>
      </w:del>
    </w:p>
    <w:p w14:paraId="63A47E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岗级下降：按7%下调，下调后仍高于对应岗级最高档的，降至最高档；因岗位轮换，经销售事业部/生产中心总经理审批后，上年绩效A及以上的可不下调；因岗位轮换至洼地市场的薪酬不变执行新岗级，相关洼地保护期政策和保护对象应按组织分级相关要求审批并报备人力资源共享中心。</w:t>
      </w:r>
    </w:p>
    <w:p w14:paraId="0564B3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53" w:author="咨询组" w:date="2025-10-15T17:01:53Z"/>
          <w:rFonts w:hint="eastAsia" w:ascii="仿宋" w:hAnsi="仿宋" w:eastAsia="仿宋" w:cs="仿宋"/>
          <w:color w:val="FF0000"/>
          <w:spacing w:val="2"/>
          <w:sz w:val="31"/>
          <w:szCs w:val="31"/>
          <w:lang w:eastAsia="zh-CN"/>
        </w:rPr>
      </w:pPr>
      <w:commentRangeStart w:id="1"/>
      <w:r>
        <w:rPr>
          <w:rFonts w:hint="eastAsia" w:ascii="仿宋" w:hAnsi="仿宋" w:eastAsia="仿宋" w:cs="仿宋"/>
          <w:color w:val="FF0000"/>
          <w:spacing w:val="2"/>
          <w:sz w:val="31"/>
          <w:szCs w:val="31"/>
          <w:lang w:eastAsia="zh-CN"/>
        </w:rPr>
        <w:t>（3）岗级不变：</w:t>
      </w:r>
      <w:commentRangeEnd w:id="1"/>
      <w:r>
        <w:commentReference w:id="1"/>
      </w:r>
      <w:r>
        <w:rPr>
          <w:rFonts w:hint="eastAsia" w:ascii="仿宋" w:hAnsi="仿宋" w:eastAsia="仿宋" w:cs="仿宋"/>
          <w:color w:val="FF0000"/>
          <w:spacing w:val="2"/>
          <w:sz w:val="31"/>
          <w:szCs w:val="31"/>
          <w:lang w:eastAsia="zh-CN"/>
        </w:rPr>
        <w:t>原则上年度目标总现金不变，高于新岗级职级对应区间最高档的，降至最高档。</w:t>
      </w:r>
    </w:p>
    <w:p w14:paraId="7EBCE38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ins w:id="254" w:author="咨询组" w:date="2025-10-15T17:02:03Z">
        <w:r>
          <w:rPr>
            <w:rFonts w:hint="eastAsia" w:ascii="仿宋" w:hAnsi="仿宋" w:eastAsia="仿宋" w:cs="仿宋"/>
            <w:color w:val="FF0000"/>
            <w:spacing w:val="2"/>
            <w:sz w:val="31"/>
            <w:szCs w:val="31"/>
            <w:lang w:eastAsia="zh-CN"/>
          </w:rPr>
          <w:t>雪花事业部下属涉及组织分级的经理级员工异动调薪规则统一为按人和组织分离的原则，当发生变动时（包括组织分级岗位间、非组织分级向组织分级岗位调动和组织分级变化），仅调整对应岗级，不调整个人薪酬；个人薪酬仅随年度业绩表现，按年度绩效调薪、复位调薪规则调整。</w:t>
        </w:r>
      </w:ins>
    </w:p>
    <w:p w14:paraId="24C014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2.其他岗位异动</w:t>
      </w:r>
    </w:p>
    <w:p w14:paraId="74090B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（1）岗级上升：原则上年度目标总现金不变，低于新岗级职级对应区间基准档80%的，调至基准档80%，但调薪比例不超过10%；</w:t>
      </w:r>
    </w:p>
    <w:p w14:paraId="43A8365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（2）岗级下降/不变：原则上年度目标总现金不变，异动后高于新岗级职级对应区间最高档的，降至最高档。</w:t>
      </w:r>
    </w:p>
    <w:p w14:paraId="1262D6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（三）降职/级降薪</w:t>
      </w:r>
    </w:p>
    <w:p w14:paraId="6875ED2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1.职务下降</w:t>
      </w:r>
    </w:p>
    <w:p w14:paraId="3891618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适用于经理级职级下降和经理级降为更低职级专业类/业务类/运行类/辅助类岗位。</w:t>
      </w:r>
    </w:p>
    <w:p w14:paraId="410DAE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原年度目标总现金未超过降职后岗位对应最高档的，按7%下调；高于最高档的，降至最高档，且下调比例不低于7%。</w:t>
      </w:r>
    </w:p>
    <w:p w14:paraId="125449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sectPr>
          <w:headerReference r:id="rId7" w:type="default"/>
          <w:pgSz w:w="11907" w:h="16839"/>
          <w:pgMar w:top="1230" w:right="1389" w:bottom="901" w:left="1390" w:header="1216" w:footer="726" w:gutter="0"/>
          <w:cols w:space="0" w:num="1"/>
          <w:rtlGutter w:val="0"/>
          <w:docGrid w:linePitch="0" w:charSpace="0"/>
        </w:sectPr>
      </w:pPr>
      <w:r>
        <w:rPr>
          <w:rFonts w:hint="eastAsia" w:ascii="仿宋" w:hAnsi="仿宋" w:eastAsia="仿宋" w:cs="仿宋"/>
          <w:spacing w:val="2"/>
          <w:sz w:val="31"/>
          <w:szCs w:val="31"/>
          <w:lang w:eastAsia="zh-CN"/>
        </w:rPr>
        <w:t>2.职级下降</w:t>
      </w:r>
    </w:p>
    <w:p w14:paraId="15A332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专业类、业务类职级下降，原年度目标总现金未超过降级后对应岗位职级最高档的，按7%下调；高于对应岗位职级最高档的，降至最高档，且下调比例不低于7%。运行类职级下降仅调整技能工资，基本工资、目标月度奖金不做调整。</w:t>
      </w:r>
    </w:p>
    <w:p w14:paraId="1B661CA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（四）跨城市异动调薪</w:t>
      </w:r>
    </w:p>
    <w:p w14:paraId="1079F8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按调动后所在城市系数重新计算年度目标总现金，即：调动前年度目标总现金×调入单位城市系数÷调出单位城市系数。其中，技能工资不应用城市系数。</w:t>
      </w:r>
    </w:p>
    <w:p w14:paraId="4D3F5CC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1.平级调动：按调动后城市系数重新计算员工年度目标总现金定薪；</w:t>
      </w:r>
    </w:p>
    <w:p w14:paraId="4C2DA3A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2.非平级调动：如员工岗级、职级发生变化，按调动后城市系数重新计算员工年度目标总现金后，按前述异动调薪规则定薪；</w:t>
      </w:r>
    </w:p>
    <w:p w14:paraId="3AD749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3.因城市系数变化产生的增幅不受单次/年度累计调薪增长比例的限制；</w:t>
      </w:r>
    </w:p>
    <w:p w14:paraId="3537C7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55" w:author="咨询组" w:date="2025-10-15T17:17:39Z"/>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4.城市系数变化的跨城市异动调薪，自异动生效之日起调整；处于影响期内的，下调正常调整，上调待影响期满后调整。</w:t>
      </w:r>
    </w:p>
    <w:p w14:paraId="4BF181A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56" w:author="咨询组" w:date="2025-10-15T17:18:09Z"/>
          <w:rFonts w:hint="eastAsia" w:ascii="仿宋" w:hAnsi="仿宋" w:eastAsia="仿宋" w:cs="仿宋"/>
          <w:color w:val="FF0000"/>
          <w:spacing w:val="2"/>
          <w:sz w:val="31"/>
          <w:szCs w:val="31"/>
          <w:lang w:eastAsia="zh-CN"/>
        </w:rPr>
      </w:pPr>
      <w:ins w:id="257" w:author="咨询组" w:date="2025-10-15T17:19:07Z">
        <w:commentRangeStart w:id="2"/>
        <w:r>
          <w:rPr>
            <w:rFonts w:hint="eastAsia" w:ascii="仿宋" w:hAnsi="仿宋" w:eastAsia="仿宋" w:cs="仿宋"/>
            <w:color w:val="FF0000"/>
            <w:spacing w:val="2"/>
            <w:sz w:val="31"/>
            <w:szCs w:val="31"/>
            <w:lang w:val="en-US" w:eastAsia="zh-CN"/>
          </w:rPr>
          <w:t>5.</w:t>
        </w:r>
      </w:ins>
      <w:ins w:id="258" w:author="咨询组" w:date="2025-10-15T17:18:09Z">
        <w:r>
          <w:rPr>
            <w:rFonts w:hint="eastAsia" w:ascii="仿宋" w:hAnsi="仿宋" w:eastAsia="仿宋" w:cs="仿宋"/>
            <w:color w:val="FF0000"/>
            <w:spacing w:val="2"/>
            <w:sz w:val="31"/>
            <w:szCs w:val="31"/>
            <w:lang w:val="en-US" w:eastAsia="zh-CN"/>
          </w:rPr>
          <w:t>因组织架构调整导致适用城市系数变化但员工实际工作地未改变时：</w:t>
        </w:r>
        <w:commentRangeEnd w:id="2"/>
      </w:ins>
      <w:r>
        <w:commentReference w:id="2"/>
      </w:r>
    </w:p>
    <w:p w14:paraId="65988B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59" w:author="咨询组" w:date="2025-10-15T17:18:09Z"/>
          <w:rFonts w:hint="eastAsia" w:ascii="仿宋" w:hAnsi="仿宋" w:eastAsia="仿宋" w:cs="仿宋"/>
          <w:color w:val="FF0000"/>
          <w:spacing w:val="2"/>
          <w:sz w:val="31"/>
          <w:szCs w:val="31"/>
          <w:lang w:eastAsia="zh-CN"/>
        </w:rPr>
      </w:pPr>
      <w:ins w:id="260" w:author="咨询组" w:date="2025-10-15T17:19:33Z">
        <w:r>
          <w:rPr>
            <w:rFonts w:hint="eastAsia" w:ascii="仿宋" w:hAnsi="仿宋" w:eastAsia="仿宋" w:cs="仿宋"/>
            <w:color w:val="FF0000"/>
            <w:spacing w:val="2"/>
            <w:sz w:val="31"/>
            <w:szCs w:val="31"/>
            <w:lang w:val="en-US" w:eastAsia="zh-CN"/>
          </w:rPr>
          <w:t>①</w:t>
        </w:r>
      </w:ins>
      <w:ins w:id="261" w:author="咨询组" w:date="2025-10-15T17:18:09Z">
        <w:r>
          <w:rPr>
            <w:rFonts w:hint="eastAsia" w:ascii="仿宋" w:hAnsi="仿宋" w:eastAsia="仿宋" w:cs="仿宋"/>
            <w:color w:val="FF0000"/>
            <w:spacing w:val="2"/>
            <w:sz w:val="31"/>
            <w:szCs w:val="31"/>
            <w:lang w:eastAsia="zh-CN"/>
          </w:rPr>
          <w:t>自调整之日起，按员工现行年度目标总现金应用变化后城市系数套入对应薪酬矩阵，员工年度目标总现金不变；</w:t>
        </w:r>
      </w:ins>
    </w:p>
    <w:p w14:paraId="3489D9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62" w:author="咨询组" w:date="2025-10-15T17:18:09Z"/>
          <w:rFonts w:hint="eastAsia" w:ascii="仿宋" w:hAnsi="仿宋" w:eastAsia="仿宋" w:cs="仿宋"/>
          <w:color w:val="FF0000"/>
          <w:spacing w:val="2"/>
          <w:sz w:val="31"/>
          <w:szCs w:val="31"/>
          <w:lang w:eastAsia="zh-CN"/>
        </w:rPr>
      </w:pPr>
      <w:ins w:id="263" w:author="咨询组" w:date="2025-10-15T17:19:35Z">
        <w:r>
          <w:rPr>
            <w:rFonts w:hint="eastAsia" w:ascii="仿宋" w:hAnsi="仿宋" w:eastAsia="仿宋" w:cs="仿宋"/>
            <w:color w:val="FF0000"/>
            <w:spacing w:val="2"/>
            <w:sz w:val="31"/>
            <w:szCs w:val="31"/>
            <w:lang w:val="en-US" w:eastAsia="zh-CN"/>
          </w:rPr>
          <w:t>②</w:t>
        </w:r>
      </w:ins>
      <w:ins w:id="264" w:author="咨询组" w:date="2025-10-15T17:18:09Z">
        <w:r>
          <w:rPr>
            <w:rFonts w:hint="eastAsia" w:ascii="仿宋" w:hAnsi="仿宋" w:eastAsia="仿宋" w:cs="仿宋"/>
            <w:color w:val="FF0000"/>
            <w:spacing w:val="2"/>
            <w:sz w:val="31"/>
            <w:szCs w:val="31"/>
            <w:lang w:eastAsia="zh-CN"/>
          </w:rPr>
          <w:t>员工参加绩效/复位调薪时，使用调整后城市系数进行薪酬</w:t>
        </w:r>
        <w:bookmarkStart w:id="4" w:name="_GoBack"/>
        <w:bookmarkEnd w:id="4"/>
        <w:r>
          <w:rPr>
            <w:rFonts w:hint="eastAsia" w:ascii="仿宋" w:hAnsi="仿宋" w:eastAsia="仿宋" w:cs="仿宋"/>
            <w:color w:val="FF0000"/>
            <w:spacing w:val="2"/>
            <w:sz w:val="31"/>
            <w:szCs w:val="31"/>
            <w:lang w:eastAsia="zh-CN"/>
          </w:rPr>
          <w:t>调整；</w:t>
        </w:r>
      </w:ins>
    </w:p>
    <w:p w14:paraId="5A6355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265" w:author="咨询组" w:date="2025-10-15T17:18:09Z"/>
          <w:rFonts w:hint="eastAsia" w:ascii="仿宋" w:hAnsi="仿宋" w:eastAsia="仿宋" w:cs="仿宋"/>
          <w:color w:val="FF0000"/>
          <w:spacing w:val="2"/>
          <w:sz w:val="31"/>
          <w:szCs w:val="31"/>
          <w:lang w:eastAsia="zh-CN"/>
        </w:rPr>
      </w:pPr>
      <w:ins w:id="266" w:author="咨询组" w:date="2025-10-15T17:19:39Z">
        <w:r>
          <w:rPr>
            <w:rFonts w:hint="eastAsia" w:ascii="仿宋" w:hAnsi="仿宋" w:eastAsia="仿宋" w:cs="仿宋"/>
            <w:color w:val="FF0000"/>
            <w:spacing w:val="2"/>
            <w:sz w:val="31"/>
            <w:szCs w:val="31"/>
            <w:lang w:val="en-US" w:eastAsia="zh-CN"/>
          </w:rPr>
          <w:t>③</w:t>
        </w:r>
      </w:ins>
      <w:ins w:id="267" w:author="咨询组" w:date="2025-10-15T17:18:09Z">
        <w:r>
          <w:rPr>
            <w:rFonts w:hint="eastAsia" w:ascii="仿宋" w:hAnsi="仿宋" w:eastAsia="仿宋" w:cs="仿宋"/>
            <w:color w:val="FF0000"/>
            <w:spacing w:val="2"/>
            <w:sz w:val="31"/>
            <w:szCs w:val="31"/>
            <w:lang w:eastAsia="zh-CN"/>
          </w:rPr>
          <w:t>其余异动调薪按薪酬管理细则正常开展。</w:t>
        </w:r>
      </w:ins>
    </w:p>
    <w:p w14:paraId="7E0B6DA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ins w:id="268" w:author="咨询组" w:date="2025-10-15T17:18:09Z">
        <w:r>
          <w:rPr>
            <w:rFonts w:hint="eastAsia" w:ascii="仿宋" w:hAnsi="仿宋" w:eastAsia="仿宋" w:cs="仿宋"/>
            <w:color w:val="FF0000"/>
            <w:spacing w:val="2"/>
            <w:sz w:val="31"/>
            <w:szCs w:val="31"/>
            <w:lang w:eastAsia="zh-CN"/>
          </w:rPr>
          <w:t>对于组织架构调整导致适用城市系数变化但员工实际工作地未变化的，方案获批后应知会人力共享中心按规则执行相应调整。</w:t>
        </w:r>
      </w:ins>
    </w:p>
    <w:p w14:paraId="509A58F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（五）业绩达成后恢复原职级的，可在不超过原职级时本人薪酬标准范围内由销售事业部总经理审批定薪。</w:t>
      </w:r>
    </w:p>
    <w:p w14:paraId="513919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（六）员工试用期期间岗位发生变化，薪酬暂不调整仅按新岗级调整薪酬结构，待试用期满评估后由各单位人力资源部根据新岗位定薪；员工试用期转正评价调整员工暂定级的，按晋级或降职/级规则调薪。</w:t>
      </w:r>
    </w:p>
    <w:p w14:paraId="49BD0B9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（七）无职级人员岗位发生变化，薪酬暂不调整仅按新岗级调整薪酬结构，待参加最近一次职级评定后按相应规则定薪。</w:t>
      </w:r>
    </w:p>
    <w:p w14:paraId="0E17AE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（八）员工异动调薪单次调薪增长比例最高不超过30%。</w:t>
      </w:r>
    </w:p>
    <w:p w14:paraId="3D300F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rFonts w:hint="eastAsia" w:ascii="仿宋" w:hAnsi="仿宋" w:eastAsia="仿宋" w:cs="仿宋"/>
          <w:spacing w:val="2"/>
          <w:sz w:val="31"/>
          <w:szCs w:val="31"/>
          <w:lang w:eastAsia="zh-CN"/>
        </w:rPr>
      </w:pPr>
      <w:r>
        <w:rPr>
          <w:rFonts w:ascii="黑体" w:hAnsi="黑体" w:eastAsia="黑体" w:cs="黑体"/>
          <w:spacing w:val="16"/>
          <w:sz w:val="31"/>
          <w:szCs w:val="31"/>
        </w:rPr>
        <w:t>第</w:t>
      </w:r>
      <w:r>
        <w:rPr>
          <w:rFonts w:ascii="黑体" w:hAnsi="黑体" w:eastAsia="黑体" w:cs="黑体"/>
          <w:spacing w:val="12"/>
          <w:sz w:val="31"/>
          <w:szCs w:val="31"/>
        </w:rPr>
        <w:t>十</w:t>
      </w:r>
      <w:r>
        <w:rPr>
          <w:rFonts w:ascii="黑体" w:hAnsi="黑体" w:eastAsia="黑体" w:cs="黑体"/>
          <w:spacing w:val="8"/>
          <w:sz w:val="31"/>
          <w:szCs w:val="31"/>
        </w:rPr>
        <w:t>一条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同一职级对应多岗级回顾</w:t>
      </w:r>
    </w:p>
    <w:p w14:paraId="5E38DD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（一）上调岗级：自本序列聘任生效之日起在同职级工作满两年，其中上年绩效等级为A及以上且薪档在5档及以上的，可上调一个岗级至本职级对应岗级范围的最高岗级；</w:t>
      </w:r>
    </w:p>
    <w:p w14:paraId="092739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（二）下调岗级：自本序列聘任生效之日起在同职级连续两年绩效等级为C的，需下调一个岗级至本职级对应岗级范围的最低岗级；</w:t>
      </w:r>
    </w:p>
    <w:p w14:paraId="18048C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（三）每年4月1日前由共享中心统一组织岗级回顾，经审批后执行新岗级，并按照年度调薪方案进行薪酬调整。</w:t>
      </w:r>
    </w:p>
    <w:p w14:paraId="41D3873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第十二条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复位调薪</w:t>
      </w:r>
    </w:p>
    <w:p w14:paraId="21D7CD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复位调薪包括向上复位调薪和向下复位调薪。向上复位调薪指根据员工上年度绩效表现，对未达到标准岗级或现薪酬水平未达到相应职级/务对应基准档的员工进行调薪；向下复位调薪指员工现薪酬水平高于相应职级/务对应最高档而开展的薪酬调整。</w:t>
      </w:r>
    </w:p>
    <w:p w14:paraId="60EAFF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复位调薪随年度绩效调薪同步开展。各单位可根据年度调薪资源开展向上复位调薪，仅上年度绩效为B及以上人员可参与（无职级人员不参与），向上复位调薪单次调薪增长比例最高不超过30%；员工现薪酬水平高于相应职级/务对应最高档的，需参与向下复位调薪，原则上两年内调整到最高档。</w:t>
      </w:r>
    </w:p>
    <w:p w14:paraId="408C4A3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第十三条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绩效调薪</w:t>
      </w:r>
    </w:p>
    <w:p w14:paraId="25DAFD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绩效调薪根据公司经营业绩达成情况及薪酬预算开展，由华润啤酒人力资源部统一制定方案。</w:t>
      </w:r>
    </w:p>
    <w:p w14:paraId="41A1D24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原则上，A及以上可参与绩效调薪；B且不高于本岗级或本职级平均水平可适当调薪；C及以下不参与绩效调薪。</w:t>
      </w:r>
    </w:p>
    <w:p w14:paraId="56156D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1"/>
          <w:sz w:val="31"/>
          <w:szCs w:val="31"/>
        </w:rPr>
        <w:t>十</w:t>
      </w:r>
      <w:r>
        <w:rPr>
          <w:rFonts w:ascii="黑体" w:hAnsi="黑体" w:eastAsia="黑体" w:cs="黑体"/>
          <w:spacing w:val="7"/>
          <w:sz w:val="31"/>
          <w:szCs w:val="31"/>
        </w:rPr>
        <w:t>四条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员工异动调薪、复位调薪、绩效调薪等薪酬调整在</w:t>
      </w:r>
    </w:p>
    <w:p w14:paraId="23FA7D7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一个自然年度内累计增长比例不超过50%。</w:t>
      </w:r>
    </w:p>
    <w:p w14:paraId="1E85453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rFonts w:hint="eastAsia" w:ascii="仿宋" w:hAnsi="仿宋" w:eastAsia="仿宋" w:cs="仿宋"/>
          <w:spacing w:val="2"/>
          <w:sz w:val="31"/>
          <w:szCs w:val="31"/>
          <w:lang w:eastAsia="zh-CN"/>
        </w:rPr>
      </w:pPr>
      <w:r>
        <w:rPr>
          <w:rFonts w:ascii="黑体" w:hAnsi="黑体" w:eastAsia="黑体" w:cs="黑体"/>
          <w:spacing w:val="13"/>
          <w:sz w:val="31"/>
          <w:szCs w:val="31"/>
        </w:rPr>
        <w:t>第</w:t>
      </w:r>
      <w:r>
        <w:rPr>
          <w:rFonts w:ascii="黑体" w:hAnsi="黑体" w:eastAsia="黑体" w:cs="黑体"/>
          <w:spacing w:val="8"/>
          <w:sz w:val="31"/>
          <w:szCs w:val="31"/>
        </w:rPr>
        <w:t>十五条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定调薪执行时间</w:t>
      </w:r>
    </w:p>
    <w:p w14:paraId="495D3B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（一）新员工入职定薪及转正定薪自入职/转正之日起执行。</w:t>
      </w:r>
    </w:p>
    <w:p w14:paraId="21CA65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（二）员工异动调薪自异动生效之日起按调整后的目标总现金执行。</w:t>
      </w:r>
    </w:p>
    <w:p w14:paraId="6A01A6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（三）跨业务单元调动的按薪酬福利沟通函执行。</w:t>
      </w:r>
    </w:p>
    <w:p w14:paraId="55B60D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rFonts w:hint="eastAsia" w:ascii="仿宋" w:hAnsi="仿宋" w:eastAsia="仿宋" w:cs="仿宋"/>
          <w:spacing w:val="2"/>
          <w:sz w:val="31"/>
          <w:szCs w:val="31"/>
          <w:lang w:eastAsia="zh-CN"/>
        </w:rPr>
      </w:pPr>
      <w:r>
        <w:rPr>
          <w:rFonts w:ascii="黑体" w:hAnsi="黑体" w:eastAsia="黑体" w:cs="黑体"/>
          <w:spacing w:val="16"/>
          <w:sz w:val="31"/>
          <w:szCs w:val="31"/>
        </w:rPr>
        <w:t>第</w:t>
      </w:r>
      <w:r>
        <w:rPr>
          <w:rFonts w:ascii="黑体" w:hAnsi="黑体" w:eastAsia="黑体" w:cs="黑体"/>
          <w:spacing w:val="10"/>
          <w:sz w:val="31"/>
          <w:szCs w:val="31"/>
        </w:rPr>
        <w:t>十</w:t>
      </w:r>
      <w:r>
        <w:rPr>
          <w:rFonts w:ascii="黑体" w:hAnsi="黑体" w:eastAsia="黑体" w:cs="黑体"/>
          <w:spacing w:val="8"/>
          <w:sz w:val="31"/>
          <w:szCs w:val="31"/>
        </w:rPr>
        <w:t>六条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月度奖金发放与清算</w:t>
      </w:r>
    </w:p>
    <w:p w14:paraId="39F275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（一）实际月度奖金与个人月度出勤情况、考核结果相关。</w:t>
      </w:r>
    </w:p>
    <w:p w14:paraId="583CD6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1.员工目标月度奖金根据月度实际出勤天数折算后按规则发放，缺勤期间（病假、产假、事假、旷工）不发放月度奖金，即目标月度奖金=目标月度奖金标准×（1-当月缺勤天数÷当月标准计薪天数）。</w:t>
      </w:r>
    </w:p>
    <w:p w14:paraId="24C9C3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2.未达到月度奖金解锁条件的，不发放月度奖金；达到月度奖金解锁条件的，实际月度奖金与员工月度绩效结果挂钩。解锁条件及挂钩方式按照所在单位绩效管理办法执行。</w:t>
      </w:r>
    </w:p>
    <w:p w14:paraId="29D114D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（二）月度奖金实行总额控制，全年实际发放的月度奖金应以所在组织的绩效清算，不得超过所在组织可分配的月度奖金</w:t>
      </w:r>
      <w:del w:id="269" w:author="咨询组" w:date="2025-10-15T17:22:12Z">
        <w:r>
          <w:rPr>
            <w:rFonts w:hint="eastAsia" w:ascii="仿宋" w:hAnsi="仿宋" w:eastAsia="仿宋" w:cs="仿宋"/>
            <w:spacing w:val="2"/>
            <w:sz w:val="31"/>
            <w:szCs w:val="31"/>
            <w:lang w:val="en-US" w:eastAsia="zh-CN"/>
          </w:rPr>
          <w:delText>具</w:delText>
        </w:r>
      </w:del>
      <w:del w:id="270" w:author="咨询组" w:date="2025-10-15T17:22:12Z">
        <w:r>
          <w:rPr>
            <w:rFonts w:hint="eastAsia" w:ascii="仿宋" w:hAnsi="仿宋" w:eastAsia="仿宋" w:cs="仿宋"/>
            <w:spacing w:val="2"/>
            <w:sz w:val="31"/>
            <w:szCs w:val="31"/>
            <w:lang w:eastAsia="zh-CN"/>
          </w:rPr>
          <w:delText>体详见《中基层工资总额管理办法》</w:delText>
        </w:r>
      </w:del>
      <w:r>
        <w:rPr>
          <w:rFonts w:hint="eastAsia" w:ascii="仿宋" w:hAnsi="仿宋" w:eastAsia="仿宋" w:cs="仿宋"/>
          <w:spacing w:val="2"/>
          <w:sz w:val="31"/>
          <w:szCs w:val="31"/>
          <w:lang w:eastAsia="zh-CN"/>
        </w:rPr>
        <w:t>。</w:t>
      </w:r>
    </w:p>
    <w:p w14:paraId="27C56C7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年度内离职、退休、身故、跨业务单元调动员工不参与年底月度奖金清算。</w:t>
      </w:r>
    </w:p>
    <w:p w14:paraId="291BDF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十七条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年终奖发放与清算</w:t>
      </w:r>
    </w:p>
    <w:p w14:paraId="40DF5C2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（一）实际年终奖与个人年度出勤情况、考核结果相关。</w:t>
      </w:r>
    </w:p>
    <w:p w14:paraId="1048B7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员工目标年终奖根据当年实际出勤天数折算后按规则发放，缺勤期间（病假、产假、事假、旷工）不发放年终奖，即目标年终奖=目标年终奖标准×（1-全年缺勤天数÷全年标准计薪天数）。</w:t>
      </w:r>
    </w:p>
    <w:p w14:paraId="06E616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年终奖标准在年度内发生变化的，按变化前后标准及缺勤情况折算核定目标年终奖。</w:t>
      </w:r>
    </w:p>
    <w:p w14:paraId="2BD916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（二）实发年终奖=目标年终奖×年终奖系数，其中：年终奖系数根据员工全年绩效等级结果决定，绩效等级为A+、A的，年终奖系数为1.1；绩效等级为B、C的，年终奖系数为1；绩效等级</w:t>
      </w:r>
      <w:bookmarkStart w:id="2" w:name="_bookmark3"/>
      <w:bookmarkEnd w:id="2"/>
      <w:r>
        <w:rPr>
          <w:rFonts w:hint="eastAsia" w:ascii="仿宋" w:hAnsi="仿宋" w:eastAsia="仿宋" w:cs="仿宋"/>
          <w:spacing w:val="2"/>
          <w:sz w:val="31"/>
          <w:szCs w:val="31"/>
          <w:lang w:eastAsia="zh-CN"/>
        </w:rPr>
        <w:t>为D，年终奖系数为0。</w:t>
      </w:r>
    </w:p>
    <w:p w14:paraId="442282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71" w:author="咨询组" w:date="2025-10-15T17:22:58Z"/>
          <w:rFonts w:hint="eastAsia" w:ascii="仿宋" w:hAnsi="仿宋" w:eastAsia="仿宋" w:cs="仿宋"/>
          <w:spacing w:val="2"/>
          <w:sz w:val="31"/>
          <w:szCs w:val="31"/>
          <w:lang w:eastAsia="zh-CN"/>
        </w:rPr>
      </w:pPr>
      <w:del w:id="272" w:author="咨询组" w:date="2025-10-15T17:22:58Z">
        <w:r>
          <w:rPr>
            <w:rFonts w:hint="eastAsia" w:ascii="仿宋" w:hAnsi="仿宋" w:eastAsia="仿宋" w:cs="仿宋"/>
            <w:spacing w:val="2"/>
            <w:sz w:val="31"/>
            <w:szCs w:val="31"/>
            <w:lang w:eastAsia="zh-CN"/>
          </w:rPr>
          <w:delText>第三章 附则</w:delText>
        </w:r>
      </w:del>
    </w:p>
    <w:p w14:paraId="7D46DD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73" w:author="咨询组" w:date="2025-10-15T17:22:58Z"/>
          <w:rFonts w:hint="eastAsia" w:ascii="仿宋" w:hAnsi="仿宋" w:eastAsia="仿宋" w:cs="仿宋"/>
          <w:spacing w:val="2"/>
          <w:sz w:val="31"/>
          <w:szCs w:val="31"/>
          <w:lang w:eastAsia="zh-CN"/>
        </w:rPr>
      </w:pPr>
      <w:del w:id="274" w:author="咨询组" w:date="2025-10-15T17:22:58Z">
        <w:r>
          <w:rPr>
            <w:rFonts w:hint="eastAsia" w:ascii="仿宋" w:hAnsi="仿宋" w:eastAsia="仿宋" w:cs="仿宋"/>
            <w:spacing w:val="2"/>
            <w:sz w:val="31"/>
            <w:szCs w:val="31"/>
            <w:lang w:eastAsia="zh-CN"/>
          </w:rPr>
          <w:delText>第十八条 本细则为华润啤酒三级制度。</w:delText>
        </w:r>
      </w:del>
    </w:p>
    <w:p w14:paraId="463F434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75" w:author="咨询组" w:date="2025-10-15T17:22:58Z"/>
          <w:rFonts w:hint="eastAsia" w:ascii="仿宋" w:hAnsi="仿宋" w:eastAsia="仿宋" w:cs="仿宋"/>
          <w:spacing w:val="2"/>
          <w:sz w:val="31"/>
          <w:szCs w:val="31"/>
          <w:lang w:eastAsia="zh-CN"/>
        </w:rPr>
      </w:pPr>
      <w:del w:id="276" w:author="咨询组" w:date="2025-10-15T17:22:58Z">
        <w:r>
          <w:rPr>
            <w:rFonts w:hint="eastAsia" w:ascii="仿宋" w:hAnsi="仿宋" w:eastAsia="仿宋" w:cs="仿宋"/>
            <w:spacing w:val="2"/>
            <w:sz w:val="31"/>
            <w:szCs w:val="31"/>
            <w:lang w:eastAsia="zh-CN"/>
          </w:rPr>
          <w:delText>第十九条 本细则由华润啤酒人力资源部负责制订、修订和解 释，</w:delText>
        </w:r>
      </w:del>
    </w:p>
    <w:p w14:paraId="006428E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77" w:author="咨询组" w:date="2025-10-15T17:22:58Z"/>
          <w:rFonts w:hint="eastAsia" w:ascii="仿宋" w:hAnsi="仿宋" w:eastAsia="仿宋" w:cs="仿宋"/>
          <w:spacing w:val="2"/>
          <w:sz w:val="31"/>
          <w:szCs w:val="31"/>
          <w:lang w:eastAsia="zh-CN"/>
        </w:rPr>
      </w:pPr>
      <w:del w:id="278" w:author="咨询组" w:date="2025-10-15T17:22:58Z">
        <w:r>
          <w:rPr>
            <w:rFonts w:hint="eastAsia" w:ascii="仿宋" w:hAnsi="仿宋" w:eastAsia="仿宋" w:cs="仿宋"/>
            <w:spacing w:val="2"/>
            <w:sz w:val="31"/>
            <w:szCs w:val="31"/>
            <w:lang w:eastAsia="zh-CN"/>
          </w:rPr>
          <w:delText>第二十条 本细则自下发之日起施行。</w:delText>
        </w:r>
      </w:del>
    </w:p>
    <w:p w14:paraId="225743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79" w:author="咨询组" w:date="2025-10-15T17:22:58Z"/>
          <w:rFonts w:hint="eastAsia" w:ascii="仿宋" w:hAnsi="仿宋" w:eastAsia="仿宋" w:cs="仿宋"/>
          <w:spacing w:val="2"/>
          <w:sz w:val="31"/>
          <w:szCs w:val="31"/>
          <w:lang w:eastAsia="zh-CN"/>
        </w:rPr>
      </w:pPr>
    </w:p>
    <w:p w14:paraId="297E416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0" w:author="咨询组" w:date="2025-10-15T17:22:58Z"/>
          <w:rFonts w:hint="eastAsia" w:ascii="仿宋" w:hAnsi="仿宋" w:eastAsia="仿宋" w:cs="仿宋"/>
          <w:spacing w:val="2"/>
          <w:sz w:val="31"/>
          <w:szCs w:val="31"/>
          <w:lang w:eastAsia="zh-CN"/>
        </w:rPr>
      </w:pPr>
    </w:p>
    <w:p w14:paraId="77828B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1" w:author="咨询组" w:date="2025-10-15T17:22:58Z"/>
          <w:rFonts w:hint="eastAsia" w:ascii="仿宋" w:hAnsi="仿宋" w:eastAsia="仿宋" w:cs="仿宋"/>
          <w:spacing w:val="2"/>
          <w:sz w:val="31"/>
          <w:szCs w:val="31"/>
          <w:lang w:eastAsia="zh-CN"/>
        </w:rPr>
      </w:pPr>
    </w:p>
    <w:p w14:paraId="5B606EE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2" w:author="咨询组" w:date="2025-10-15T17:22:58Z"/>
          <w:rFonts w:hint="eastAsia" w:ascii="仿宋" w:hAnsi="仿宋" w:eastAsia="仿宋" w:cs="仿宋"/>
          <w:spacing w:val="2"/>
          <w:sz w:val="31"/>
          <w:szCs w:val="31"/>
          <w:lang w:eastAsia="zh-CN"/>
        </w:rPr>
      </w:pPr>
    </w:p>
    <w:p w14:paraId="0895EA9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3" w:author="咨询组" w:date="2025-10-15T17:22:58Z"/>
          <w:rFonts w:hint="eastAsia" w:ascii="仿宋" w:hAnsi="仿宋" w:eastAsia="仿宋" w:cs="仿宋"/>
          <w:spacing w:val="2"/>
          <w:sz w:val="31"/>
          <w:szCs w:val="31"/>
          <w:lang w:eastAsia="zh-CN"/>
        </w:rPr>
      </w:pPr>
      <w:del w:id="284" w:author="咨询组" w:date="2025-10-15T17:22:58Z">
        <w:bookmarkStart w:id="3" w:name="_bookmark4"/>
        <w:bookmarkEnd w:id="3"/>
        <w:r>
          <w:rPr>
            <w:rFonts w:hint="eastAsia" w:ascii="仿宋" w:hAnsi="仿宋" w:eastAsia="仿宋" w:cs="仿宋"/>
            <w:spacing w:val="2"/>
            <w:sz w:val="31"/>
            <w:szCs w:val="31"/>
            <w:lang w:eastAsia="zh-CN"/>
          </w:rPr>
          <w:delText>附件</w:delText>
        </w:r>
      </w:del>
    </w:p>
    <w:p w14:paraId="442496E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5" w:author="咨询组" w:date="2025-10-15T17:22:58Z"/>
          <w:rFonts w:hint="eastAsia" w:ascii="仿宋" w:hAnsi="仿宋" w:eastAsia="仿宋" w:cs="仿宋"/>
          <w:spacing w:val="2"/>
          <w:sz w:val="31"/>
          <w:szCs w:val="31"/>
          <w:lang w:eastAsia="zh-CN"/>
        </w:rPr>
      </w:pPr>
      <w:del w:id="286" w:author="咨询组" w:date="2025-10-15T17:22:58Z">
        <w:r>
          <w:rPr>
            <w:rFonts w:hint="eastAsia" w:ascii="仿宋" w:hAnsi="仿宋" w:eastAsia="仿宋" w:cs="仿宋"/>
            <w:spacing w:val="2"/>
            <w:sz w:val="31"/>
            <w:szCs w:val="31"/>
            <w:lang w:eastAsia="zh-CN"/>
          </w:rPr>
          <w:delText>附件 1：经理级及基层定档规则</w:delText>
        </w:r>
      </w:del>
    </w:p>
    <w:p w14:paraId="6B6C7F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7" w:author="咨询组" w:date="2025-10-15T17:22:58Z"/>
          <w:rFonts w:hint="eastAsia" w:ascii="仿宋" w:hAnsi="仿宋" w:eastAsia="仿宋" w:cs="仿宋"/>
          <w:spacing w:val="2"/>
          <w:sz w:val="31"/>
          <w:szCs w:val="31"/>
          <w:lang w:eastAsia="zh-CN"/>
        </w:rPr>
      </w:pPr>
      <w:del w:id="288" w:author="咨询组" w:date="2025-10-15T17:22:58Z">
        <w:r>
          <w:rPr>
            <w:rFonts w:hint="eastAsia" w:ascii="仿宋" w:hAnsi="仿宋" w:eastAsia="仿宋" w:cs="仿宋"/>
            <w:spacing w:val="2"/>
            <w:sz w:val="31"/>
            <w:szCs w:val="31"/>
            <w:lang w:eastAsia="zh-CN"/>
          </w:rPr>
          <w:delText>附件 2：跨业务单元调动薪酬确认函</w:delText>
        </w:r>
      </w:del>
    </w:p>
    <w:p w14:paraId="0E7F93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89" w:author="咨询组" w:date="2025-10-15T17:22:58Z"/>
          <w:rFonts w:hint="eastAsia" w:ascii="仿宋" w:hAnsi="仿宋" w:eastAsia="仿宋" w:cs="仿宋"/>
          <w:spacing w:val="2"/>
          <w:sz w:val="31"/>
          <w:szCs w:val="31"/>
          <w:lang w:eastAsia="zh-CN"/>
        </w:rPr>
      </w:pPr>
      <w:del w:id="290" w:author="咨询组" w:date="2025-10-15T17:22:58Z">
        <w:r>
          <w:rPr>
            <w:rFonts w:hint="eastAsia" w:ascii="仿宋" w:hAnsi="仿宋" w:eastAsia="仿宋" w:cs="仿宋"/>
            <w:spacing w:val="2"/>
            <w:sz w:val="31"/>
            <w:szCs w:val="31"/>
            <w:lang w:eastAsia="zh-CN"/>
          </w:rPr>
          <w:delText>附件 3：薪酬调整通知单</w:delText>
        </w:r>
      </w:del>
    </w:p>
    <w:p w14:paraId="7166C8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1" w:author="咨询组" w:date="2025-10-15T17:22:58Z"/>
          <w:rFonts w:hint="eastAsia" w:ascii="仿宋" w:hAnsi="仿宋" w:eastAsia="仿宋" w:cs="仿宋"/>
          <w:spacing w:val="2"/>
          <w:sz w:val="31"/>
          <w:szCs w:val="31"/>
          <w:lang w:eastAsia="zh-CN"/>
        </w:rPr>
      </w:pPr>
    </w:p>
    <w:p w14:paraId="22B23D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2" w:author="咨询组" w:date="2025-10-15T17:22:58Z"/>
          <w:rFonts w:hint="eastAsia" w:ascii="仿宋" w:hAnsi="仿宋" w:eastAsia="仿宋" w:cs="仿宋"/>
          <w:spacing w:val="2"/>
          <w:sz w:val="31"/>
          <w:szCs w:val="31"/>
          <w:lang w:eastAsia="zh-CN"/>
        </w:rPr>
      </w:pPr>
    </w:p>
    <w:p w14:paraId="5FF588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3" w:author="咨询组" w:date="2025-10-15T17:22:58Z"/>
          <w:rFonts w:hint="eastAsia" w:ascii="仿宋" w:hAnsi="仿宋" w:eastAsia="仿宋" w:cs="仿宋"/>
          <w:spacing w:val="2"/>
          <w:sz w:val="31"/>
          <w:szCs w:val="31"/>
          <w:lang w:eastAsia="zh-CN"/>
        </w:rPr>
      </w:pPr>
    </w:p>
    <w:p w14:paraId="4A3AB5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4" w:author="咨询组" w:date="2025-10-15T17:22:58Z"/>
          <w:rFonts w:hint="eastAsia" w:ascii="仿宋" w:hAnsi="仿宋" w:eastAsia="仿宋" w:cs="仿宋"/>
          <w:spacing w:val="2"/>
          <w:sz w:val="31"/>
          <w:szCs w:val="31"/>
          <w:lang w:eastAsia="zh-CN"/>
        </w:rPr>
      </w:pPr>
    </w:p>
    <w:p w14:paraId="411A2E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5" w:author="咨询组" w:date="2025-10-15T17:22:58Z"/>
          <w:rFonts w:hint="eastAsia" w:ascii="仿宋" w:hAnsi="仿宋" w:eastAsia="仿宋" w:cs="仿宋"/>
          <w:spacing w:val="2"/>
          <w:sz w:val="31"/>
          <w:szCs w:val="31"/>
          <w:lang w:eastAsia="zh-CN"/>
        </w:rPr>
      </w:pPr>
    </w:p>
    <w:p w14:paraId="634BBD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6" w:author="咨询组" w:date="2025-10-15T17:22:58Z"/>
          <w:rFonts w:hint="eastAsia" w:ascii="仿宋" w:hAnsi="仿宋" w:eastAsia="仿宋" w:cs="仿宋"/>
          <w:spacing w:val="2"/>
          <w:sz w:val="31"/>
          <w:szCs w:val="31"/>
          <w:lang w:eastAsia="zh-CN"/>
        </w:rPr>
      </w:pPr>
    </w:p>
    <w:p w14:paraId="6812E4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7" w:author="咨询组" w:date="2025-10-15T17:22:58Z"/>
          <w:rFonts w:hint="eastAsia" w:ascii="仿宋" w:hAnsi="仿宋" w:eastAsia="仿宋" w:cs="仿宋"/>
          <w:spacing w:val="2"/>
          <w:sz w:val="31"/>
          <w:szCs w:val="31"/>
          <w:lang w:eastAsia="zh-CN"/>
        </w:rPr>
      </w:pPr>
    </w:p>
    <w:p w14:paraId="28EBE3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298" w:author="咨询组" w:date="2025-10-15T17:22:58Z"/>
          <w:rFonts w:hint="eastAsia" w:ascii="仿宋" w:hAnsi="仿宋" w:eastAsia="仿宋" w:cs="仿宋"/>
          <w:spacing w:val="2"/>
          <w:sz w:val="31"/>
          <w:szCs w:val="31"/>
          <w:lang w:eastAsia="zh-CN"/>
        </w:rPr>
      </w:pPr>
      <w:del w:id="299" w:author="咨询组" w:date="2025-10-15T17:22:58Z">
        <w:r>
          <w:rPr>
            <w:rFonts w:hint="eastAsia" w:ascii="仿宋" w:hAnsi="仿宋" w:eastAsia="仿宋" w:cs="仿宋"/>
            <w:spacing w:val="2"/>
            <w:sz w:val="31"/>
            <w:szCs w:val="31"/>
            <w:lang w:eastAsia="zh-CN"/>
          </w:rPr>
          <w:drawing>
            <wp:anchor distT="0" distB="0" distL="0" distR="0" simplePos="0" relativeHeight="251663360" behindDoc="0" locked="0" layoutInCell="1" allowOverlap="1">
              <wp:simplePos x="0" y="0"/>
              <wp:positionH relativeFrom="column">
                <wp:posOffset>3542665</wp:posOffset>
              </wp:positionH>
              <wp:positionV relativeFrom="paragraph">
                <wp:posOffset>-639445</wp:posOffset>
              </wp:positionV>
              <wp:extent cx="1587500" cy="15875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8"/>
                      <a:stretch>
                        <a:fillRect/>
                      </a:stretch>
                    </pic:blipFill>
                    <pic:spPr>
                      <a:xfrm>
                        <a:off x="0" y="0"/>
                        <a:ext cx="1587500" cy="1587500"/>
                      </a:xfrm>
                      <a:prstGeom prst="rect">
                        <a:avLst/>
                      </a:prstGeom>
                    </pic:spPr>
                  </pic:pic>
                </a:graphicData>
              </a:graphic>
            </wp:anchor>
          </w:drawing>
        </w:r>
      </w:del>
      <w:del w:id="301" w:author="咨询组" w:date="2025-10-15T17:22:58Z">
        <w:r>
          <w:rPr>
            <w:rFonts w:hint="eastAsia" w:ascii="仿宋" w:hAnsi="仿宋" w:eastAsia="仿宋" w:cs="仿宋"/>
            <w:spacing w:val="2"/>
            <w:sz w:val="31"/>
            <w:szCs w:val="31"/>
            <w:lang w:eastAsia="zh-CN"/>
          </w:rPr>
          <w:delText>华润啤酒(控股) 有限公司</w:delText>
        </w:r>
      </w:del>
    </w:p>
    <w:p w14:paraId="18B548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2" w:author="咨询组" w:date="2025-10-15T17:22:58Z"/>
          <w:rFonts w:hint="eastAsia" w:ascii="仿宋" w:hAnsi="仿宋" w:eastAsia="仿宋" w:cs="仿宋"/>
          <w:spacing w:val="2"/>
          <w:sz w:val="31"/>
          <w:szCs w:val="31"/>
          <w:lang w:eastAsia="zh-CN"/>
        </w:rPr>
      </w:pPr>
      <w:del w:id="303" w:author="咨询组" w:date="2025-10-15T17:22:58Z">
        <w:r>
          <w:rPr>
            <w:rFonts w:hint="eastAsia" w:ascii="仿宋" w:hAnsi="仿宋" w:eastAsia="仿宋" w:cs="仿宋"/>
            <w:spacing w:val="2"/>
            <w:sz w:val="31"/>
            <w:szCs w:val="31"/>
            <w:lang w:eastAsia="zh-CN"/>
          </w:rPr>
          <w:delText>二○二三年十二月二十六日</w:delText>
        </w:r>
      </w:del>
    </w:p>
    <w:p w14:paraId="6649C8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4" w:author="咨询组" w:date="2025-10-15T17:22:58Z"/>
          <w:rFonts w:hint="eastAsia" w:ascii="仿宋" w:hAnsi="仿宋" w:eastAsia="仿宋" w:cs="仿宋"/>
          <w:spacing w:val="2"/>
          <w:sz w:val="31"/>
          <w:szCs w:val="31"/>
          <w:lang w:eastAsia="zh-CN"/>
        </w:rPr>
      </w:pPr>
    </w:p>
    <w:p w14:paraId="5AF796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5" w:author="咨询组" w:date="2025-10-15T17:22:58Z"/>
          <w:rFonts w:hint="eastAsia" w:ascii="仿宋" w:hAnsi="仿宋" w:eastAsia="仿宋" w:cs="仿宋"/>
          <w:spacing w:val="2"/>
          <w:sz w:val="31"/>
          <w:szCs w:val="31"/>
          <w:lang w:eastAsia="zh-CN"/>
        </w:rPr>
      </w:pPr>
    </w:p>
    <w:p w14:paraId="20C6199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6" w:author="咨询组" w:date="2025-10-15T17:22:58Z"/>
          <w:rFonts w:hint="eastAsia" w:ascii="仿宋" w:hAnsi="仿宋" w:eastAsia="仿宋" w:cs="仿宋"/>
          <w:spacing w:val="2"/>
          <w:sz w:val="31"/>
          <w:szCs w:val="31"/>
          <w:lang w:eastAsia="zh-CN"/>
        </w:rPr>
      </w:pPr>
      <w:del w:id="307" w:author="咨询组" w:date="2025-10-15T17:22:58Z">
        <w:r>
          <w:rPr>
            <w:rFonts w:hint="eastAsia" w:ascii="仿宋" w:hAnsi="仿宋" w:eastAsia="仿宋" w:cs="仿宋"/>
            <w:spacing w:val="2"/>
            <w:sz w:val="31"/>
            <w:szCs w:val="31"/>
            <w:lang w:eastAsia="zh-CN"/>
          </w:rPr>
          <w:delText>2023-12-26</w:delText>
        </w:r>
      </w:del>
    </w:p>
    <w:p w14:paraId="414758F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8" w:author="咨询组" w:date="2025-10-15T17:22:58Z"/>
          <w:rFonts w:hint="eastAsia" w:ascii="仿宋" w:hAnsi="仿宋" w:eastAsia="仿宋" w:cs="仿宋"/>
          <w:spacing w:val="2"/>
          <w:sz w:val="31"/>
          <w:szCs w:val="31"/>
          <w:lang w:eastAsia="zh-CN"/>
        </w:rPr>
        <w:sectPr>
          <w:headerReference r:id="rId8" w:type="default"/>
          <w:footerReference r:id="rId9" w:type="default"/>
          <w:pgSz w:w="11907" w:h="16839"/>
          <w:pgMar w:top="1230" w:right="1389" w:bottom="901" w:left="1390" w:header="1216" w:footer="726" w:gutter="0"/>
          <w:cols w:space="0" w:num="1"/>
          <w:rtlGutter w:val="0"/>
          <w:docGrid w:linePitch="0" w:charSpace="0"/>
        </w:sectPr>
      </w:pPr>
    </w:p>
    <w:p w14:paraId="422F66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09" w:author="咨询组" w:date="2025-10-15T17:22:58Z"/>
          <w:rFonts w:hint="eastAsia" w:ascii="仿宋" w:hAnsi="仿宋" w:eastAsia="仿宋" w:cs="仿宋"/>
          <w:spacing w:val="2"/>
          <w:sz w:val="31"/>
          <w:szCs w:val="31"/>
          <w:lang w:eastAsia="zh-CN"/>
        </w:rPr>
      </w:pPr>
      <w:del w:id="310" w:author="咨询组" w:date="2025-10-15T17:22:58Z">
        <w:r>
          <w:rPr>
            <w:rFonts w:hint="eastAsia" w:ascii="仿宋" w:hAnsi="仿宋" w:eastAsia="仿宋" w:cs="仿宋"/>
            <w:spacing w:val="2"/>
            <w:sz w:val="31"/>
            <w:szCs w:val="31"/>
            <w:lang w:eastAsia="zh-CN"/>
          </w:rPr>
          <w:drawing>
            <wp:anchor distT="0" distB="0" distL="0" distR="0" simplePos="0" relativeHeight="251664384"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17"/>
                      <a:stretch>
                        <a:fillRect/>
                      </a:stretch>
                    </pic:blipFill>
                    <pic:spPr>
                      <a:xfrm>
                        <a:off x="0" y="0"/>
                        <a:ext cx="1249679" cy="669035"/>
                      </a:xfrm>
                      <a:prstGeom prst="rect">
                        <a:avLst/>
                      </a:prstGeom>
                    </pic:spPr>
                  </pic:pic>
                </a:graphicData>
              </a:graphic>
            </wp:anchor>
          </w:drawing>
        </w:r>
      </w:del>
    </w:p>
    <w:p w14:paraId="46C5934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12" w:author="咨询组" w:date="2025-10-15T17:22:58Z"/>
          <w:rFonts w:hint="eastAsia" w:ascii="仿宋" w:hAnsi="仿宋" w:eastAsia="仿宋" w:cs="仿宋"/>
          <w:spacing w:val="2"/>
          <w:sz w:val="31"/>
          <w:szCs w:val="31"/>
          <w:lang w:eastAsia="zh-CN"/>
        </w:rPr>
      </w:pPr>
      <w:del w:id="313" w:author="咨询组" w:date="2025-10-15T17:22:58Z">
        <w:r>
          <w:rPr>
            <w:rFonts w:hint="eastAsia" w:ascii="仿宋" w:hAnsi="仿宋" w:eastAsia="仿宋" w:cs="仿宋"/>
            <w:spacing w:val="2"/>
            <w:sz w:val="31"/>
            <w:szCs w:val="31"/>
            <w:lang w:eastAsia="zh-CN"/>
          </w:rPr>
          <w:delText>附件 1：经理级及基层定档规则</w:delText>
        </w:r>
      </w:del>
    </w:p>
    <w:p w14:paraId="0AF0E6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14" w:author="咨询组" w:date="2025-10-15T17:22:58Z"/>
          <w:rFonts w:hint="eastAsia" w:ascii="仿宋" w:hAnsi="仿宋" w:eastAsia="仿宋" w:cs="仿宋"/>
          <w:spacing w:val="2"/>
          <w:sz w:val="31"/>
          <w:szCs w:val="31"/>
          <w:lang w:eastAsia="zh-CN"/>
        </w:rPr>
      </w:pPr>
      <w:del w:id="315" w:author="咨询组" w:date="2025-10-15T17:22:58Z">
        <w:r>
          <w:rPr>
            <w:rFonts w:hint="eastAsia" w:ascii="仿宋" w:hAnsi="仿宋" w:eastAsia="仿宋" w:cs="仿宋"/>
            <w:spacing w:val="2"/>
            <w:sz w:val="31"/>
            <w:szCs w:val="31"/>
            <w:lang w:eastAsia="zh-CN"/>
          </w:rPr>
          <w:delText>经理级及基层定档规则</w:delText>
        </w:r>
      </w:del>
    </w:p>
    <w:p w14:paraId="575E9D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16" w:author="咨询组" w:date="2025-10-15T17:22:58Z"/>
          <w:rFonts w:hint="eastAsia" w:ascii="仿宋" w:hAnsi="仿宋" w:eastAsia="仿宋" w:cs="仿宋"/>
          <w:spacing w:val="2"/>
          <w:sz w:val="31"/>
          <w:szCs w:val="31"/>
          <w:lang w:eastAsia="zh-CN"/>
        </w:rPr>
      </w:pPr>
      <w:del w:id="317" w:author="咨询组" w:date="2025-10-15T17:22:58Z">
        <w:r>
          <w:rPr>
            <w:rFonts w:hint="eastAsia" w:ascii="仿宋" w:hAnsi="仿宋" w:eastAsia="仿宋" w:cs="仿宋"/>
            <w:spacing w:val="2"/>
            <w:sz w:val="31"/>
            <w:szCs w:val="31"/>
            <w:lang w:eastAsia="zh-CN"/>
          </w:rPr>
          <w:delText>(一) 华润啤酒/华润雪花/华润酒业本部部门、共享中心</w:delText>
        </w:r>
      </w:del>
    </w:p>
    <w:p w14:paraId="725424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18"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2269"/>
        <w:gridCol w:w="2265"/>
        <w:gridCol w:w="2265"/>
        <w:gridCol w:w="2269"/>
      </w:tblGrid>
      <w:tr w14:paraId="37F5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9" w:hRule="atLeast"/>
          <w:del w:id="319" w:author="咨询组" w:date="2025-10-15T17:22:58Z"/>
        </w:trPr>
        <w:tc>
          <w:tcPr>
            <w:tcW w:w="2269" w:type="dxa"/>
            <w:vAlign w:val="top"/>
          </w:tcPr>
          <w:p w14:paraId="713A37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20" w:author="咨询组" w:date="2025-10-15T17:22:58Z"/>
                <w:rFonts w:hint="eastAsia" w:ascii="仿宋" w:hAnsi="仿宋" w:eastAsia="仿宋" w:cs="仿宋"/>
                <w:spacing w:val="2"/>
                <w:sz w:val="31"/>
                <w:szCs w:val="31"/>
                <w:lang w:eastAsia="zh-CN"/>
              </w:rPr>
            </w:pPr>
            <w:del w:id="321" w:author="咨询组" w:date="2025-10-15T17:22:58Z">
              <w:r>
                <w:rPr>
                  <w:rFonts w:hint="eastAsia" w:ascii="仿宋" w:hAnsi="仿宋" w:eastAsia="仿宋" w:cs="仿宋"/>
                  <w:spacing w:val="2"/>
                  <w:sz w:val="31"/>
                  <w:szCs w:val="31"/>
                  <w:lang w:eastAsia="zh-CN"/>
                </w:rPr>
                <w:delText>适用岗位类别</w:delText>
              </w:r>
            </w:del>
          </w:p>
        </w:tc>
        <w:tc>
          <w:tcPr>
            <w:tcW w:w="2265" w:type="dxa"/>
            <w:vAlign w:val="top"/>
          </w:tcPr>
          <w:p w14:paraId="34C269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22" w:author="咨询组" w:date="2025-10-15T17:22:58Z"/>
                <w:rFonts w:hint="eastAsia" w:ascii="仿宋" w:hAnsi="仿宋" w:eastAsia="仿宋" w:cs="仿宋"/>
                <w:spacing w:val="2"/>
                <w:sz w:val="31"/>
                <w:szCs w:val="31"/>
                <w:lang w:eastAsia="zh-CN"/>
              </w:rPr>
            </w:pPr>
            <w:del w:id="323" w:author="咨询组" w:date="2025-10-15T17:22:58Z">
              <w:r>
                <w:rPr>
                  <w:rFonts w:hint="eastAsia" w:ascii="仿宋" w:hAnsi="仿宋" w:eastAsia="仿宋" w:cs="仿宋"/>
                  <w:spacing w:val="2"/>
                  <w:sz w:val="31"/>
                  <w:szCs w:val="31"/>
                  <w:lang w:eastAsia="zh-CN"/>
                </w:rPr>
                <w:delText>职级</w:delText>
              </w:r>
            </w:del>
          </w:p>
        </w:tc>
        <w:tc>
          <w:tcPr>
            <w:tcW w:w="2265" w:type="dxa"/>
            <w:vAlign w:val="top"/>
          </w:tcPr>
          <w:p w14:paraId="0D8335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24" w:author="咨询组" w:date="2025-10-15T17:22:58Z"/>
                <w:rFonts w:hint="eastAsia" w:ascii="仿宋" w:hAnsi="仿宋" w:eastAsia="仿宋" w:cs="仿宋"/>
                <w:spacing w:val="2"/>
                <w:sz w:val="31"/>
                <w:szCs w:val="31"/>
                <w:lang w:eastAsia="zh-CN"/>
              </w:rPr>
            </w:pPr>
            <w:del w:id="325" w:author="咨询组" w:date="2025-10-15T17:22:58Z">
              <w:r>
                <w:rPr>
                  <w:rFonts w:hint="eastAsia" w:ascii="仿宋" w:hAnsi="仿宋" w:eastAsia="仿宋" w:cs="仿宋"/>
                  <w:spacing w:val="2"/>
                  <w:sz w:val="31"/>
                  <w:szCs w:val="31"/>
                  <w:lang w:eastAsia="zh-CN"/>
                </w:rPr>
                <w:delText>对应岗级范围</w:delText>
              </w:r>
            </w:del>
          </w:p>
        </w:tc>
        <w:tc>
          <w:tcPr>
            <w:tcW w:w="2269" w:type="dxa"/>
            <w:vAlign w:val="top"/>
          </w:tcPr>
          <w:p w14:paraId="1E8B2B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26" w:author="咨询组" w:date="2025-10-15T17:22:58Z"/>
                <w:rFonts w:hint="eastAsia" w:ascii="仿宋" w:hAnsi="仿宋" w:eastAsia="仿宋" w:cs="仿宋"/>
                <w:spacing w:val="2"/>
                <w:sz w:val="31"/>
                <w:szCs w:val="31"/>
                <w:lang w:eastAsia="zh-CN"/>
              </w:rPr>
            </w:pPr>
            <w:del w:id="327" w:author="咨询组" w:date="2025-10-15T17:22:58Z">
              <w:r>
                <w:rPr>
                  <w:rFonts w:hint="eastAsia" w:ascii="仿宋" w:hAnsi="仿宋" w:eastAsia="仿宋" w:cs="仿宋"/>
                  <w:spacing w:val="2"/>
                  <w:sz w:val="31"/>
                  <w:szCs w:val="31"/>
                  <w:lang w:eastAsia="zh-CN"/>
                </w:rPr>
                <w:delText>适用薪档范围</w:delText>
              </w:r>
            </w:del>
          </w:p>
        </w:tc>
      </w:tr>
      <w:tr w14:paraId="1F94CA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4" w:hRule="atLeast"/>
          <w:del w:id="328" w:author="咨询组" w:date="2025-10-15T17:22:58Z"/>
        </w:trPr>
        <w:tc>
          <w:tcPr>
            <w:tcW w:w="2269" w:type="dxa"/>
            <w:vMerge w:val="restart"/>
            <w:tcBorders>
              <w:bottom w:val="nil"/>
            </w:tcBorders>
            <w:vAlign w:val="top"/>
          </w:tcPr>
          <w:p w14:paraId="736B8CB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29" w:author="咨询组" w:date="2025-10-15T17:22:58Z"/>
                <w:rFonts w:hint="eastAsia" w:ascii="仿宋" w:hAnsi="仿宋" w:eastAsia="仿宋" w:cs="仿宋"/>
                <w:spacing w:val="2"/>
                <w:sz w:val="31"/>
                <w:szCs w:val="31"/>
                <w:lang w:eastAsia="zh-CN"/>
              </w:rPr>
            </w:pPr>
          </w:p>
          <w:p w14:paraId="5F3D8A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30" w:author="咨询组" w:date="2025-10-15T17:22:58Z"/>
                <w:rFonts w:hint="eastAsia" w:ascii="仿宋" w:hAnsi="仿宋" w:eastAsia="仿宋" w:cs="仿宋"/>
                <w:spacing w:val="2"/>
                <w:sz w:val="31"/>
                <w:szCs w:val="31"/>
                <w:lang w:eastAsia="zh-CN"/>
              </w:rPr>
            </w:pPr>
          </w:p>
          <w:p w14:paraId="480F71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31" w:author="咨询组" w:date="2025-10-15T17:22:58Z"/>
                <w:rFonts w:hint="eastAsia" w:ascii="仿宋" w:hAnsi="仿宋" w:eastAsia="仿宋" w:cs="仿宋"/>
                <w:spacing w:val="2"/>
                <w:sz w:val="31"/>
                <w:szCs w:val="31"/>
                <w:lang w:eastAsia="zh-CN"/>
              </w:rPr>
            </w:pPr>
            <w:del w:id="332" w:author="咨询组" w:date="2025-10-15T17:22:58Z">
              <w:r>
                <w:rPr>
                  <w:rFonts w:hint="eastAsia" w:ascii="仿宋" w:hAnsi="仿宋" w:eastAsia="仿宋" w:cs="仿宋"/>
                  <w:spacing w:val="2"/>
                  <w:sz w:val="31"/>
                  <w:szCs w:val="31"/>
                  <w:lang w:eastAsia="zh-CN"/>
                </w:rPr>
                <w:delText>PC49 及以下</w:delText>
              </w:r>
            </w:del>
          </w:p>
        </w:tc>
        <w:tc>
          <w:tcPr>
            <w:tcW w:w="2265" w:type="dxa"/>
            <w:vAlign w:val="top"/>
          </w:tcPr>
          <w:p w14:paraId="707299A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33" w:author="咨询组" w:date="2025-10-15T17:22:58Z"/>
                <w:rFonts w:hint="eastAsia" w:ascii="仿宋" w:hAnsi="仿宋" w:eastAsia="仿宋" w:cs="仿宋"/>
                <w:spacing w:val="2"/>
                <w:sz w:val="31"/>
                <w:szCs w:val="31"/>
                <w:lang w:eastAsia="zh-CN"/>
              </w:rPr>
            </w:pPr>
            <w:del w:id="334" w:author="咨询组" w:date="2025-10-15T17:22:58Z">
              <w:r>
                <w:rPr>
                  <w:rFonts w:hint="eastAsia" w:ascii="仿宋" w:hAnsi="仿宋" w:eastAsia="仿宋" w:cs="仿宋"/>
                  <w:spacing w:val="2"/>
                  <w:sz w:val="31"/>
                  <w:szCs w:val="31"/>
                  <w:lang w:eastAsia="zh-CN"/>
                </w:rPr>
                <w:delText>P1/S1</w:delText>
              </w:r>
            </w:del>
          </w:p>
        </w:tc>
        <w:tc>
          <w:tcPr>
            <w:tcW w:w="2265" w:type="dxa"/>
            <w:vAlign w:val="top"/>
          </w:tcPr>
          <w:p w14:paraId="6EA7A5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35" w:author="咨询组" w:date="2025-10-15T17:22:58Z"/>
                <w:rFonts w:hint="eastAsia" w:ascii="仿宋" w:hAnsi="仿宋" w:eastAsia="仿宋" w:cs="仿宋"/>
                <w:spacing w:val="2"/>
                <w:sz w:val="31"/>
                <w:szCs w:val="31"/>
                <w:lang w:eastAsia="zh-CN"/>
              </w:rPr>
            </w:pPr>
            <w:del w:id="336" w:author="咨询组" w:date="2025-10-15T17:22:58Z">
              <w:r>
                <w:rPr>
                  <w:rFonts w:hint="eastAsia" w:ascii="仿宋" w:hAnsi="仿宋" w:eastAsia="仿宋" w:cs="仿宋"/>
                  <w:spacing w:val="2"/>
                  <w:sz w:val="31"/>
                  <w:szCs w:val="31"/>
                  <w:lang w:eastAsia="zh-CN"/>
                </w:rPr>
                <w:delText>PC45-49</w:delText>
              </w:r>
            </w:del>
          </w:p>
        </w:tc>
        <w:tc>
          <w:tcPr>
            <w:tcW w:w="2269" w:type="dxa"/>
            <w:vAlign w:val="top"/>
          </w:tcPr>
          <w:p w14:paraId="546DA9D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37" w:author="咨询组" w:date="2025-10-15T17:22:58Z"/>
                <w:rFonts w:hint="eastAsia" w:ascii="仿宋" w:hAnsi="仿宋" w:eastAsia="仿宋" w:cs="仿宋"/>
                <w:spacing w:val="2"/>
                <w:sz w:val="31"/>
                <w:szCs w:val="31"/>
                <w:lang w:eastAsia="zh-CN"/>
              </w:rPr>
            </w:pPr>
            <w:del w:id="338" w:author="咨询组" w:date="2025-10-15T17:22:58Z">
              <w:r>
                <w:rPr>
                  <w:rFonts w:hint="eastAsia" w:ascii="仿宋" w:hAnsi="仿宋" w:eastAsia="仿宋" w:cs="仿宋"/>
                  <w:spacing w:val="2"/>
                  <w:sz w:val="31"/>
                  <w:szCs w:val="31"/>
                  <w:lang w:eastAsia="zh-CN"/>
                </w:rPr>
                <w:delText>本岗级的 1 档-2 档</w:delText>
              </w:r>
            </w:del>
          </w:p>
        </w:tc>
      </w:tr>
      <w:tr w14:paraId="02B8D1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39" w:author="咨询组" w:date="2025-10-15T17:22:58Z"/>
        </w:trPr>
        <w:tc>
          <w:tcPr>
            <w:tcW w:w="2269" w:type="dxa"/>
            <w:vMerge w:val="continue"/>
            <w:tcBorders>
              <w:top w:val="nil"/>
              <w:bottom w:val="nil"/>
            </w:tcBorders>
            <w:vAlign w:val="top"/>
          </w:tcPr>
          <w:p w14:paraId="7EA6022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0" w:author="咨询组" w:date="2025-10-15T17:22:58Z"/>
                <w:rFonts w:hint="eastAsia" w:ascii="仿宋" w:hAnsi="仿宋" w:eastAsia="仿宋" w:cs="仿宋"/>
                <w:spacing w:val="2"/>
                <w:sz w:val="31"/>
                <w:szCs w:val="31"/>
                <w:lang w:eastAsia="zh-CN"/>
              </w:rPr>
            </w:pPr>
          </w:p>
        </w:tc>
        <w:tc>
          <w:tcPr>
            <w:tcW w:w="2265" w:type="dxa"/>
            <w:vAlign w:val="top"/>
          </w:tcPr>
          <w:p w14:paraId="497468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1" w:author="咨询组" w:date="2025-10-15T17:22:58Z"/>
                <w:rFonts w:hint="eastAsia" w:ascii="仿宋" w:hAnsi="仿宋" w:eastAsia="仿宋" w:cs="仿宋"/>
                <w:spacing w:val="2"/>
                <w:sz w:val="31"/>
                <w:szCs w:val="31"/>
                <w:lang w:eastAsia="zh-CN"/>
              </w:rPr>
            </w:pPr>
            <w:del w:id="342" w:author="咨询组" w:date="2025-10-15T17:22:58Z">
              <w:r>
                <w:rPr>
                  <w:rFonts w:hint="eastAsia" w:ascii="仿宋" w:hAnsi="仿宋" w:eastAsia="仿宋" w:cs="仿宋"/>
                  <w:spacing w:val="2"/>
                  <w:sz w:val="31"/>
                  <w:szCs w:val="31"/>
                  <w:lang w:eastAsia="zh-CN"/>
                </w:rPr>
                <w:delText>P2/S2</w:delText>
              </w:r>
            </w:del>
          </w:p>
        </w:tc>
        <w:tc>
          <w:tcPr>
            <w:tcW w:w="2265" w:type="dxa"/>
            <w:vAlign w:val="top"/>
          </w:tcPr>
          <w:p w14:paraId="0720D3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3" w:author="咨询组" w:date="2025-10-15T17:22:58Z"/>
                <w:rFonts w:hint="eastAsia" w:ascii="仿宋" w:hAnsi="仿宋" w:eastAsia="仿宋" w:cs="仿宋"/>
                <w:spacing w:val="2"/>
                <w:sz w:val="31"/>
                <w:szCs w:val="31"/>
                <w:lang w:eastAsia="zh-CN"/>
              </w:rPr>
            </w:pPr>
            <w:del w:id="344" w:author="咨询组" w:date="2025-10-15T17:22:58Z">
              <w:r>
                <w:rPr>
                  <w:rFonts w:hint="eastAsia" w:ascii="仿宋" w:hAnsi="仿宋" w:eastAsia="仿宋" w:cs="仿宋"/>
                  <w:spacing w:val="2"/>
                  <w:sz w:val="31"/>
                  <w:szCs w:val="31"/>
                  <w:lang w:eastAsia="zh-CN"/>
                </w:rPr>
                <w:delText>PC45-49</w:delText>
              </w:r>
            </w:del>
          </w:p>
        </w:tc>
        <w:tc>
          <w:tcPr>
            <w:tcW w:w="2269" w:type="dxa"/>
            <w:vAlign w:val="top"/>
          </w:tcPr>
          <w:p w14:paraId="3AF1714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5" w:author="咨询组" w:date="2025-10-15T17:22:58Z"/>
                <w:rFonts w:hint="eastAsia" w:ascii="仿宋" w:hAnsi="仿宋" w:eastAsia="仿宋" w:cs="仿宋"/>
                <w:spacing w:val="2"/>
                <w:sz w:val="31"/>
                <w:szCs w:val="31"/>
                <w:lang w:eastAsia="zh-CN"/>
              </w:rPr>
            </w:pPr>
            <w:del w:id="346" w:author="咨询组" w:date="2025-10-15T17:22:58Z">
              <w:r>
                <w:rPr>
                  <w:rFonts w:hint="eastAsia" w:ascii="仿宋" w:hAnsi="仿宋" w:eastAsia="仿宋" w:cs="仿宋"/>
                  <w:spacing w:val="2"/>
                  <w:sz w:val="31"/>
                  <w:szCs w:val="31"/>
                  <w:lang w:eastAsia="zh-CN"/>
                </w:rPr>
                <w:delText>本岗级的 2 档-4 档</w:delText>
              </w:r>
            </w:del>
          </w:p>
        </w:tc>
      </w:tr>
      <w:tr w14:paraId="6B1516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47" w:author="咨询组" w:date="2025-10-15T17:22:58Z"/>
        </w:trPr>
        <w:tc>
          <w:tcPr>
            <w:tcW w:w="2269" w:type="dxa"/>
            <w:vMerge w:val="continue"/>
            <w:tcBorders>
              <w:top w:val="nil"/>
              <w:bottom w:val="nil"/>
            </w:tcBorders>
            <w:vAlign w:val="top"/>
          </w:tcPr>
          <w:p w14:paraId="0417F3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8" w:author="咨询组" w:date="2025-10-15T17:22:58Z"/>
                <w:rFonts w:hint="eastAsia" w:ascii="仿宋" w:hAnsi="仿宋" w:eastAsia="仿宋" w:cs="仿宋"/>
                <w:spacing w:val="2"/>
                <w:sz w:val="31"/>
                <w:szCs w:val="31"/>
                <w:lang w:eastAsia="zh-CN"/>
              </w:rPr>
            </w:pPr>
          </w:p>
        </w:tc>
        <w:tc>
          <w:tcPr>
            <w:tcW w:w="2265" w:type="dxa"/>
            <w:vAlign w:val="top"/>
          </w:tcPr>
          <w:p w14:paraId="07738A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49" w:author="咨询组" w:date="2025-10-15T17:22:58Z"/>
                <w:rFonts w:hint="eastAsia" w:ascii="仿宋" w:hAnsi="仿宋" w:eastAsia="仿宋" w:cs="仿宋"/>
                <w:spacing w:val="2"/>
                <w:sz w:val="31"/>
                <w:szCs w:val="31"/>
                <w:lang w:eastAsia="zh-CN"/>
              </w:rPr>
            </w:pPr>
            <w:del w:id="350" w:author="咨询组" w:date="2025-10-15T17:22:58Z">
              <w:r>
                <w:rPr>
                  <w:rFonts w:hint="eastAsia" w:ascii="仿宋" w:hAnsi="仿宋" w:eastAsia="仿宋" w:cs="仿宋"/>
                  <w:spacing w:val="2"/>
                  <w:sz w:val="31"/>
                  <w:szCs w:val="31"/>
                  <w:lang w:eastAsia="zh-CN"/>
                </w:rPr>
                <w:delText>P3/S3</w:delText>
              </w:r>
            </w:del>
          </w:p>
        </w:tc>
        <w:tc>
          <w:tcPr>
            <w:tcW w:w="2265" w:type="dxa"/>
            <w:vAlign w:val="top"/>
          </w:tcPr>
          <w:p w14:paraId="1B611E3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51" w:author="咨询组" w:date="2025-10-15T17:22:58Z"/>
                <w:rFonts w:hint="eastAsia" w:ascii="仿宋" w:hAnsi="仿宋" w:eastAsia="仿宋" w:cs="仿宋"/>
                <w:spacing w:val="2"/>
                <w:sz w:val="31"/>
                <w:szCs w:val="31"/>
                <w:lang w:eastAsia="zh-CN"/>
              </w:rPr>
            </w:pPr>
            <w:del w:id="352" w:author="咨询组" w:date="2025-10-15T17:22:58Z">
              <w:r>
                <w:rPr>
                  <w:rFonts w:hint="eastAsia" w:ascii="仿宋" w:hAnsi="仿宋" w:eastAsia="仿宋" w:cs="仿宋"/>
                  <w:spacing w:val="2"/>
                  <w:sz w:val="31"/>
                  <w:szCs w:val="31"/>
                  <w:lang w:eastAsia="zh-CN"/>
                </w:rPr>
                <w:delText>PC45-49</w:delText>
              </w:r>
            </w:del>
          </w:p>
        </w:tc>
        <w:tc>
          <w:tcPr>
            <w:tcW w:w="2269" w:type="dxa"/>
            <w:vAlign w:val="top"/>
          </w:tcPr>
          <w:p w14:paraId="4B1A61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53" w:author="咨询组" w:date="2025-10-15T17:22:58Z"/>
                <w:rFonts w:hint="eastAsia" w:ascii="仿宋" w:hAnsi="仿宋" w:eastAsia="仿宋" w:cs="仿宋"/>
                <w:spacing w:val="2"/>
                <w:sz w:val="31"/>
                <w:szCs w:val="31"/>
                <w:lang w:eastAsia="zh-CN"/>
              </w:rPr>
            </w:pPr>
            <w:del w:id="354" w:author="咨询组" w:date="2025-10-15T17:22:58Z">
              <w:r>
                <w:rPr>
                  <w:rFonts w:hint="eastAsia" w:ascii="仿宋" w:hAnsi="仿宋" w:eastAsia="仿宋" w:cs="仿宋"/>
                  <w:spacing w:val="2"/>
                  <w:sz w:val="31"/>
                  <w:szCs w:val="31"/>
                  <w:lang w:eastAsia="zh-CN"/>
                </w:rPr>
                <w:delText>本岗级的 4 档-7 档</w:delText>
              </w:r>
            </w:del>
          </w:p>
        </w:tc>
      </w:tr>
      <w:tr w14:paraId="08D05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55" w:author="咨询组" w:date="2025-10-15T17:22:58Z"/>
        </w:trPr>
        <w:tc>
          <w:tcPr>
            <w:tcW w:w="2269" w:type="dxa"/>
            <w:vMerge w:val="continue"/>
            <w:tcBorders>
              <w:top w:val="nil"/>
            </w:tcBorders>
            <w:vAlign w:val="top"/>
          </w:tcPr>
          <w:p w14:paraId="0F012A7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56" w:author="咨询组" w:date="2025-10-15T17:22:58Z"/>
                <w:rFonts w:hint="eastAsia" w:ascii="仿宋" w:hAnsi="仿宋" w:eastAsia="仿宋" w:cs="仿宋"/>
                <w:spacing w:val="2"/>
                <w:sz w:val="31"/>
                <w:szCs w:val="31"/>
                <w:lang w:eastAsia="zh-CN"/>
              </w:rPr>
            </w:pPr>
          </w:p>
        </w:tc>
        <w:tc>
          <w:tcPr>
            <w:tcW w:w="2265" w:type="dxa"/>
            <w:vAlign w:val="top"/>
          </w:tcPr>
          <w:p w14:paraId="7A8378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57" w:author="咨询组" w:date="2025-10-15T17:22:58Z"/>
                <w:rFonts w:hint="eastAsia" w:ascii="仿宋" w:hAnsi="仿宋" w:eastAsia="仿宋" w:cs="仿宋"/>
                <w:spacing w:val="2"/>
                <w:sz w:val="31"/>
                <w:szCs w:val="31"/>
                <w:lang w:eastAsia="zh-CN"/>
              </w:rPr>
            </w:pPr>
            <w:del w:id="358" w:author="咨询组" w:date="2025-10-15T17:22:58Z">
              <w:r>
                <w:rPr>
                  <w:rFonts w:hint="eastAsia" w:ascii="仿宋" w:hAnsi="仿宋" w:eastAsia="仿宋" w:cs="仿宋"/>
                  <w:spacing w:val="2"/>
                  <w:sz w:val="31"/>
                  <w:szCs w:val="31"/>
                  <w:lang w:eastAsia="zh-CN"/>
                </w:rPr>
                <w:delText>P4/S4</w:delText>
              </w:r>
            </w:del>
          </w:p>
        </w:tc>
        <w:tc>
          <w:tcPr>
            <w:tcW w:w="2265" w:type="dxa"/>
            <w:vAlign w:val="top"/>
          </w:tcPr>
          <w:p w14:paraId="71B9BF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59" w:author="咨询组" w:date="2025-10-15T17:22:58Z"/>
                <w:rFonts w:hint="eastAsia" w:ascii="仿宋" w:hAnsi="仿宋" w:eastAsia="仿宋" w:cs="仿宋"/>
                <w:spacing w:val="2"/>
                <w:sz w:val="31"/>
                <w:szCs w:val="31"/>
                <w:lang w:eastAsia="zh-CN"/>
              </w:rPr>
            </w:pPr>
            <w:del w:id="360" w:author="咨询组" w:date="2025-10-15T17:22:58Z">
              <w:r>
                <w:rPr>
                  <w:rFonts w:hint="eastAsia" w:ascii="仿宋" w:hAnsi="仿宋" w:eastAsia="仿宋" w:cs="仿宋"/>
                  <w:spacing w:val="2"/>
                  <w:sz w:val="31"/>
                  <w:szCs w:val="31"/>
                  <w:lang w:eastAsia="zh-CN"/>
                </w:rPr>
                <w:delText>PC50</w:delText>
              </w:r>
            </w:del>
          </w:p>
        </w:tc>
        <w:tc>
          <w:tcPr>
            <w:tcW w:w="2269" w:type="dxa"/>
            <w:vAlign w:val="top"/>
          </w:tcPr>
          <w:p w14:paraId="2BBF60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61" w:author="咨询组" w:date="2025-10-15T17:22:58Z"/>
                <w:rFonts w:hint="eastAsia" w:ascii="仿宋" w:hAnsi="仿宋" w:eastAsia="仿宋" w:cs="仿宋"/>
                <w:spacing w:val="2"/>
                <w:sz w:val="31"/>
                <w:szCs w:val="31"/>
                <w:lang w:eastAsia="zh-CN"/>
              </w:rPr>
            </w:pPr>
            <w:del w:id="362" w:author="咨询组" w:date="2025-10-15T17:22:58Z">
              <w:r>
                <w:rPr>
                  <w:rFonts w:hint="eastAsia" w:ascii="仿宋" w:hAnsi="仿宋" w:eastAsia="仿宋" w:cs="仿宋"/>
                  <w:spacing w:val="2"/>
                  <w:sz w:val="31"/>
                  <w:szCs w:val="31"/>
                  <w:lang w:eastAsia="zh-CN"/>
                </w:rPr>
                <w:delText>本岗级的 1 档-7 档</w:delText>
              </w:r>
            </w:del>
          </w:p>
        </w:tc>
      </w:tr>
      <w:tr w14:paraId="36B727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3" w:hRule="atLeast"/>
          <w:del w:id="363" w:author="咨询组" w:date="2025-10-15T17:22:58Z"/>
        </w:trPr>
        <w:tc>
          <w:tcPr>
            <w:tcW w:w="2269" w:type="dxa"/>
            <w:vMerge w:val="restart"/>
            <w:tcBorders>
              <w:bottom w:val="nil"/>
            </w:tcBorders>
            <w:vAlign w:val="top"/>
          </w:tcPr>
          <w:p w14:paraId="1C6A39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64" w:author="咨询组" w:date="2025-10-15T17:22:58Z"/>
                <w:rFonts w:hint="eastAsia" w:ascii="仿宋" w:hAnsi="仿宋" w:eastAsia="仿宋" w:cs="仿宋"/>
                <w:spacing w:val="2"/>
                <w:sz w:val="31"/>
                <w:szCs w:val="31"/>
                <w:lang w:eastAsia="zh-CN"/>
              </w:rPr>
            </w:pPr>
          </w:p>
          <w:p w14:paraId="6BF51B5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65" w:author="咨询组" w:date="2025-10-15T17:22:58Z"/>
                <w:rFonts w:hint="eastAsia" w:ascii="仿宋" w:hAnsi="仿宋" w:eastAsia="仿宋" w:cs="仿宋"/>
                <w:spacing w:val="2"/>
                <w:sz w:val="31"/>
                <w:szCs w:val="31"/>
                <w:lang w:eastAsia="zh-CN"/>
              </w:rPr>
            </w:pPr>
          </w:p>
          <w:p w14:paraId="6C9243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66" w:author="咨询组" w:date="2025-10-15T17:22:58Z"/>
                <w:rFonts w:hint="eastAsia" w:ascii="仿宋" w:hAnsi="仿宋" w:eastAsia="仿宋" w:cs="仿宋"/>
                <w:spacing w:val="2"/>
                <w:sz w:val="31"/>
                <w:szCs w:val="31"/>
                <w:lang w:eastAsia="zh-CN"/>
              </w:rPr>
            </w:pPr>
            <w:del w:id="367" w:author="咨询组" w:date="2025-10-15T17:22:58Z">
              <w:r>
                <w:rPr>
                  <w:rFonts w:hint="eastAsia" w:ascii="仿宋" w:hAnsi="仿宋" w:eastAsia="仿宋" w:cs="仿宋"/>
                  <w:spacing w:val="2"/>
                  <w:sz w:val="31"/>
                  <w:szCs w:val="31"/>
                  <w:lang w:eastAsia="zh-CN"/>
                </w:rPr>
                <w:delText>PC50 及以上</w:delText>
              </w:r>
            </w:del>
          </w:p>
        </w:tc>
        <w:tc>
          <w:tcPr>
            <w:tcW w:w="2265" w:type="dxa"/>
            <w:vAlign w:val="top"/>
          </w:tcPr>
          <w:p w14:paraId="4A5139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68" w:author="咨询组" w:date="2025-10-15T17:22:58Z"/>
                <w:rFonts w:hint="eastAsia" w:ascii="仿宋" w:hAnsi="仿宋" w:eastAsia="仿宋" w:cs="仿宋"/>
                <w:spacing w:val="2"/>
                <w:sz w:val="31"/>
                <w:szCs w:val="31"/>
                <w:lang w:eastAsia="zh-CN"/>
              </w:rPr>
            </w:pPr>
            <w:del w:id="369" w:author="咨询组" w:date="2025-10-15T17:22:58Z">
              <w:r>
                <w:rPr>
                  <w:rFonts w:hint="eastAsia" w:ascii="仿宋" w:hAnsi="仿宋" w:eastAsia="仿宋" w:cs="仿宋"/>
                  <w:spacing w:val="2"/>
                  <w:sz w:val="31"/>
                  <w:szCs w:val="31"/>
                  <w:lang w:eastAsia="zh-CN"/>
                </w:rPr>
                <w:delText>P1/S1</w:delText>
              </w:r>
            </w:del>
          </w:p>
        </w:tc>
        <w:tc>
          <w:tcPr>
            <w:tcW w:w="2265" w:type="dxa"/>
            <w:vAlign w:val="top"/>
          </w:tcPr>
          <w:p w14:paraId="5DBF1C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70" w:author="咨询组" w:date="2025-10-15T17:22:58Z"/>
                <w:rFonts w:hint="eastAsia" w:ascii="仿宋" w:hAnsi="仿宋" w:eastAsia="仿宋" w:cs="仿宋"/>
                <w:spacing w:val="2"/>
                <w:sz w:val="31"/>
                <w:szCs w:val="31"/>
                <w:lang w:eastAsia="zh-CN"/>
              </w:rPr>
            </w:pPr>
            <w:del w:id="371" w:author="咨询组" w:date="2025-10-15T17:22:58Z">
              <w:r>
                <w:rPr>
                  <w:rFonts w:hint="eastAsia" w:ascii="仿宋" w:hAnsi="仿宋" w:eastAsia="仿宋" w:cs="仿宋"/>
                  <w:spacing w:val="2"/>
                  <w:sz w:val="31"/>
                  <w:szCs w:val="31"/>
                  <w:lang w:eastAsia="zh-CN"/>
                </w:rPr>
                <w:delText>PC50-51</w:delText>
              </w:r>
            </w:del>
          </w:p>
        </w:tc>
        <w:tc>
          <w:tcPr>
            <w:tcW w:w="2269" w:type="dxa"/>
            <w:vAlign w:val="top"/>
          </w:tcPr>
          <w:p w14:paraId="21A1ED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72" w:author="咨询组" w:date="2025-10-15T17:22:58Z"/>
                <w:rFonts w:hint="eastAsia" w:ascii="仿宋" w:hAnsi="仿宋" w:eastAsia="仿宋" w:cs="仿宋"/>
                <w:spacing w:val="2"/>
                <w:sz w:val="31"/>
                <w:szCs w:val="31"/>
                <w:lang w:eastAsia="zh-CN"/>
              </w:rPr>
            </w:pPr>
            <w:del w:id="373" w:author="咨询组" w:date="2025-10-15T17:22:58Z">
              <w:r>
                <w:rPr>
                  <w:rFonts w:hint="eastAsia" w:ascii="仿宋" w:hAnsi="仿宋" w:eastAsia="仿宋" w:cs="仿宋"/>
                  <w:spacing w:val="2"/>
                  <w:sz w:val="31"/>
                  <w:szCs w:val="31"/>
                  <w:lang w:eastAsia="zh-CN"/>
                </w:rPr>
                <w:delText>本岗级 1 档的 80%-1 档</w:delText>
              </w:r>
            </w:del>
          </w:p>
        </w:tc>
      </w:tr>
      <w:tr w14:paraId="6F76CA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74" w:author="咨询组" w:date="2025-10-15T17:22:58Z"/>
        </w:trPr>
        <w:tc>
          <w:tcPr>
            <w:tcW w:w="2269" w:type="dxa"/>
            <w:vMerge w:val="continue"/>
            <w:tcBorders>
              <w:top w:val="nil"/>
              <w:bottom w:val="nil"/>
            </w:tcBorders>
            <w:vAlign w:val="top"/>
          </w:tcPr>
          <w:p w14:paraId="19D3D8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75" w:author="咨询组" w:date="2025-10-15T17:22:58Z"/>
                <w:rFonts w:hint="eastAsia" w:ascii="仿宋" w:hAnsi="仿宋" w:eastAsia="仿宋" w:cs="仿宋"/>
                <w:spacing w:val="2"/>
                <w:sz w:val="31"/>
                <w:szCs w:val="31"/>
                <w:lang w:eastAsia="zh-CN"/>
              </w:rPr>
            </w:pPr>
          </w:p>
        </w:tc>
        <w:tc>
          <w:tcPr>
            <w:tcW w:w="2265" w:type="dxa"/>
            <w:vAlign w:val="top"/>
          </w:tcPr>
          <w:p w14:paraId="2DF104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76" w:author="咨询组" w:date="2025-10-15T17:22:58Z"/>
                <w:rFonts w:hint="eastAsia" w:ascii="仿宋" w:hAnsi="仿宋" w:eastAsia="仿宋" w:cs="仿宋"/>
                <w:spacing w:val="2"/>
                <w:sz w:val="31"/>
                <w:szCs w:val="31"/>
                <w:lang w:eastAsia="zh-CN"/>
              </w:rPr>
            </w:pPr>
            <w:del w:id="377" w:author="咨询组" w:date="2025-10-15T17:22:58Z">
              <w:r>
                <w:rPr>
                  <w:rFonts w:hint="eastAsia" w:ascii="仿宋" w:hAnsi="仿宋" w:eastAsia="仿宋" w:cs="仿宋"/>
                  <w:spacing w:val="2"/>
                  <w:sz w:val="31"/>
                  <w:szCs w:val="31"/>
                  <w:lang w:eastAsia="zh-CN"/>
                </w:rPr>
                <w:delText>P2/S2</w:delText>
              </w:r>
            </w:del>
          </w:p>
        </w:tc>
        <w:tc>
          <w:tcPr>
            <w:tcW w:w="2265" w:type="dxa"/>
            <w:vAlign w:val="top"/>
          </w:tcPr>
          <w:p w14:paraId="65AE13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78" w:author="咨询组" w:date="2025-10-15T17:22:58Z"/>
                <w:rFonts w:hint="eastAsia" w:ascii="仿宋" w:hAnsi="仿宋" w:eastAsia="仿宋" w:cs="仿宋"/>
                <w:spacing w:val="2"/>
                <w:sz w:val="31"/>
                <w:szCs w:val="31"/>
                <w:lang w:eastAsia="zh-CN"/>
              </w:rPr>
            </w:pPr>
            <w:del w:id="379" w:author="咨询组" w:date="2025-10-15T17:22:58Z">
              <w:r>
                <w:rPr>
                  <w:rFonts w:hint="eastAsia" w:ascii="仿宋" w:hAnsi="仿宋" w:eastAsia="仿宋" w:cs="仿宋"/>
                  <w:spacing w:val="2"/>
                  <w:sz w:val="31"/>
                  <w:szCs w:val="31"/>
                  <w:lang w:eastAsia="zh-CN"/>
                </w:rPr>
                <w:delText>PC50-51</w:delText>
              </w:r>
            </w:del>
          </w:p>
        </w:tc>
        <w:tc>
          <w:tcPr>
            <w:tcW w:w="2269" w:type="dxa"/>
            <w:vAlign w:val="top"/>
          </w:tcPr>
          <w:p w14:paraId="75A3B3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0" w:author="咨询组" w:date="2025-10-15T17:22:58Z"/>
                <w:rFonts w:hint="eastAsia" w:ascii="仿宋" w:hAnsi="仿宋" w:eastAsia="仿宋" w:cs="仿宋"/>
                <w:spacing w:val="2"/>
                <w:sz w:val="31"/>
                <w:szCs w:val="31"/>
                <w:lang w:eastAsia="zh-CN"/>
              </w:rPr>
            </w:pPr>
            <w:del w:id="381" w:author="咨询组" w:date="2025-10-15T17:22:58Z">
              <w:r>
                <w:rPr>
                  <w:rFonts w:hint="eastAsia" w:ascii="仿宋" w:hAnsi="仿宋" w:eastAsia="仿宋" w:cs="仿宋"/>
                  <w:spacing w:val="2"/>
                  <w:sz w:val="31"/>
                  <w:szCs w:val="31"/>
                  <w:lang w:eastAsia="zh-CN"/>
                </w:rPr>
                <w:delText>本岗级的 1 档-2 档</w:delText>
              </w:r>
            </w:del>
          </w:p>
        </w:tc>
      </w:tr>
      <w:tr w14:paraId="2CA82B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82" w:author="咨询组" w:date="2025-10-15T17:22:58Z"/>
        </w:trPr>
        <w:tc>
          <w:tcPr>
            <w:tcW w:w="2269" w:type="dxa"/>
            <w:vMerge w:val="continue"/>
            <w:tcBorders>
              <w:top w:val="nil"/>
              <w:bottom w:val="nil"/>
            </w:tcBorders>
            <w:vAlign w:val="top"/>
          </w:tcPr>
          <w:p w14:paraId="0AD087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3" w:author="咨询组" w:date="2025-10-15T17:22:58Z"/>
                <w:rFonts w:hint="eastAsia" w:ascii="仿宋" w:hAnsi="仿宋" w:eastAsia="仿宋" w:cs="仿宋"/>
                <w:spacing w:val="2"/>
                <w:sz w:val="31"/>
                <w:szCs w:val="31"/>
                <w:lang w:eastAsia="zh-CN"/>
              </w:rPr>
            </w:pPr>
          </w:p>
        </w:tc>
        <w:tc>
          <w:tcPr>
            <w:tcW w:w="2265" w:type="dxa"/>
            <w:vAlign w:val="top"/>
          </w:tcPr>
          <w:p w14:paraId="171945E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4" w:author="咨询组" w:date="2025-10-15T17:22:58Z"/>
                <w:rFonts w:hint="eastAsia" w:ascii="仿宋" w:hAnsi="仿宋" w:eastAsia="仿宋" w:cs="仿宋"/>
                <w:spacing w:val="2"/>
                <w:sz w:val="31"/>
                <w:szCs w:val="31"/>
                <w:lang w:eastAsia="zh-CN"/>
              </w:rPr>
            </w:pPr>
            <w:del w:id="385" w:author="咨询组" w:date="2025-10-15T17:22:58Z">
              <w:r>
                <w:rPr>
                  <w:rFonts w:hint="eastAsia" w:ascii="仿宋" w:hAnsi="仿宋" w:eastAsia="仿宋" w:cs="仿宋"/>
                  <w:spacing w:val="2"/>
                  <w:sz w:val="31"/>
                  <w:szCs w:val="31"/>
                  <w:lang w:eastAsia="zh-CN"/>
                </w:rPr>
                <w:delText>P3/S3</w:delText>
              </w:r>
            </w:del>
          </w:p>
        </w:tc>
        <w:tc>
          <w:tcPr>
            <w:tcW w:w="2265" w:type="dxa"/>
            <w:vAlign w:val="top"/>
          </w:tcPr>
          <w:p w14:paraId="146DA9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6" w:author="咨询组" w:date="2025-10-15T17:22:58Z"/>
                <w:rFonts w:hint="eastAsia" w:ascii="仿宋" w:hAnsi="仿宋" w:eastAsia="仿宋" w:cs="仿宋"/>
                <w:spacing w:val="2"/>
                <w:sz w:val="31"/>
                <w:szCs w:val="31"/>
                <w:lang w:eastAsia="zh-CN"/>
              </w:rPr>
            </w:pPr>
            <w:del w:id="387" w:author="咨询组" w:date="2025-10-15T17:22:58Z">
              <w:r>
                <w:rPr>
                  <w:rFonts w:hint="eastAsia" w:ascii="仿宋" w:hAnsi="仿宋" w:eastAsia="仿宋" w:cs="仿宋"/>
                  <w:spacing w:val="2"/>
                  <w:sz w:val="31"/>
                  <w:szCs w:val="31"/>
                  <w:lang w:eastAsia="zh-CN"/>
                </w:rPr>
                <w:delText>PC50-51</w:delText>
              </w:r>
            </w:del>
          </w:p>
        </w:tc>
        <w:tc>
          <w:tcPr>
            <w:tcW w:w="2269" w:type="dxa"/>
            <w:vAlign w:val="top"/>
          </w:tcPr>
          <w:p w14:paraId="708E34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88" w:author="咨询组" w:date="2025-10-15T17:22:58Z"/>
                <w:rFonts w:hint="eastAsia" w:ascii="仿宋" w:hAnsi="仿宋" w:eastAsia="仿宋" w:cs="仿宋"/>
                <w:spacing w:val="2"/>
                <w:sz w:val="31"/>
                <w:szCs w:val="31"/>
                <w:lang w:eastAsia="zh-CN"/>
              </w:rPr>
            </w:pPr>
            <w:del w:id="389" w:author="咨询组" w:date="2025-10-15T17:22:58Z">
              <w:r>
                <w:rPr>
                  <w:rFonts w:hint="eastAsia" w:ascii="仿宋" w:hAnsi="仿宋" w:eastAsia="仿宋" w:cs="仿宋"/>
                  <w:spacing w:val="2"/>
                  <w:sz w:val="31"/>
                  <w:szCs w:val="31"/>
                  <w:lang w:eastAsia="zh-CN"/>
                </w:rPr>
                <w:delText>本岗级的 2 档-4 档</w:delText>
              </w:r>
            </w:del>
          </w:p>
        </w:tc>
      </w:tr>
      <w:tr w14:paraId="11CDE5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90" w:author="咨询组" w:date="2025-10-15T17:22:58Z"/>
        </w:trPr>
        <w:tc>
          <w:tcPr>
            <w:tcW w:w="2269" w:type="dxa"/>
            <w:vMerge w:val="continue"/>
            <w:tcBorders>
              <w:top w:val="nil"/>
            </w:tcBorders>
            <w:vAlign w:val="top"/>
          </w:tcPr>
          <w:p w14:paraId="163250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91" w:author="咨询组" w:date="2025-10-15T17:22:58Z"/>
                <w:rFonts w:hint="eastAsia" w:ascii="仿宋" w:hAnsi="仿宋" w:eastAsia="仿宋" w:cs="仿宋"/>
                <w:spacing w:val="2"/>
                <w:sz w:val="31"/>
                <w:szCs w:val="31"/>
                <w:lang w:eastAsia="zh-CN"/>
              </w:rPr>
            </w:pPr>
          </w:p>
        </w:tc>
        <w:tc>
          <w:tcPr>
            <w:tcW w:w="2265" w:type="dxa"/>
            <w:vAlign w:val="top"/>
          </w:tcPr>
          <w:p w14:paraId="45EC9AA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92" w:author="咨询组" w:date="2025-10-15T17:22:58Z"/>
                <w:rFonts w:hint="eastAsia" w:ascii="仿宋" w:hAnsi="仿宋" w:eastAsia="仿宋" w:cs="仿宋"/>
                <w:spacing w:val="2"/>
                <w:sz w:val="31"/>
                <w:szCs w:val="31"/>
                <w:lang w:eastAsia="zh-CN"/>
              </w:rPr>
            </w:pPr>
            <w:del w:id="393" w:author="咨询组" w:date="2025-10-15T17:22:58Z">
              <w:r>
                <w:rPr>
                  <w:rFonts w:hint="eastAsia" w:ascii="仿宋" w:hAnsi="仿宋" w:eastAsia="仿宋" w:cs="仿宋"/>
                  <w:spacing w:val="2"/>
                  <w:sz w:val="31"/>
                  <w:szCs w:val="31"/>
                  <w:lang w:eastAsia="zh-CN"/>
                </w:rPr>
                <w:delText>P4/S4</w:delText>
              </w:r>
            </w:del>
          </w:p>
        </w:tc>
        <w:tc>
          <w:tcPr>
            <w:tcW w:w="2265" w:type="dxa"/>
            <w:vAlign w:val="top"/>
          </w:tcPr>
          <w:p w14:paraId="711D4D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94" w:author="咨询组" w:date="2025-10-15T17:22:58Z"/>
                <w:rFonts w:hint="eastAsia" w:ascii="仿宋" w:hAnsi="仿宋" w:eastAsia="仿宋" w:cs="仿宋"/>
                <w:spacing w:val="2"/>
                <w:sz w:val="31"/>
                <w:szCs w:val="31"/>
                <w:lang w:eastAsia="zh-CN"/>
              </w:rPr>
            </w:pPr>
            <w:del w:id="395" w:author="咨询组" w:date="2025-10-15T17:22:58Z">
              <w:r>
                <w:rPr>
                  <w:rFonts w:hint="eastAsia" w:ascii="仿宋" w:hAnsi="仿宋" w:eastAsia="仿宋" w:cs="仿宋"/>
                  <w:spacing w:val="2"/>
                  <w:sz w:val="31"/>
                  <w:szCs w:val="31"/>
                  <w:lang w:eastAsia="zh-CN"/>
                </w:rPr>
                <w:delText>PC50-51</w:delText>
              </w:r>
            </w:del>
          </w:p>
        </w:tc>
        <w:tc>
          <w:tcPr>
            <w:tcW w:w="2269" w:type="dxa"/>
            <w:vAlign w:val="top"/>
          </w:tcPr>
          <w:p w14:paraId="794A847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96" w:author="咨询组" w:date="2025-10-15T17:22:58Z"/>
                <w:rFonts w:hint="eastAsia" w:ascii="仿宋" w:hAnsi="仿宋" w:eastAsia="仿宋" w:cs="仿宋"/>
                <w:spacing w:val="2"/>
                <w:sz w:val="31"/>
                <w:szCs w:val="31"/>
                <w:lang w:eastAsia="zh-CN"/>
              </w:rPr>
            </w:pPr>
            <w:del w:id="397" w:author="咨询组" w:date="2025-10-15T17:22:58Z">
              <w:r>
                <w:rPr>
                  <w:rFonts w:hint="eastAsia" w:ascii="仿宋" w:hAnsi="仿宋" w:eastAsia="仿宋" w:cs="仿宋"/>
                  <w:spacing w:val="2"/>
                  <w:sz w:val="31"/>
                  <w:szCs w:val="31"/>
                  <w:lang w:eastAsia="zh-CN"/>
                </w:rPr>
                <w:delText>本岗级的 4 档-7 档</w:delText>
              </w:r>
            </w:del>
          </w:p>
        </w:tc>
      </w:tr>
      <w:tr w14:paraId="7594E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398" w:author="咨询组" w:date="2025-10-15T17:22:58Z"/>
        </w:trPr>
        <w:tc>
          <w:tcPr>
            <w:tcW w:w="2269" w:type="dxa"/>
            <w:vMerge w:val="restart"/>
            <w:tcBorders>
              <w:bottom w:val="nil"/>
            </w:tcBorders>
            <w:vAlign w:val="top"/>
          </w:tcPr>
          <w:p w14:paraId="12C93BD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399" w:author="咨询组" w:date="2025-10-15T17:22:58Z"/>
                <w:rFonts w:hint="eastAsia" w:ascii="仿宋" w:hAnsi="仿宋" w:eastAsia="仿宋" w:cs="仿宋"/>
                <w:spacing w:val="2"/>
                <w:sz w:val="31"/>
                <w:szCs w:val="31"/>
                <w:lang w:eastAsia="zh-CN"/>
              </w:rPr>
            </w:pPr>
          </w:p>
          <w:p w14:paraId="1A24B5E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0" w:author="咨询组" w:date="2025-10-15T17:22:58Z"/>
                <w:rFonts w:hint="eastAsia" w:ascii="仿宋" w:hAnsi="仿宋" w:eastAsia="仿宋" w:cs="仿宋"/>
                <w:spacing w:val="2"/>
                <w:sz w:val="31"/>
                <w:szCs w:val="31"/>
                <w:lang w:eastAsia="zh-CN"/>
              </w:rPr>
            </w:pPr>
          </w:p>
          <w:p w14:paraId="1365DF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1" w:author="咨询组" w:date="2025-10-15T17:22:58Z"/>
                <w:rFonts w:hint="eastAsia" w:ascii="仿宋" w:hAnsi="仿宋" w:eastAsia="仿宋" w:cs="仿宋"/>
                <w:spacing w:val="2"/>
                <w:sz w:val="31"/>
                <w:szCs w:val="31"/>
                <w:lang w:eastAsia="zh-CN"/>
              </w:rPr>
            </w:pPr>
            <w:del w:id="402" w:author="咨询组" w:date="2025-10-15T17:22:58Z">
              <w:r>
                <w:rPr>
                  <w:rFonts w:hint="eastAsia" w:ascii="仿宋" w:hAnsi="仿宋" w:eastAsia="仿宋" w:cs="仿宋"/>
                  <w:spacing w:val="2"/>
                  <w:sz w:val="31"/>
                  <w:szCs w:val="31"/>
                  <w:lang w:eastAsia="zh-CN"/>
                </w:rPr>
                <w:delText>经理级同等职级</w:delText>
              </w:r>
            </w:del>
          </w:p>
        </w:tc>
        <w:tc>
          <w:tcPr>
            <w:tcW w:w="2265" w:type="dxa"/>
            <w:vAlign w:val="top"/>
          </w:tcPr>
          <w:p w14:paraId="075B24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3" w:author="咨询组" w:date="2025-10-15T17:22:58Z"/>
                <w:rFonts w:hint="eastAsia" w:ascii="仿宋" w:hAnsi="仿宋" w:eastAsia="仿宋" w:cs="仿宋"/>
                <w:spacing w:val="2"/>
                <w:sz w:val="31"/>
                <w:szCs w:val="31"/>
                <w:lang w:eastAsia="zh-CN"/>
              </w:rPr>
            </w:pPr>
            <w:del w:id="404" w:author="咨询组" w:date="2025-10-15T17:22:58Z">
              <w:r>
                <w:rPr>
                  <w:rFonts w:hint="eastAsia" w:ascii="仿宋" w:hAnsi="仿宋" w:eastAsia="仿宋" w:cs="仿宋"/>
                  <w:spacing w:val="2"/>
                  <w:sz w:val="31"/>
                  <w:szCs w:val="31"/>
                  <w:lang w:eastAsia="zh-CN"/>
                </w:rPr>
                <w:delText>P5/S5 ( PC49 及以下)</w:delText>
              </w:r>
            </w:del>
          </w:p>
        </w:tc>
        <w:tc>
          <w:tcPr>
            <w:tcW w:w="2265" w:type="dxa"/>
            <w:vAlign w:val="top"/>
          </w:tcPr>
          <w:p w14:paraId="04E616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5" w:author="咨询组" w:date="2025-10-15T17:22:58Z"/>
                <w:rFonts w:hint="eastAsia" w:ascii="仿宋" w:hAnsi="仿宋" w:eastAsia="仿宋" w:cs="仿宋"/>
                <w:spacing w:val="2"/>
                <w:sz w:val="31"/>
                <w:szCs w:val="31"/>
                <w:lang w:eastAsia="zh-CN"/>
              </w:rPr>
            </w:pPr>
            <w:del w:id="406" w:author="咨询组" w:date="2025-10-15T17:22:58Z">
              <w:r>
                <w:rPr>
                  <w:rFonts w:hint="eastAsia" w:ascii="仿宋" w:hAnsi="仿宋" w:eastAsia="仿宋" w:cs="仿宋"/>
                  <w:spacing w:val="2"/>
                  <w:sz w:val="31"/>
                  <w:szCs w:val="31"/>
                  <w:lang w:eastAsia="zh-CN"/>
                </w:rPr>
                <w:delText>PC51-52</w:delText>
              </w:r>
            </w:del>
          </w:p>
        </w:tc>
        <w:tc>
          <w:tcPr>
            <w:tcW w:w="2269" w:type="dxa"/>
            <w:vAlign w:val="top"/>
          </w:tcPr>
          <w:p w14:paraId="5CC007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07" w:author="咨询组" w:date="2025-10-15T17:22:58Z"/>
                <w:rFonts w:hint="eastAsia" w:ascii="仿宋" w:hAnsi="仿宋" w:eastAsia="仿宋" w:cs="仿宋"/>
                <w:spacing w:val="2"/>
                <w:sz w:val="31"/>
                <w:szCs w:val="31"/>
                <w:lang w:eastAsia="zh-CN"/>
              </w:rPr>
            </w:pPr>
            <w:del w:id="408" w:author="咨询组" w:date="2025-10-15T17:22:58Z">
              <w:r>
                <w:rPr>
                  <w:rFonts w:hint="eastAsia" w:ascii="仿宋" w:hAnsi="仿宋" w:eastAsia="仿宋" w:cs="仿宋"/>
                  <w:spacing w:val="2"/>
                  <w:sz w:val="31"/>
                  <w:szCs w:val="31"/>
                  <w:lang w:eastAsia="zh-CN"/>
                </w:rPr>
                <w:delText>1 档-7 档</w:delText>
              </w:r>
            </w:del>
          </w:p>
        </w:tc>
      </w:tr>
      <w:tr w14:paraId="4836F8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09" w:author="咨询组" w:date="2025-10-15T17:22:58Z"/>
        </w:trPr>
        <w:tc>
          <w:tcPr>
            <w:tcW w:w="2269" w:type="dxa"/>
            <w:vMerge w:val="continue"/>
            <w:tcBorders>
              <w:top w:val="nil"/>
              <w:bottom w:val="nil"/>
            </w:tcBorders>
            <w:vAlign w:val="top"/>
          </w:tcPr>
          <w:p w14:paraId="42B762C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0" w:author="咨询组" w:date="2025-10-15T17:22:58Z"/>
                <w:rFonts w:hint="eastAsia" w:ascii="仿宋" w:hAnsi="仿宋" w:eastAsia="仿宋" w:cs="仿宋"/>
                <w:spacing w:val="2"/>
                <w:sz w:val="31"/>
                <w:szCs w:val="31"/>
                <w:lang w:eastAsia="zh-CN"/>
              </w:rPr>
            </w:pPr>
          </w:p>
        </w:tc>
        <w:tc>
          <w:tcPr>
            <w:tcW w:w="2265" w:type="dxa"/>
            <w:vAlign w:val="top"/>
          </w:tcPr>
          <w:p w14:paraId="7E46F4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1" w:author="咨询组" w:date="2025-10-15T17:22:58Z"/>
                <w:rFonts w:hint="eastAsia" w:ascii="仿宋" w:hAnsi="仿宋" w:eastAsia="仿宋" w:cs="仿宋"/>
                <w:spacing w:val="2"/>
                <w:sz w:val="31"/>
                <w:szCs w:val="31"/>
                <w:lang w:eastAsia="zh-CN"/>
              </w:rPr>
            </w:pPr>
            <w:del w:id="412" w:author="咨询组" w:date="2025-10-15T17:22:58Z">
              <w:r>
                <w:rPr>
                  <w:rFonts w:hint="eastAsia" w:ascii="仿宋" w:hAnsi="仿宋" w:eastAsia="仿宋" w:cs="仿宋"/>
                  <w:spacing w:val="2"/>
                  <w:sz w:val="31"/>
                  <w:szCs w:val="31"/>
                  <w:lang w:eastAsia="zh-CN"/>
                </w:rPr>
                <w:delText>P5/S5 (PC50 及以上)</w:delText>
              </w:r>
            </w:del>
          </w:p>
        </w:tc>
        <w:tc>
          <w:tcPr>
            <w:tcW w:w="2265" w:type="dxa"/>
            <w:vAlign w:val="top"/>
          </w:tcPr>
          <w:p w14:paraId="1CD02E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3" w:author="咨询组" w:date="2025-10-15T17:22:58Z"/>
                <w:rFonts w:hint="eastAsia" w:ascii="仿宋" w:hAnsi="仿宋" w:eastAsia="仿宋" w:cs="仿宋"/>
                <w:spacing w:val="2"/>
                <w:sz w:val="31"/>
                <w:szCs w:val="31"/>
                <w:lang w:eastAsia="zh-CN"/>
              </w:rPr>
            </w:pPr>
            <w:del w:id="414" w:author="咨询组" w:date="2025-10-15T17:22:58Z">
              <w:r>
                <w:rPr>
                  <w:rFonts w:hint="eastAsia" w:ascii="仿宋" w:hAnsi="仿宋" w:eastAsia="仿宋" w:cs="仿宋"/>
                  <w:spacing w:val="2"/>
                  <w:sz w:val="31"/>
                  <w:szCs w:val="31"/>
                  <w:lang w:eastAsia="zh-CN"/>
                </w:rPr>
                <w:delText>PC52-53</w:delText>
              </w:r>
            </w:del>
          </w:p>
        </w:tc>
        <w:tc>
          <w:tcPr>
            <w:tcW w:w="2269" w:type="dxa"/>
            <w:vAlign w:val="top"/>
          </w:tcPr>
          <w:p w14:paraId="01FDEE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5" w:author="咨询组" w:date="2025-10-15T17:22:58Z"/>
                <w:rFonts w:hint="eastAsia" w:ascii="仿宋" w:hAnsi="仿宋" w:eastAsia="仿宋" w:cs="仿宋"/>
                <w:spacing w:val="2"/>
                <w:sz w:val="31"/>
                <w:szCs w:val="31"/>
                <w:lang w:eastAsia="zh-CN"/>
              </w:rPr>
            </w:pPr>
            <w:del w:id="416" w:author="咨询组" w:date="2025-10-15T17:22:58Z">
              <w:r>
                <w:rPr>
                  <w:rFonts w:hint="eastAsia" w:ascii="仿宋" w:hAnsi="仿宋" w:eastAsia="仿宋" w:cs="仿宋"/>
                  <w:spacing w:val="2"/>
                  <w:sz w:val="31"/>
                  <w:szCs w:val="31"/>
                  <w:lang w:eastAsia="zh-CN"/>
                </w:rPr>
                <w:delText>1 档-7 档</w:delText>
              </w:r>
            </w:del>
          </w:p>
        </w:tc>
      </w:tr>
      <w:tr w14:paraId="619D5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0" w:hRule="atLeast"/>
          <w:del w:id="417" w:author="咨询组" w:date="2025-10-15T17:22:58Z"/>
        </w:trPr>
        <w:tc>
          <w:tcPr>
            <w:tcW w:w="2269" w:type="dxa"/>
            <w:vMerge w:val="continue"/>
            <w:tcBorders>
              <w:top w:val="nil"/>
            </w:tcBorders>
            <w:vAlign w:val="top"/>
          </w:tcPr>
          <w:p w14:paraId="24A94E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8" w:author="咨询组" w:date="2025-10-15T17:22:58Z"/>
                <w:rFonts w:hint="eastAsia" w:ascii="仿宋" w:hAnsi="仿宋" w:eastAsia="仿宋" w:cs="仿宋"/>
                <w:spacing w:val="2"/>
                <w:sz w:val="31"/>
                <w:szCs w:val="31"/>
                <w:lang w:eastAsia="zh-CN"/>
              </w:rPr>
            </w:pPr>
          </w:p>
        </w:tc>
        <w:tc>
          <w:tcPr>
            <w:tcW w:w="2265" w:type="dxa"/>
            <w:vAlign w:val="top"/>
          </w:tcPr>
          <w:p w14:paraId="7EEA40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19" w:author="咨询组" w:date="2025-10-15T17:22:58Z"/>
                <w:rFonts w:hint="eastAsia" w:ascii="仿宋" w:hAnsi="仿宋" w:eastAsia="仿宋" w:cs="仿宋"/>
                <w:spacing w:val="2"/>
                <w:sz w:val="31"/>
                <w:szCs w:val="31"/>
                <w:lang w:eastAsia="zh-CN"/>
              </w:rPr>
            </w:pPr>
            <w:del w:id="420" w:author="咨询组" w:date="2025-10-15T17:22:58Z">
              <w:r>
                <w:rPr>
                  <w:rFonts w:hint="eastAsia" w:ascii="仿宋" w:hAnsi="仿宋" w:eastAsia="仿宋" w:cs="仿宋"/>
                  <w:spacing w:val="2"/>
                  <w:sz w:val="31"/>
                  <w:szCs w:val="31"/>
                  <w:lang w:eastAsia="zh-CN"/>
                </w:rPr>
                <w:delText>P6/S6</w:delText>
              </w:r>
            </w:del>
          </w:p>
        </w:tc>
        <w:tc>
          <w:tcPr>
            <w:tcW w:w="2265" w:type="dxa"/>
            <w:vAlign w:val="top"/>
          </w:tcPr>
          <w:p w14:paraId="67F7D2D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21" w:author="咨询组" w:date="2025-10-15T17:22:58Z"/>
                <w:rFonts w:hint="eastAsia" w:ascii="仿宋" w:hAnsi="仿宋" w:eastAsia="仿宋" w:cs="仿宋"/>
                <w:spacing w:val="2"/>
                <w:sz w:val="31"/>
                <w:szCs w:val="31"/>
                <w:lang w:eastAsia="zh-CN"/>
              </w:rPr>
            </w:pPr>
            <w:del w:id="422" w:author="咨询组" w:date="2025-10-15T17:22:58Z">
              <w:r>
                <w:rPr>
                  <w:rFonts w:hint="eastAsia" w:ascii="仿宋" w:hAnsi="仿宋" w:eastAsia="仿宋" w:cs="仿宋"/>
                  <w:spacing w:val="2"/>
                  <w:sz w:val="31"/>
                  <w:szCs w:val="31"/>
                  <w:lang w:eastAsia="zh-CN"/>
                </w:rPr>
                <w:delText>PC54-55</w:delText>
              </w:r>
            </w:del>
          </w:p>
        </w:tc>
        <w:tc>
          <w:tcPr>
            <w:tcW w:w="2269" w:type="dxa"/>
            <w:vAlign w:val="top"/>
          </w:tcPr>
          <w:p w14:paraId="7EE30D1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23" w:author="咨询组" w:date="2025-10-15T17:22:58Z"/>
                <w:rFonts w:hint="eastAsia" w:ascii="仿宋" w:hAnsi="仿宋" w:eastAsia="仿宋" w:cs="仿宋"/>
                <w:spacing w:val="2"/>
                <w:sz w:val="31"/>
                <w:szCs w:val="31"/>
                <w:lang w:eastAsia="zh-CN"/>
              </w:rPr>
            </w:pPr>
            <w:del w:id="424" w:author="咨询组" w:date="2025-10-15T17:22:58Z">
              <w:r>
                <w:rPr>
                  <w:rFonts w:hint="eastAsia" w:ascii="仿宋" w:hAnsi="仿宋" w:eastAsia="仿宋" w:cs="仿宋"/>
                  <w:spacing w:val="2"/>
                  <w:sz w:val="31"/>
                  <w:szCs w:val="31"/>
                  <w:lang w:eastAsia="zh-CN"/>
                </w:rPr>
                <w:delText>1 档-9 档</w:delText>
              </w:r>
            </w:del>
          </w:p>
        </w:tc>
      </w:tr>
    </w:tbl>
    <w:p w14:paraId="6072C4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25" w:author="咨询组" w:date="2025-10-15T17:22:58Z"/>
          <w:rFonts w:hint="eastAsia" w:ascii="仿宋" w:hAnsi="仿宋" w:eastAsia="仿宋" w:cs="仿宋"/>
          <w:spacing w:val="2"/>
          <w:sz w:val="31"/>
          <w:szCs w:val="31"/>
          <w:lang w:eastAsia="zh-CN"/>
        </w:rPr>
      </w:pPr>
      <w:del w:id="426" w:author="咨询组" w:date="2025-10-15T17:22:58Z">
        <w:r>
          <w:rPr>
            <w:rFonts w:hint="eastAsia" w:ascii="仿宋" w:hAnsi="仿宋" w:eastAsia="仿宋" w:cs="仿宋"/>
            <w:spacing w:val="2"/>
            <w:sz w:val="31"/>
            <w:szCs w:val="31"/>
            <w:lang w:eastAsia="zh-CN"/>
          </w:rPr>
          <w:delText>(二) 派驻片区岗、片区/销售事业部本部、生产工厂、省营销中心</w:delText>
        </w:r>
      </w:del>
    </w:p>
    <w:p w14:paraId="18097DA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27"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2302"/>
        <w:gridCol w:w="2236"/>
        <w:gridCol w:w="2248"/>
        <w:gridCol w:w="2282"/>
      </w:tblGrid>
      <w:tr w14:paraId="1946E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9" w:hRule="atLeast"/>
          <w:del w:id="428" w:author="咨询组" w:date="2025-10-15T17:22:58Z"/>
        </w:trPr>
        <w:tc>
          <w:tcPr>
            <w:tcW w:w="2302" w:type="dxa"/>
            <w:vAlign w:val="top"/>
          </w:tcPr>
          <w:p w14:paraId="55C851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29" w:author="咨询组" w:date="2025-10-15T17:22:58Z"/>
                <w:rFonts w:hint="eastAsia" w:ascii="仿宋" w:hAnsi="仿宋" w:eastAsia="仿宋" w:cs="仿宋"/>
                <w:spacing w:val="2"/>
                <w:sz w:val="31"/>
                <w:szCs w:val="31"/>
                <w:lang w:eastAsia="zh-CN"/>
              </w:rPr>
            </w:pPr>
            <w:del w:id="430" w:author="咨询组" w:date="2025-10-15T17:22:58Z">
              <w:r>
                <w:rPr>
                  <w:rFonts w:hint="eastAsia" w:ascii="仿宋" w:hAnsi="仿宋" w:eastAsia="仿宋" w:cs="仿宋"/>
                  <w:spacing w:val="2"/>
                  <w:sz w:val="31"/>
                  <w:szCs w:val="31"/>
                  <w:lang w:eastAsia="zh-CN"/>
                </w:rPr>
                <w:delText>适用岗位类别</w:delText>
              </w:r>
            </w:del>
          </w:p>
        </w:tc>
        <w:tc>
          <w:tcPr>
            <w:tcW w:w="2236" w:type="dxa"/>
            <w:vAlign w:val="top"/>
          </w:tcPr>
          <w:p w14:paraId="3C792A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1" w:author="咨询组" w:date="2025-10-15T17:22:58Z"/>
                <w:rFonts w:hint="eastAsia" w:ascii="仿宋" w:hAnsi="仿宋" w:eastAsia="仿宋" w:cs="仿宋"/>
                <w:spacing w:val="2"/>
                <w:sz w:val="31"/>
                <w:szCs w:val="31"/>
                <w:lang w:eastAsia="zh-CN"/>
              </w:rPr>
            </w:pPr>
            <w:del w:id="432" w:author="咨询组" w:date="2025-10-15T17:22:58Z">
              <w:r>
                <w:rPr>
                  <w:rFonts w:hint="eastAsia" w:ascii="仿宋" w:hAnsi="仿宋" w:eastAsia="仿宋" w:cs="仿宋"/>
                  <w:spacing w:val="2"/>
                  <w:sz w:val="31"/>
                  <w:szCs w:val="31"/>
                  <w:lang w:eastAsia="zh-CN"/>
                </w:rPr>
                <w:delText>职级</w:delText>
              </w:r>
            </w:del>
          </w:p>
        </w:tc>
        <w:tc>
          <w:tcPr>
            <w:tcW w:w="2248" w:type="dxa"/>
            <w:vAlign w:val="top"/>
          </w:tcPr>
          <w:p w14:paraId="6BF6ECE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3" w:author="咨询组" w:date="2025-10-15T17:22:58Z"/>
                <w:rFonts w:hint="eastAsia" w:ascii="仿宋" w:hAnsi="仿宋" w:eastAsia="仿宋" w:cs="仿宋"/>
                <w:spacing w:val="2"/>
                <w:sz w:val="31"/>
                <w:szCs w:val="31"/>
                <w:lang w:eastAsia="zh-CN"/>
              </w:rPr>
            </w:pPr>
            <w:del w:id="434" w:author="咨询组" w:date="2025-10-15T17:22:58Z">
              <w:r>
                <w:rPr>
                  <w:rFonts w:hint="eastAsia" w:ascii="仿宋" w:hAnsi="仿宋" w:eastAsia="仿宋" w:cs="仿宋"/>
                  <w:spacing w:val="2"/>
                  <w:sz w:val="31"/>
                  <w:szCs w:val="31"/>
                  <w:lang w:eastAsia="zh-CN"/>
                </w:rPr>
                <w:delText>对应岗级范围</w:delText>
              </w:r>
            </w:del>
          </w:p>
        </w:tc>
        <w:tc>
          <w:tcPr>
            <w:tcW w:w="2282" w:type="dxa"/>
            <w:vAlign w:val="top"/>
          </w:tcPr>
          <w:p w14:paraId="1ABDF6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5" w:author="咨询组" w:date="2025-10-15T17:22:58Z"/>
                <w:rFonts w:hint="eastAsia" w:ascii="仿宋" w:hAnsi="仿宋" w:eastAsia="仿宋" w:cs="仿宋"/>
                <w:spacing w:val="2"/>
                <w:sz w:val="31"/>
                <w:szCs w:val="31"/>
                <w:lang w:eastAsia="zh-CN"/>
              </w:rPr>
            </w:pPr>
            <w:del w:id="436" w:author="咨询组" w:date="2025-10-15T17:22:58Z">
              <w:r>
                <w:rPr>
                  <w:rFonts w:hint="eastAsia" w:ascii="仿宋" w:hAnsi="仿宋" w:eastAsia="仿宋" w:cs="仿宋"/>
                  <w:spacing w:val="2"/>
                  <w:sz w:val="31"/>
                  <w:szCs w:val="31"/>
                  <w:lang w:eastAsia="zh-CN"/>
                </w:rPr>
                <w:delText>适用薪档范围</w:delText>
              </w:r>
            </w:del>
          </w:p>
        </w:tc>
      </w:tr>
      <w:tr w14:paraId="7C2DF5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5" w:hRule="atLeast"/>
          <w:del w:id="437" w:author="咨询组" w:date="2025-10-15T17:22:58Z"/>
        </w:trPr>
        <w:tc>
          <w:tcPr>
            <w:tcW w:w="2302" w:type="dxa"/>
            <w:vMerge w:val="restart"/>
            <w:tcBorders>
              <w:bottom w:val="nil"/>
            </w:tcBorders>
            <w:vAlign w:val="top"/>
          </w:tcPr>
          <w:p w14:paraId="697412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8" w:author="咨询组" w:date="2025-10-15T17:22:58Z"/>
                <w:rFonts w:hint="eastAsia" w:ascii="仿宋" w:hAnsi="仿宋" w:eastAsia="仿宋" w:cs="仿宋"/>
                <w:spacing w:val="2"/>
                <w:sz w:val="31"/>
                <w:szCs w:val="31"/>
                <w:lang w:eastAsia="zh-CN"/>
              </w:rPr>
            </w:pPr>
          </w:p>
          <w:p w14:paraId="67FD6F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39" w:author="咨询组" w:date="2025-10-15T17:22:58Z"/>
                <w:rFonts w:hint="eastAsia" w:ascii="仿宋" w:hAnsi="仿宋" w:eastAsia="仿宋" w:cs="仿宋"/>
                <w:spacing w:val="2"/>
                <w:sz w:val="31"/>
                <w:szCs w:val="31"/>
                <w:lang w:eastAsia="zh-CN"/>
              </w:rPr>
            </w:pPr>
          </w:p>
          <w:p w14:paraId="314E9C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0" w:author="咨询组" w:date="2025-10-15T17:22:58Z"/>
                <w:rFonts w:hint="eastAsia" w:ascii="仿宋" w:hAnsi="仿宋" w:eastAsia="仿宋" w:cs="仿宋"/>
                <w:spacing w:val="2"/>
                <w:sz w:val="31"/>
                <w:szCs w:val="31"/>
                <w:lang w:eastAsia="zh-CN"/>
              </w:rPr>
            </w:pPr>
            <w:del w:id="441" w:author="咨询组" w:date="2025-10-15T17:22:58Z">
              <w:r>
                <w:rPr>
                  <w:rFonts w:hint="eastAsia" w:ascii="仿宋" w:hAnsi="仿宋" w:eastAsia="仿宋" w:cs="仿宋"/>
                  <w:spacing w:val="2"/>
                  <w:sz w:val="31"/>
                  <w:szCs w:val="31"/>
                  <w:lang w:eastAsia="zh-CN"/>
                </w:rPr>
                <w:delText>专业类/业务类</w:delText>
              </w:r>
            </w:del>
          </w:p>
        </w:tc>
        <w:tc>
          <w:tcPr>
            <w:tcW w:w="2236" w:type="dxa"/>
            <w:vAlign w:val="top"/>
          </w:tcPr>
          <w:p w14:paraId="5AB128A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2" w:author="咨询组" w:date="2025-10-15T17:22:58Z"/>
                <w:rFonts w:hint="eastAsia" w:ascii="仿宋" w:hAnsi="仿宋" w:eastAsia="仿宋" w:cs="仿宋"/>
                <w:spacing w:val="2"/>
                <w:sz w:val="31"/>
                <w:szCs w:val="31"/>
                <w:lang w:eastAsia="zh-CN"/>
              </w:rPr>
            </w:pPr>
            <w:del w:id="443" w:author="咨询组" w:date="2025-10-15T17:22:58Z">
              <w:r>
                <w:rPr>
                  <w:rFonts w:hint="eastAsia" w:ascii="仿宋" w:hAnsi="仿宋" w:eastAsia="仿宋" w:cs="仿宋"/>
                  <w:spacing w:val="2"/>
                  <w:sz w:val="31"/>
                  <w:szCs w:val="31"/>
                  <w:lang w:eastAsia="zh-CN"/>
                </w:rPr>
                <w:delText>P1/S1</w:delText>
              </w:r>
            </w:del>
          </w:p>
        </w:tc>
        <w:tc>
          <w:tcPr>
            <w:tcW w:w="2248" w:type="dxa"/>
            <w:vAlign w:val="top"/>
          </w:tcPr>
          <w:p w14:paraId="57521B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4" w:author="咨询组" w:date="2025-10-15T17:22:58Z"/>
                <w:rFonts w:hint="eastAsia" w:ascii="仿宋" w:hAnsi="仿宋" w:eastAsia="仿宋" w:cs="仿宋"/>
                <w:spacing w:val="2"/>
                <w:sz w:val="31"/>
                <w:szCs w:val="31"/>
                <w:lang w:eastAsia="zh-CN"/>
              </w:rPr>
            </w:pPr>
            <w:del w:id="445" w:author="咨询组" w:date="2025-10-15T17:22:58Z">
              <w:r>
                <w:rPr>
                  <w:rFonts w:hint="eastAsia" w:ascii="仿宋" w:hAnsi="仿宋" w:eastAsia="仿宋" w:cs="仿宋"/>
                  <w:spacing w:val="2"/>
                  <w:sz w:val="31"/>
                  <w:szCs w:val="31"/>
                  <w:lang w:eastAsia="zh-CN"/>
                </w:rPr>
                <w:delText>PC44-49</w:delText>
              </w:r>
            </w:del>
          </w:p>
        </w:tc>
        <w:tc>
          <w:tcPr>
            <w:tcW w:w="2282" w:type="dxa"/>
            <w:vAlign w:val="top"/>
          </w:tcPr>
          <w:p w14:paraId="085B2F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6" w:author="咨询组" w:date="2025-10-15T17:22:58Z"/>
                <w:rFonts w:hint="eastAsia" w:ascii="仿宋" w:hAnsi="仿宋" w:eastAsia="仿宋" w:cs="仿宋"/>
                <w:spacing w:val="2"/>
                <w:sz w:val="31"/>
                <w:szCs w:val="31"/>
                <w:lang w:eastAsia="zh-CN"/>
              </w:rPr>
            </w:pPr>
            <w:del w:id="447" w:author="咨询组" w:date="2025-10-15T17:22:58Z">
              <w:r>
                <w:rPr>
                  <w:rFonts w:hint="eastAsia" w:ascii="仿宋" w:hAnsi="仿宋" w:eastAsia="仿宋" w:cs="仿宋"/>
                  <w:spacing w:val="2"/>
                  <w:sz w:val="31"/>
                  <w:szCs w:val="31"/>
                  <w:lang w:eastAsia="zh-CN"/>
                </w:rPr>
                <w:delText>本岗级的 1 档-2 档</w:delText>
              </w:r>
            </w:del>
          </w:p>
        </w:tc>
      </w:tr>
      <w:tr w14:paraId="76E53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48" w:author="咨询组" w:date="2025-10-15T17:22:58Z"/>
        </w:trPr>
        <w:tc>
          <w:tcPr>
            <w:tcW w:w="2302" w:type="dxa"/>
            <w:vMerge w:val="continue"/>
            <w:tcBorders>
              <w:top w:val="nil"/>
              <w:bottom w:val="nil"/>
            </w:tcBorders>
            <w:vAlign w:val="top"/>
          </w:tcPr>
          <w:p w14:paraId="065408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49" w:author="咨询组" w:date="2025-10-15T17:22:58Z"/>
                <w:rFonts w:hint="eastAsia" w:ascii="仿宋" w:hAnsi="仿宋" w:eastAsia="仿宋" w:cs="仿宋"/>
                <w:spacing w:val="2"/>
                <w:sz w:val="31"/>
                <w:szCs w:val="31"/>
                <w:lang w:eastAsia="zh-CN"/>
              </w:rPr>
            </w:pPr>
          </w:p>
        </w:tc>
        <w:tc>
          <w:tcPr>
            <w:tcW w:w="2236" w:type="dxa"/>
            <w:vAlign w:val="top"/>
          </w:tcPr>
          <w:p w14:paraId="3FC90D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0" w:author="咨询组" w:date="2025-10-15T17:22:58Z"/>
                <w:rFonts w:hint="eastAsia" w:ascii="仿宋" w:hAnsi="仿宋" w:eastAsia="仿宋" w:cs="仿宋"/>
                <w:spacing w:val="2"/>
                <w:sz w:val="31"/>
                <w:szCs w:val="31"/>
                <w:lang w:eastAsia="zh-CN"/>
              </w:rPr>
            </w:pPr>
            <w:del w:id="451" w:author="咨询组" w:date="2025-10-15T17:22:58Z">
              <w:r>
                <w:rPr>
                  <w:rFonts w:hint="eastAsia" w:ascii="仿宋" w:hAnsi="仿宋" w:eastAsia="仿宋" w:cs="仿宋"/>
                  <w:spacing w:val="2"/>
                  <w:sz w:val="31"/>
                  <w:szCs w:val="31"/>
                  <w:lang w:eastAsia="zh-CN"/>
                </w:rPr>
                <w:delText>P2/S2</w:delText>
              </w:r>
            </w:del>
          </w:p>
        </w:tc>
        <w:tc>
          <w:tcPr>
            <w:tcW w:w="2248" w:type="dxa"/>
            <w:vAlign w:val="top"/>
          </w:tcPr>
          <w:p w14:paraId="042F06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2" w:author="咨询组" w:date="2025-10-15T17:22:58Z"/>
                <w:rFonts w:hint="eastAsia" w:ascii="仿宋" w:hAnsi="仿宋" w:eastAsia="仿宋" w:cs="仿宋"/>
                <w:spacing w:val="2"/>
                <w:sz w:val="31"/>
                <w:szCs w:val="31"/>
                <w:lang w:eastAsia="zh-CN"/>
              </w:rPr>
            </w:pPr>
            <w:del w:id="453" w:author="咨询组" w:date="2025-10-15T17:22:58Z">
              <w:r>
                <w:rPr>
                  <w:rFonts w:hint="eastAsia" w:ascii="仿宋" w:hAnsi="仿宋" w:eastAsia="仿宋" w:cs="仿宋"/>
                  <w:spacing w:val="2"/>
                  <w:sz w:val="31"/>
                  <w:szCs w:val="31"/>
                  <w:lang w:eastAsia="zh-CN"/>
                </w:rPr>
                <w:delText>PC44-49</w:delText>
              </w:r>
            </w:del>
          </w:p>
        </w:tc>
        <w:tc>
          <w:tcPr>
            <w:tcW w:w="2282" w:type="dxa"/>
            <w:vAlign w:val="top"/>
          </w:tcPr>
          <w:p w14:paraId="77209CA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4" w:author="咨询组" w:date="2025-10-15T17:22:58Z"/>
                <w:rFonts w:hint="eastAsia" w:ascii="仿宋" w:hAnsi="仿宋" w:eastAsia="仿宋" w:cs="仿宋"/>
                <w:spacing w:val="2"/>
                <w:sz w:val="31"/>
                <w:szCs w:val="31"/>
                <w:lang w:eastAsia="zh-CN"/>
              </w:rPr>
            </w:pPr>
            <w:del w:id="455" w:author="咨询组" w:date="2025-10-15T17:22:58Z">
              <w:r>
                <w:rPr>
                  <w:rFonts w:hint="eastAsia" w:ascii="仿宋" w:hAnsi="仿宋" w:eastAsia="仿宋" w:cs="仿宋"/>
                  <w:spacing w:val="2"/>
                  <w:sz w:val="31"/>
                  <w:szCs w:val="31"/>
                  <w:lang w:eastAsia="zh-CN"/>
                </w:rPr>
                <w:delText>本岗级的 2 档-4 档</w:delText>
              </w:r>
            </w:del>
          </w:p>
        </w:tc>
      </w:tr>
      <w:tr w14:paraId="6947B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56" w:author="咨询组" w:date="2025-10-15T17:22:58Z"/>
        </w:trPr>
        <w:tc>
          <w:tcPr>
            <w:tcW w:w="2302" w:type="dxa"/>
            <w:vMerge w:val="continue"/>
            <w:tcBorders>
              <w:top w:val="nil"/>
            </w:tcBorders>
            <w:vAlign w:val="top"/>
          </w:tcPr>
          <w:p w14:paraId="0330C73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7" w:author="咨询组" w:date="2025-10-15T17:22:58Z"/>
                <w:rFonts w:hint="eastAsia" w:ascii="仿宋" w:hAnsi="仿宋" w:eastAsia="仿宋" w:cs="仿宋"/>
                <w:spacing w:val="2"/>
                <w:sz w:val="31"/>
                <w:szCs w:val="31"/>
                <w:lang w:eastAsia="zh-CN"/>
              </w:rPr>
            </w:pPr>
          </w:p>
        </w:tc>
        <w:tc>
          <w:tcPr>
            <w:tcW w:w="2236" w:type="dxa"/>
            <w:vAlign w:val="top"/>
          </w:tcPr>
          <w:p w14:paraId="60C4E7C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58" w:author="咨询组" w:date="2025-10-15T17:22:58Z"/>
                <w:rFonts w:hint="eastAsia" w:ascii="仿宋" w:hAnsi="仿宋" w:eastAsia="仿宋" w:cs="仿宋"/>
                <w:spacing w:val="2"/>
                <w:sz w:val="31"/>
                <w:szCs w:val="31"/>
                <w:lang w:eastAsia="zh-CN"/>
              </w:rPr>
            </w:pPr>
            <w:del w:id="459" w:author="咨询组" w:date="2025-10-15T17:22:58Z">
              <w:r>
                <w:rPr>
                  <w:rFonts w:hint="eastAsia" w:ascii="仿宋" w:hAnsi="仿宋" w:eastAsia="仿宋" w:cs="仿宋"/>
                  <w:spacing w:val="2"/>
                  <w:sz w:val="31"/>
                  <w:szCs w:val="31"/>
                  <w:lang w:eastAsia="zh-CN"/>
                </w:rPr>
                <w:delText>P3/S3</w:delText>
              </w:r>
            </w:del>
          </w:p>
        </w:tc>
        <w:tc>
          <w:tcPr>
            <w:tcW w:w="2248" w:type="dxa"/>
            <w:vAlign w:val="top"/>
          </w:tcPr>
          <w:p w14:paraId="73817F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60" w:author="咨询组" w:date="2025-10-15T17:22:58Z"/>
                <w:rFonts w:hint="eastAsia" w:ascii="仿宋" w:hAnsi="仿宋" w:eastAsia="仿宋" w:cs="仿宋"/>
                <w:spacing w:val="2"/>
                <w:sz w:val="31"/>
                <w:szCs w:val="31"/>
                <w:lang w:eastAsia="zh-CN"/>
              </w:rPr>
            </w:pPr>
            <w:del w:id="461" w:author="咨询组" w:date="2025-10-15T17:22:58Z">
              <w:r>
                <w:rPr>
                  <w:rFonts w:hint="eastAsia" w:ascii="仿宋" w:hAnsi="仿宋" w:eastAsia="仿宋" w:cs="仿宋"/>
                  <w:spacing w:val="2"/>
                  <w:sz w:val="31"/>
                  <w:szCs w:val="31"/>
                  <w:lang w:eastAsia="zh-CN"/>
                </w:rPr>
                <w:delText>PC44-49</w:delText>
              </w:r>
            </w:del>
          </w:p>
        </w:tc>
        <w:tc>
          <w:tcPr>
            <w:tcW w:w="2282" w:type="dxa"/>
            <w:vAlign w:val="top"/>
          </w:tcPr>
          <w:p w14:paraId="2D9B95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62" w:author="咨询组" w:date="2025-10-15T17:22:58Z"/>
                <w:rFonts w:hint="eastAsia" w:ascii="仿宋" w:hAnsi="仿宋" w:eastAsia="仿宋" w:cs="仿宋"/>
                <w:spacing w:val="2"/>
                <w:sz w:val="31"/>
                <w:szCs w:val="31"/>
                <w:lang w:eastAsia="zh-CN"/>
              </w:rPr>
            </w:pPr>
            <w:del w:id="463" w:author="咨询组" w:date="2025-10-15T17:22:58Z">
              <w:r>
                <w:rPr>
                  <w:rFonts w:hint="eastAsia" w:ascii="仿宋" w:hAnsi="仿宋" w:eastAsia="仿宋" w:cs="仿宋"/>
                  <w:spacing w:val="2"/>
                  <w:sz w:val="31"/>
                  <w:szCs w:val="31"/>
                  <w:lang w:eastAsia="zh-CN"/>
                </w:rPr>
                <w:delText>本岗级的 4 档-7 档</w:delText>
              </w:r>
            </w:del>
          </w:p>
        </w:tc>
      </w:tr>
      <w:tr w14:paraId="1DF284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2" w:hRule="atLeast"/>
          <w:del w:id="464" w:author="咨询组" w:date="2025-10-15T17:22:58Z"/>
        </w:trPr>
        <w:tc>
          <w:tcPr>
            <w:tcW w:w="2302" w:type="dxa"/>
            <w:vMerge w:val="restart"/>
            <w:tcBorders>
              <w:bottom w:val="nil"/>
            </w:tcBorders>
            <w:vAlign w:val="top"/>
          </w:tcPr>
          <w:p w14:paraId="06979C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65" w:author="咨询组" w:date="2025-10-15T17:22:58Z"/>
                <w:rFonts w:hint="eastAsia" w:ascii="仿宋" w:hAnsi="仿宋" w:eastAsia="仿宋" w:cs="仿宋"/>
                <w:spacing w:val="2"/>
                <w:sz w:val="31"/>
                <w:szCs w:val="31"/>
                <w:lang w:eastAsia="zh-CN"/>
              </w:rPr>
            </w:pPr>
          </w:p>
          <w:p w14:paraId="6F8A31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66" w:author="咨询组" w:date="2025-10-15T17:22:58Z"/>
                <w:rFonts w:hint="eastAsia" w:ascii="仿宋" w:hAnsi="仿宋" w:eastAsia="仿宋" w:cs="仿宋"/>
                <w:spacing w:val="2"/>
                <w:sz w:val="31"/>
                <w:szCs w:val="31"/>
                <w:lang w:eastAsia="zh-CN"/>
              </w:rPr>
            </w:pPr>
            <w:del w:id="467" w:author="咨询组" w:date="2025-10-15T17:22:58Z">
              <w:r>
                <w:rPr>
                  <w:rFonts w:hint="eastAsia" w:ascii="仿宋" w:hAnsi="仿宋" w:eastAsia="仿宋" w:cs="仿宋"/>
                  <w:spacing w:val="2"/>
                  <w:sz w:val="31"/>
                  <w:szCs w:val="31"/>
                  <w:lang w:eastAsia="zh-CN"/>
                </w:rPr>
                <w:delText>专业类/业务类 经理级同等职级</w:delText>
              </w:r>
            </w:del>
          </w:p>
        </w:tc>
        <w:tc>
          <w:tcPr>
            <w:tcW w:w="2236" w:type="dxa"/>
            <w:vAlign w:val="top"/>
          </w:tcPr>
          <w:p w14:paraId="2BBEF6E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68" w:author="咨询组" w:date="2025-10-15T17:22:58Z"/>
                <w:rFonts w:hint="eastAsia" w:ascii="仿宋" w:hAnsi="仿宋" w:eastAsia="仿宋" w:cs="仿宋"/>
                <w:spacing w:val="2"/>
                <w:sz w:val="31"/>
                <w:szCs w:val="31"/>
                <w:lang w:eastAsia="zh-CN"/>
              </w:rPr>
            </w:pPr>
            <w:del w:id="469" w:author="咨询组" w:date="2025-10-15T17:22:58Z">
              <w:r>
                <w:rPr>
                  <w:rFonts w:hint="eastAsia" w:ascii="仿宋" w:hAnsi="仿宋" w:eastAsia="仿宋" w:cs="仿宋"/>
                  <w:spacing w:val="2"/>
                  <w:sz w:val="31"/>
                  <w:szCs w:val="31"/>
                  <w:lang w:eastAsia="zh-CN"/>
                </w:rPr>
                <w:delText>P4/S4</w:delText>
              </w:r>
            </w:del>
          </w:p>
        </w:tc>
        <w:tc>
          <w:tcPr>
            <w:tcW w:w="2248" w:type="dxa"/>
            <w:vAlign w:val="top"/>
          </w:tcPr>
          <w:p w14:paraId="13D779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70" w:author="咨询组" w:date="2025-10-15T17:22:58Z"/>
                <w:rFonts w:hint="eastAsia" w:ascii="仿宋" w:hAnsi="仿宋" w:eastAsia="仿宋" w:cs="仿宋"/>
                <w:spacing w:val="2"/>
                <w:sz w:val="31"/>
                <w:szCs w:val="31"/>
                <w:lang w:eastAsia="zh-CN"/>
              </w:rPr>
            </w:pPr>
            <w:del w:id="471" w:author="咨询组" w:date="2025-10-15T17:22:58Z">
              <w:r>
                <w:rPr>
                  <w:rFonts w:hint="eastAsia" w:ascii="仿宋" w:hAnsi="仿宋" w:eastAsia="仿宋" w:cs="仿宋"/>
                  <w:spacing w:val="2"/>
                  <w:sz w:val="31"/>
                  <w:szCs w:val="31"/>
                  <w:lang w:eastAsia="zh-CN"/>
                </w:rPr>
                <w:delText>见定级规则</w:delText>
              </w:r>
            </w:del>
          </w:p>
        </w:tc>
        <w:tc>
          <w:tcPr>
            <w:tcW w:w="2282" w:type="dxa"/>
            <w:vAlign w:val="top"/>
          </w:tcPr>
          <w:p w14:paraId="437309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72" w:author="咨询组" w:date="2025-10-15T17:22:58Z"/>
                <w:rFonts w:hint="eastAsia" w:ascii="仿宋" w:hAnsi="仿宋" w:eastAsia="仿宋" w:cs="仿宋"/>
                <w:spacing w:val="2"/>
                <w:sz w:val="31"/>
                <w:szCs w:val="31"/>
                <w:lang w:eastAsia="zh-CN"/>
              </w:rPr>
            </w:pPr>
            <w:del w:id="473" w:author="咨询组" w:date="2025-10-15T17:22:58Z">
              <w:r>
                <w:rPr>
                  <w:rFonts w:hint="eastAsia" w:ascii="仿宋" w:hAnsi="仿宋" w:eastAsia="仿宋" w:cs="仿宋"/>
                  <w:spacing w:val="2"/>
                  <w:sz w:val="31"/>
                  <w:szCs w:val="31"/>
                  <w:lang w:eastAsia="zh-CN"/>
                </w:rPr>
                <w:delText>对应岗级的 1 档-7 档</w:delText>
              </w:r>
            </w:del>
          </w:p>
        </w:tc>
      </w:tr>
      <w:tr w14:paraId="195832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74" w:author="咨询组" w:date="2025-10-15T17:22:58Z"/>
        </w:trPr>
        <w:tc>
          <w:tcPr>
            <w:tcW w:w="2302" w:type="dxa"/>
            <w:vMerge w:val="continue"/>
            <w:tcBorders>
              <w:top w:val="nil"/>
              <w:bottom w:val="nil"/>
            </w:tcBorders>
            <w:vAlign w:val="top"/>
          </w:tcPr>
          <w:p w14:paraId="5264541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75" w:author="咨询组" w:date="2025-10-15T17:22:58Z"/>
                <w:rFonts w:hint="eastAsia" w:ascii="仿宋" w:hAnsi="仿宋" w:eastAsia="仿宋" w:cs="仿宋"/>
                <w:spacing w:val="2"/>
                <w:sz w:val="31"/>
                <w:szCs w:val="31"/>
                <w:lang w:eastAsia="zh-CN"/>
              </w:rPr>
            </w:pPr>
          </w:p>
        </w:tc>
        <w:tc>
          <w:tcPr>
            <w:tcW w:w="2236" w:type="dxa"/>
            <w:vAlign w:val="top"/>
          </w:tcPr>
          <w:p w14:paraId="27CEFF8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76" w:author="咨询组" w:date="2025-10-15T17:22:58Z"/>
                <w:rFonts w:hint="eastAsia" w:ascii="仿宋" w:hAnsi="仿宋" w:eastAsia="仿宋" w:cs="仿宋"/>
                <w:spacing w:val="2"/>
                <w:sz w:val="31"/>
                <w:szCs w:val="31"/>
                <w:lang w:eastAsia="zh-CN"/>
              </w:rPr>
            </w:pPr>
            <w:del w:id="477" w:author="咨询组" w:date="2025-10-15T17:22:58Z">
              <w:r>
                <w:rPr>
                  <w:rFonts w:hint="eastAsia" w:ascii="仿宋" w:hAnsi="仿宋" w:eastAsia="仿宋" w:cs="仿宋"/>
                  <w:spacing w:val="2"/>
                  <w:sz w:val="31"/>
                  <w:szCs w:val="31"/>
                  <w:lang w:eastAsia="zh-CN"/>
                </w:rPr>
                <w:delText>P5/S5</w:delText>
              </w:r>
            </w:del>
          </w:p>
        </w:tc>
        <w:tc>
          <w:tcPr>
            <w:tcW w:w="2248" w:type="dxa"/>
            <w:vAlign w:val="top"/>
          </w:tcPr>
          <w:p w14:paraId="4008FC7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78" w:author="咨询组" w:date="2025-10-15T17:22:58Z"/>
                <w:rFonts w:hint="eastAsia" w:ascii="仿宋" w:hAnsi="仿宋" w:eastAsia="仿宋" w:cs="仿宋"/>
                <w:spacing w:val="2"/>
                <w:sz w:val="31"/>
                <w:szCs w:val="31"/>
                <w:lang w:eastAsia="zh-CN"/>
              </w:rPr>
            </w:pPr>
            <w:del w:id="479" w:author="咨询组" w:date="2025-10-15T17:22:58Z">
              <w:r>
                <w:rPr>
                  <w:rFonts w:hint="eastAsia" w:ascii="仿宋" w:hAnsi="仿宋" w:eastAsia="仿宋" w:cs="仿宋"/>
                  <w:spacing w:val="2"/>
                  <w:sz w:val="31"/>
                  <w:szCs w:val="31"/>
                  <w:lang w:eastAsia="zh-CN"/>
                </w:rPr>
                <w:delText>见定级规则</w:delText>
              </w:r>
            </w:del>
          </w:p>
        </w:tc>
        <w:tc>
          <w:tcPr>
            <w:tcW w:w="2282" w:type="dxa"/>
            <w:vAlign w:val="top"/>
          </w:tcPr>
          <w:p w14:paraId="4E12279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80" w:author="咨询组" w:date="2025-10-15T17:22:58Z"/>
                <w:rFonts w:hint="eastAsia" w:ascii="仿宋" w:hAnsi="仿宋" w:eastAsia="仿宋" w:cs="仿宋"/>
                <w:spacing w:val="2"/>
                <w:sz w:val="31"/>
                <w:szCs w:val="31"/>
                <w:lang w:eastAsia="zh-CN"/>
              </w:rPr>
            </w:pPr>
            <w:del w:id="481" w:author="咨询组" w:date="2025-10-15T17:22:58Z">
              <w:r>
                <w:rPr>
                  <w:rFonts w:hint="eastAsia" w:ascii="仿宋" w:hAnsi="仿宋" w:eastAsia="仿宋" w:cs="仿宋"/>
                  <w:spacing w:val="2"/>
                  <w:sz w:val="31"/>
                  <w:szCs w:val="31"/>
                  <w:lang w:eastAsia="zh-CN"/>
                </w:rPr>
                <w:delText>对应岗级的 1 档-7 档</w:delText>
              </w:r>
            </w:del>
          </w:p>
        </w:tc>
      </w:tr>
      <w:tr w14:paraId="0DB90F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82" w:author="咨询组" w:date="2025-10-15T17:22:58Z"/>
        </w:trPr>
        <w:tc>
          <w:tcPr>
            <w:tcW w:w="2302" w:type="dxa"/>
            <w:vMerge w:val="continue"/>
            <w:tcBorders>
              <w:top w:val="nil"/>
            </w:tcBorders>
            <w:vAlign w:val="top"/>
          </w:tcPr>
          <w:p w14:paraId="62AFC5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83" w:author="咨询组" w:date="2025-10-15T17:22:58Z"/>
                <w:rFonts w:hint="eastAsia" w:ascii="仿宋" w:hAnsi="仿宋" w:eastAsia="仿宋" w:cs="仿宋"/>
                <w:spacing w:val="2"/>
                <w:sz w:val="31"/>
                <w:szCs w:val="31"/>
                <w:lang w:eastAsia="zh-CN"/>
              </w:rPr>
            </w:pPr>
          </w:p>
        </w:tc>
        <w:tc>
          <w:tcPr>
            <w:tcW w:w="2236" w:type="dxa"/>
            <w:vAlign w:val="top"/>
          </w:tcPr>
          <w:p w14:paraId="53E0E3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84" w:author="咨询组" w:date="2025-10-15T17:22:58Z"/>
                <w:rFonts w:hint="eastAsia" w:ascii="仿宋" w:hAnsi="仿宋" w:eastAsia="仿宋" w:cs="仿宋"/>
                <w:spacing w:val="2"/>
                <w:sz w:val="31"/>
                <w:szCs w:val="31"/>
                <w:lang w:eastAsia="zh-CN"/>
              </w:rPr>
            </w:pPr>
            <w:del w:id="485" w:author="咨询组" w:date="2025-10-15T17:22:58Z">
              <w:r>
                <w:rPr>
                  <w:rFonts w:hint="eastAsia" w:ascii="仿宋" w:hAnsi="仿宋" w:eastAsia="仿宋" w:cs="仿宋"/>
                  <w:spacing w:val="2"/>
                  <w:sz w:val="31"/>
                  <w:szCs w:val="31"/>
                  <w:lang w:eastAsia="zh-CN"/>
                </w:rPr>
                <w:delText>P6</w:delText>
              </w:r>
            </w:del>
          </w:p>
        </w:tc>
        <w:tc>
          <w:tcPr>
            <w:tcW w:w="2248" w:type="dxa"/>
            <w:vAlign w:val="top"/>
          </w:tcPr>
          <w:p w14:paraId="78A14A5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86" w:author="咨询组" w:date="2025-10-15T17:22:58Z"/>
                <w:rFonts w:hint="eastAsia" w:ascii="仿宋" w:hAnsi="仿宋" w:eastAsia="仿宋" w:cs="仿宋"/>
                <w:spacing w:val="2"/>
                <w:sz w:val="31"/>
                <w:szCs w:val="31"/>
                <w:lang w:eastAsia="zh-CN"/>
              </w:rPr>
            </w:pPr>
            <w:del w:id="487" w:author="咨询组" w:date="2025-10-15T17:22:58Z">
              <w:r>
                <w:rPr>
                  <w:rFonts w:hint="eastAsia" w:ascii="仿宋" w:hAnsi="仿宋" w:eastAsia="仿宋" w:cs="仿宋"/>
                  <w:spacing w:val="2"/>
                  <w:sz w:val="31"/>
                  <w:szCs w:val="31"/>
                  <w:lang w:eastAsia="zh-CN"/>
                </w:rPr>
                <w:delText>见定级规则</w:delText>
              </w:r>
            </w:del>
          </w:p>
        </w:tc>
        <w:tc>
          <w:tcPr>
            <w:tcW w:w="2282" w:type="dxa"/>
            <w:vAlign w:val="top"/>
          </w:tcPr>
          <w:p w14:paraId="0EDAA6A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88" w:author="咨询组" w:date="2025-10-15T17:22:58Z"/>
                <w:rFonts w:hint="eastAsia" w:ascii="仿宋" w:hAnsi="仿宋" w:eastAsia="仿宋" w:cs="仿宋"/>
                <w:spacing w:val="2"/>
                <w:sz w:val="31"/>
                <w:szCs w:val="31"/>
                <w:lang w:eastAsia="zh-CN"/>
              </w:rPr>
            </w:pPr>
            <w:del w:id="489" w:author="咨询组" w:date="2025-10-15T17:22:58Z">
              <w:r>
                <w:rPr>
                  <w:rFonts w:hint="eastAsia" w:ascii="仿宋" w:hAnsi="仿宋" w:eastAsia="仿宋" w:cs="仿宋"/>
                  <w:spacing w:val="2"/>
                  <w:sz w:val="31"/>
                  <w:szCs w:val="31"/>
                  <w:lang w:eastAsia="zh-CN"/>
                </w:rPr>
                <w:delText>对应岗级的 1 档-9 档</w:delText>
              </w:r>
            </w:del>
          </w:p>
        </w:tc>
      </w:tr>
      <w:tr w14:paraId="2112ED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90" w:author="咨询组" w:date="2025-10-15T17:22:58Z"/>
        </w:trPr>
        <w:tc>
          <w:tcPr>
            <w:tcW w:w="2302" w:type="dxa"/>
            <w:vAlign w:val="top"/>
          </w:tcPr>
          <w:p w14:paraId="7D50E9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91" w:author="咨询组" w:date="2025-10-15T17:22:58Z"/>
                <w:rFonts w:hint="eastAsia" w:ascii="仿宋" w:hAnsi="仿宋" w:eastAsia="仿宋" w:cs="仿宋"/>
                <w:spacing w:val="2"/>
                <w:sz w:val="31"/>
                <w:szCs w:val="31"/>
                <w:lang w:eastAsia="zh-CN"/>
              </w:rPr>
            </w:pPr>
            <w:del w:id="492" w:author="咨询组" w:date="2025-10-15T17:22:58Z">
              <w:r>
                <w:rPr>
                  <w:rFonts w:hint="eastAsia" w:ascii="仿宋" w:hAnsi="仿宋" w:eastAsia="仿宋" w:cs="仿宋"/>
                  <w:spacing w:val="2"/>
                  <w:sz w:val="31"/>
                  <w:szCs w:val="31"/>
                  <w:lang w:eastAsia="zh-CN"/>
                </w:rPr>
                <w:delText>运行类</w:delText>
              </w:r>
            </w:del>
          </w:p>
        </w:tc>
        <w:tc>
          <w:tcPr>
            <w:tcW w:w="2236" w:type="dxa"/>
            <w:vAlign w:val="top"/>
          </w:tcPr>
          <w:p w14:paraId="77C853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93" w:author="咨询组" w:date="2025-10-15T17:22:58Z"/>
                <w:rFonts w:hint="eastAsia" w:ascii="仿宋" w:hAnsi="仿宋" w:eastAsia="仿宋" w:cs="仿宋"/>
                <w:spacing w:val="2"/>
                <w:sz w:val="31"/>
                <w:szCs w:val="31"/>
                <w:lang w:eastAsia="zh-CN"/>
              </w:rPr>
            </w:pPr>
            <w:del w:id="494" w:author="咨询组" w:date="2025-10-15T17:22:58Z">
              <w:r>
                <w:rPr>
                  <w:rFonts w:hint="eastAsia" w:ascii="仿宋" w:hAnsi="仿宋" w:eastAsia="仿宋" w:cs="仿宋"/>
                  <w:spacing w:val="2"/>
                  <w:sz w:val="31"/>
                  <w:szCs w:val="31"/>
                  <w:lang w:eastAsia="zh-CN"/>
                </w:rPr>
                <w:delText>O1-O4</w:delText>
              </w:r>
            </w:del>
          </w:p>
        </w:tc>
        <w:tc>
          <w:tcPr>
            <w:tcW w:w="2248" w:type="dxa"/>
            <w:vAlign w:val="top"/>
          </w:tcPr>
          <w:p w14:paraId="39FEB34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95" w:author="咨询组" w:date="2025-10-15T17:22:58Z"/>
                <w:rFonts w:hint="eastAsia" w:ascii="仿宋" w:hAnsi="仿宋" w:eastAsia="仿宋" w:cs="仿宋"/>
                <w:spacing w:val="2"/>
                <w:sz w:val="31"/>
                <w:szCs w:val="31"/>
                <w:lang w:eastAsia="zh-CN"/>
              </w:rPr>
            </w:pPr>
            <w:del w:id="496" w:author="咨询组" w:date="2025-10-15T17:22:58Z">
              <w:r>
                <w:rPr>
                  <w:rFonts w:hint="eastAsia" w:ascii="仿宋" w:hAnsi="仿宋" w:eastAsia="仿宋" w:cs="仿宋"/>
                  <w:spacing w:val="2"/>
                  <w:sz w:val="31"/>
                  <w:szCs w:val="31"/>
                  <w:lang w:eastAsia="zh-CN"/>
                </w:rPr>
                <w:delText>PC44-49</w:delText>
              </w:r>
            </w:del>
          </w:p>
        </w:tc>
        <w:tc>
          <w:tcPr>
            <w:tcW w:w="2282" w:type="dxa"/>
            <w:vAlign w:val="top"/>
          </w:tcPr>
          <w:p w14:paraId="6DD14E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497" w:author="咨询组" w:date="2025-10-15T17:22:58Z"/>
                <w:rFonts w:hint="eastAsia" w:ascii="仿宋" w:hAnsi="仿宋" w:eastAsia="仿宋" w:cs="仿宋"/>
                <w:spacing w:val="2"/>
                <w:sz w:val="31"/>
                <w:szCs w:val="31"/>
                <w:lang w:eastAsia="zh-CN"/>
              </w:rPr>
            </w:pPr>
            <w:del w:id="498" w:author="咨询组" w:date="2025-10-15T17:22:58Z">
              <w:r>
                <w:rPr>
                  <w:rFonts w:hint="eastAsia" w:ascii="仿宋" w:hAnsi="仿宋" w:eastAsia="仿宋" w:cs="仿宋"/>
                  <w:spacing w:val="2"/>
                  <w:sz w:val="31"/>
                  <w:szCs w:val="31"/>
                  <w:lang w:eastAsia="zh-CN"/>
                </w:rPr>
                <w:delText>本岗级的 1 档-5 档</w:delText>
              </w:r>
            </w:del>
          </w:p>
        </w:tc>
      </w:tr>
      <w:tr w14:paraId="6153B5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499" w:author="咨询组" w:date="2025-10-15T17:22:58Z"/>
        </w:trPr>
        <w:tc>
          <w:tcPr>
            <w:tcW w:w="2302" w:type="dxa"/>
            <w:vMerge w:val="restart"/>
            <w:tcBorders>
              <w:bottom w:val="nil"/>
            </w:tcBorders>
            <w:vAlign w:val="top"/>
          </w:tcPr>
          <w:p w14:paraId="5A9ABA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00" w:author="咨询组" w:date="2025-10-15T17:22:58Z"/>
                <w:rFonts w:hint="eastAsia" w:ascii="仿宋" w:hAnsi="仿宋" w:eastAsia="仿宋" w:cs="仿宋"/>
                <w:spacing w:val="2"/>
                <w:sz w:val="31"/>
                <w:szCs w:val="31"/>
                <w:lang w:eastAsia="zh-CN"/>
              </w:rPr>
            </w:pPr>
            <w:del w:id="501" w:author="咨询组" w:date="2025-10-15T17:22:58Z">
              <w:r>
                <w:rPr>
                  <w:rFonts w:hint="eastAsia" w:ascii="仿宋" w:hAnsi="仿宋" w:eastAsia="仿宋" w:cs="仿宋"/>
                  <w:spacing w:val="2"/>
                  <w:sz w:val="31"/>
                  <w:szCs w:val="31"/>
                  <w:lang w:eastAsia="zh-CN"/>
                </w:rPr>
                <w:delText>运行类</w:delText>
              </w:r>
            </w:del>
          </w:p>
          <w:p w14:paraId="07402C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02" w:author="咨询组" w:date="2025-10-15T17:22:58Z"/>
                <w:rFonts w:hint="eastAsia" w:ascii="仿宋" w:hAnsi="仿宋" w:eastAsia="仿宋" w:cs="仿宋"/>
                <w:spacing w:val="2"/>
                <w:sz w:val="31"/>
                <w:szCs w:val="31"/>
                <w:lang w:eastAsia="zh-CN"/>
              </w:rPr>
            </w:pPr>
            <w:del w:id="503" w:author="咨询组" w:date="2025-10-15T17:22:58Z">
              <w:r>
                <w:rPr>
                  <w:rFonts w:hint="eastAsia" w:ascii="仿宋" w:hAnsi="仿宋" w:eastAsia="仿宋" w:cs="仿宋"/>
                  <w:spacing w:val="2"/>
                  <w:sz w:val="31"/>
                  <w:szCs w:val="31"/>
                  <w:lang w:eastAsia="zh-CN"/>
                </w:rPr>
                <w:delText>经理级同等职级</w:delText>
              </w:r>
            </w:del>
          </w:p>
        </w:tc>
        <w:tc>
          <w:tcPr>
            <w:tcW w:w="2236" w:type="dxa"/>
            <w:vAlign w:val="top"/>
          </w:tcPr>
          <w:p w14:paraId="74C8F4E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04" w:author="咨询组" w:date="2025-10-15T17:22:58Z"/>
                <w:rFonts w:hint="eastAsia" w:ascii="仿宋" w:hAnsi="仿宋" w:eastAsia="仿宋" w:cs="仿宋"/>
                <w:spacing w:val="2"/>
                <w:sz w:val="31"/>
                <w:szCs w:val="31"/>
                <w:lang w:eastAsia="zh-CN"/>
              </w:rPr>
            </w:pPr>
            <w:del w:id="505" w:author="咨询组" w:date="2025-10-15T17:22:58Z">
              <w:r>
                <w:rPr>
                  <w:rFonts w:hint="eastAsia" w:ascii="仿宋" w:hAnsi="仿宋" w:eastAsia="仿宋" w:cs="仿宋"/>
                  <w:spacing w:val="2"/>
                  <w:sz w:val="31"/>
                  <w:szCs w:val="31"/>
                  <w:lang w:eastAsia="zh-CN"/>
                </w:rPr>
                <w:delText>O5</w:delText>
              </w:r>
            </w:del>
          </w:p>
        </w:tc>
        <w:tc>
          <w:tcPr>
            <w:tcW w:w="2248" w:type="dxa"/>
            <w:vAlign w:val="top"/>
          </w:tcPr>
          <w:p w14:paraId="742738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06" w:author="咨询组" w:date="2025-10-15T17:22:58Z"/>
                <w:rFonts w:hint="eastAsia" w:ascii="仿宋" w:hAnsi="仿宋" w:eastAsia="仿宋" w:cs="仿宋"/>
                <w:spacing w:val="2"/>
                <w:sz w:val="31"/>
                <w:szCs w:val="31"/>
                <w:lang w:eastAsia="zh-CN"/>
              </w:rPr>
            </w:pPr>
            <w:del w:id="507" w:author="咨询组" w:date="2025-10-15T17:22:58Z">
              <w:r>
                <w:rPr>
                  <w:rFonts w:hint="eastAsia" w:ascii="仿宋" w:hAnsi="仿宋" w:eastAsia="仿宋" w:cs="仿宋"/>
                  <w:spacing w:val="2"/>
                  <w:sz w:val="31"/>
                  <w:szCs w:val="31"/>
                  <w:lang w:eastAsia="zh-CN"/>
                </w:rPr>
                <w:delText>见定级规则</w:delText>
              </w:r>
            </w:del>
          </w:p>
        </w:tc>
        <w:tc>
          <w:tcPr>
            <w:tcW w:w="2282" w:type="dxa"/>
            <w:vAlign w:val="top"/>
          </w:tcPr>
          <w:p w14:paraId="1AB29DF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08" w:author="咨询组" w:date="2025-10-15T17:22:58Z"/>
                <w:rFonts w:hint="eastAsia" w:ascii="仿宋" w:hAnsi="仿宋" w:eastAsia="仿宋" w:cs="仿宋"/>
                <w:spacing w:val="2"/>
                <w:sz w:val="31"/>
                <w:szCs w:val="31"/>
                <w:lang w:eastAsia="zh-CN"/>
              </w:rPr>
            </w:pPr>
            <w:del w:id="509" w:author="咨询组" w:date="2025-10-15T17:22:58Z">
              <w:r>
                <w:rPr>
                  <w:rFonts w:hint="eastAsia" w:ascii="仿宋" w:hAnsi="仿宋" w:eastAsia="仿宋" w:cs="仿宋"/>
                  <w:spacing w:val="2"/>
                  <w:sz w:val="31"/>
                  <w:szCs w:val="31"/>
                  <w:lang w:eastAsia="zh-CN"/>
                </w:rPr>
                <w:delText>对应岗级的 1 档-7 档</w:delText>
              </w:r>
            </w:del>
          </w:p>
        </w:tc>
      </w:tr>
      <w:tr w14:paraId="7F307D4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05" w:hRule="atLeast"/>
          <w:del w:id="510" w:author="咨询组" w:date="2025-10-15T17:22:58Z"/>
        </w:trPr>
        <w:tc>
          <w:tcPr>
            <w:tcW w:w="2302" w:type="dxa"/>
            <w:vMerge w:val="continue"/>
            <w:tcBorders>
              <w:top w:val="nil"/>
            </w:tcBorders>
            <w:vAlign w:val="top"/>
          </w:tcPr>
          <w:p w14:paraId="4CD533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11" w:author="咨询组" w:date="2025-10-15T17:22:58Z"/>
                <w:rFonts w:hint="eastAsia" w:ascii="仿宋" w:hAnsi="仿宋" w:eastAsia="仿宋" w:cs="仿宋"/>
                <w:spacing w:val="2"/>
                <w:sz w:val="31"/>
                <w:szCs w:val="31"/>
                <w:lang w:eastAsia="zh-CN"/>
              </w:rPr>
            </w:pPr>
          </w:p>
        </w:tc>
        <w:tc>
          <w:tcPr>
            <w:tcW w:w="2236" w:type="dxa"/>
            <w:vAlign w:val="top"/>
          </w:tcPr>
          <w:p w14:paraId="3DE1C8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12" w:author="咨询组" w:date="2025-10-15T17:22:58Z"/>
                <w:rFonts w:hint="eastAsia" w:ascii="仿宋" w:hAnsi="仿宋" w:eastAsia="仿宋" w:cs="仿宋"/>
                <w:spacing w:val="2"/>
                <w:sz w:val="31"/>
                <w:szCs w:val="31"/>
                <w:lang w:eastAsia="zh-CN"/>
              </w:rPr>
            </w:pPr>
            <w:del w:id="513" w:author="咨询组" w:date="2025-10-15T17:22:58Z">
              <w:r>
                <w:rPr>
                  <w:rFonts w:hint="eastAsia" w:ascii="仿宋" w:hAnsi="仿宋" w:eastAsia="仿宋" w:cs="仿宋"/>
                  <w:spacing w:val="2"/>
                  <w:sz w:val="31"/>
                  <w:szCs w:val="31"/>
                  <w:lang w:eastAsia="zh-CN"/>
                </w:rPr>
                <w:delText>O6</w:delText>
              </w:r>
            </w:del>
          </w:p>
        </w:tc>
        <w:tc>
          <w:tcPr>
            <w:tcW w:w="2248" w:type="dxa"/>
            <w:vAlign w:val="top"/>
          </w:tcPr>
          <w:p w14:paraId="5BAC2A2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14" w:author="咨询组" w:date="2025-10-15T17:22:58Z"/>
                <w:rFonts w:hint="eastAsia" w:ascii="仿宋" w:hAnsi="仿宋" w:eastAsia="仿宋" w:cs="仿宋"/>
                <w:spacing w:val="2"/>
                <w:sz w:val="31"/>
                <w:szCs w:val="31"/>
                <w:lang w:eastAsia="zh-CN"/>
              </w:rPr>
            </w:pPr>
            <w:del w:id="515" w:author="咨询组" w:date="2025-10-15T17:22:58Z">
              <w:r>
                <w:rPr>
                  <w:rFonts w:hint="eastAsia" w:ascii="仿宋" w:hAnsi="仿宋" w:eastAsia="仿宋" w:cs="仿宋"/>
                  <w:spacing w:val="2"/>
                  <w:sz w:val="31"/>
                  <w:szCs w:val="31"/>
                  <w:lang w:eastAsia="zh-CN"/>
                </w:rPr>
                <w:delText>见定级规则</w:delText>
              </w:r>
            </w:del>
          </w:p>
        </w:tc>
        <w:tc>
          <w:tcPr>
            <w:tcW w:w="2282" w:type="dxa"/>
            <w:vAlign w:val="top"/>
          </w:tcPr>
          <w:p w14:paraId="0BCD50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16" w:author="咨询组" w:date="2025-10-15T17:22:58Z"/>
                <w:rFonts w:hint="eastAsia" w:ascii="仿宋" w:hAnsi="仿宋" w:eastAsia="仿宋" w:cs="仿宋"/>
                <w:spacing w:val="2"/>
                <w:sz w:val="31"/>
                <w:szCs w:val="31"/>
                <w:lang w:eastAsia="zh-CN"/>
              </w:rPr>
            </w:pPr>
            <w:del w:id="517" w:author="咨询组" w:date="2025-10-15T17:22:58Z">
              <w:r>
                <w:rPr>
                  <w:rFonts w:hint="eastAsia" w:ascii="仿宋" w:hAnsi="仿宋" w:eastAsia="仿宋" w:cs="仿宋"/>
                  <w:spacing w:val="2"/>
                  <w:sz w:val="31"/>
                  <w:szCs w:val="31"/>
                  <w:lang w:eastAsia="zh-CN"/>
                </w:rPr>
                <w:delText>对应岗级的 1 档-7 档</w:delText>
              </w:r>
            </w:del>
          </w:p>
        </w:tc>
      </w:tr>
      <w:tr w14:paraId="085C32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10" w:hRule="atLeast"/>
          <w:del w:id="518" w:author="咨询组" w:date="2025-10-15T17:22:58Z"/>
        </w:trPr>
        <w:tc>
          <w:tcPr>
            <w:tcW w:w="2302" w:type="dxa"/>
            <w:vAlign w:val="top"/>
          </w:tcPr>
          <w:p w14:paraId="23FCE39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19" w:author="咨询组" w:date="2025-10-15T17:22:58Z"/>
                <w:rFonts w:hint="eastAsia" w:ascii="仿宋" w:hAnsi="仿宋" w:eastAsia="仿宋" w:cs="仿宋"/>
                <w:spacing w:val="2"/>
                <w:sz w:val="31"/>
                <w:szCs w:val="31"/>
                <w:lang w:eastAsia="zh-CN"/>
              </w:rPr>
            </w:pPr>
            <w:del w:id="520" w:author="咨询组" w:date="2025-10-15T17:22:58Z">
              <w:r>
                <w:rPr>
                  <w:rFonts w:hint="eastAsia" w:ascii="仿宋" w:hAnsi="仿宋" w:eastAsia="仿宋" w:cs="仿宋"/>
                  <w:spacing w:val="2"/>
                  <w:sz w:val="31"/>
                  <w:szCs w:val="31"/>
                  <w:lang w:eastAsia="zh-CN"/>
                </w:rPr>
                <w:delText>辅助类</w:delText>
              </w:r>
            </w:del>
          </w:p>
        </w:tc>
        <w:tc>
          <w:tcPr>
            <w:tcW w:w="4484" w:type="dxa"/>
            <w:gridSpan w:val="2"/>
            <w:vAlign w:val="top"/>
          </w:tcPr>
          <w:p w14:paraId="03FFC8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21" w:author="咨询组" w:date="2025-10-15T17:22:58Z"/>
                <w:rFonts w:hint="eastAsia" w:ascii="仿宋" w:hAnsi="仿宋" w:eastAsia="仿宋" w:cs="仿宋"/>
                <w:spacing w:val="2"/>
                <w:sz w:val="31"/>
                <w:szCs w:val="31"/>
                <w:lang w:eastAsia="zh-CN"/>
              </w:rPr>
            </w:pPr>
            <w:del w:id="522" w:author="咨询组" w:date="2025-10-15T17:22:58Z">
              <w:r>
                <w:rPr>
                  <w:rFonts w:hint="eastAsia" w:ascii="仿宋" w:hAnsi="仿宋" w:eastAsia="仿宋" w:cs="仿宋"/>
                  <w:spacing w:val="2"/>
                  <w:sz w:val="31"/>
                  <w:szCs w:val="31"/>
                  <w:lang w:eastAsia="zh-CN"/>
                </w:rPr>
                <w:delText>-</w:delText>
              </w:r>
            </w:del>
          </w:p>
        </w:tc>
        <w:tc>
          <w:tcPr>
            <w:tcW w:w="2282" w:type="dxa"/>
            <w:vAlign w:val="top"/>
          </w:tcPr>
          <w:p w14:paraId="423A329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23" w:author="咨询组" w:date="2025-10-15T17:22:58Z"/>
                <w:rFonts w:hint="eastAsia" w:ascii="仿宋" w:hAnsi="仿宋" w:eastAsia="仿宋" w:cs="仿宋"/>
                <w:spacing w:val="2"/>
                <w:sz w:val="31"/>
                <w:szCs w:val="31"/>
                <w:lang w:eastAsia="zh-CN"/>
              </w:rPr>
            </w:pPr>
            <w:del w:id="524" w:author="咨询组" w:date="2025-10-15T17:22:58Z">
              <w:r>
                <w:rPr>
                  <w:rFonts w:hint="eastAsia" w:ascii="仿宋" w:hAnsi="仿宋" w:eastAsia="仿宋" w:cs="仿宋"/>
                  <w:spacing w:val="2"/>
                  <w:sz w:val="31"/>
                  <w:szCs w:val="31"/>
                  <w:lang w:eastAsia="zh-CN"/>
                </w:rPr>
                <w:delText>对应岗级的 1 档-7 档</w:delText>
              </w:r>
            </w:del>
          </w:p>
        </w:tc>
      </w:tr>
    </w:tbl>
    <w:p w14:paraId="04A82B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25" w:author="咨询组" w:date="2025-10-15T17:22:58Z"/>
          <w:rFonts w:hint="eastAsia" w:ascii="仿宋" w:hAnsi="仿宋" w:eastAsia="仿宋" w:cs="仿宋"/>
          <w:spacing w:val="2"/>
          <w:sz w:val="31"/>
          <w:szCs w:val="31"/>
          <w:lang w:eastAsia="zh-CN"/>
        </w:rPr>
      </w:pPr>
      <w:del w:id="526" w:author="咨询组" w:date="2025-10-15T17:22:58Z">
        <w:r>
          <w:rPr>
            <w:rFonts w:hint="eastAsia" w:ascii="仿宋" w:hAnsi="仿宋" w:eastAsia="仿宋" w:cs="仿宋"/>
            <w:spacing w:val="2"/>
            <w:sz w:val="31"/>
            <w:szCs w:val="31"/>
            <w:lang w:eastAsia="zh-CN"/>
          </w:rPr>
          <w:delText>1.生产工厂 PC49 岗(即生产组织岗) P4 及以下职级按所在岗位岗级执行：P1 对应 PC49 的 1 档 80%-1 档、 P2 对应 1 档-2 档、 P3 对应 2 档-4 档、 P4 对应 4 档-7 档， P5 定级为 PC50；</w:delText>
        </w:r>
      </w:del>
    </w:p>
    <w:p w14:paraId="12534F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27" w:author="咨询组" w:date="2025-10-15T17:22:58Z"/>
          <w:rFonts w:hint="eastAsia" w:ascii="仿宋" w:hAnsi="仿宋" w:eastAsia="仿宋" w:cs="仿宋"/>
          <w:spacing w:val="2"/>
          <w:sz w:val="31"/>
          <w:szCs w:val="31"/>
          <w:lang w:eastAsia="zh-CN"/>
        </w:rPr>
      </w:pPr>
      <w:del w:id="528" w:author="咨询组" w:date="2025-10-15T17:22:58Z">
        <w:r>
          <w:rPr>
            <w:rFonts w:hint="eastAsia" w:ascii="仿宋" w:hAnsi="仿宋" w:eastAsia="仿宋" w:cs="仿宋"/>
            <w:spacing w:val="2"/>
            <w:sz w:val="31"/>
            <w:szCs w:val="31"/>
            <w:lang w:eastAsia="zh-CN"/>
          </w:rPr>
          <w:delText>2.销售大区 PC50 岗(即销售主管岗) S4 及以下职级按所在岗位岗级执行：S1 适用 PC50 的 1 档 80%-1 档、 S2 对应 1 档-2 档、 S3 对应 2 档-4 档、 S4 对应 4 档-7 档， S5 定级为 PC51。</w:delText>
        </w:r>
      </w:del>
    </w:p>
    <w:p w14:paraId="29295C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29" w:author="咨询组" w:date="2025-10-15T17:22:58Z"/>
          <w:rFonts w:hint="eastAsia" w:ascii="仿宋" w:hAnsi="仿宋" w:eastAsia="仿宋" w:cs="仿宋"/>
          <w:spacing w:val="2"/>
          <w:sz w:val="31"/>
          <w:szCs w:val="31"/>
          <w:lang w:eastAsia="zh-CN"/>
        </w:rPr>
        <w:sectPr>
          <w:headerReference r:id="rId10" w:type="default"/>
          <w:footerReference r:id="rId11" w:type="default"/>
          <w:pgSz w:w="11907" w:h="16839"/>
          <w:pgMar w:top="1230" w:right="1389" w:bottom="901" w:left="1390" w:header="1216" w:footer="726" w:gutter="0"/>
          <w:cols w:space="0" w:num="1"/>
          <w:rtlGutter w:val="0"/>
          <w:docGrid w:linePitch="0" w:charSpace="0"/>
        </w:sectPr>
      </w:pPr>
    </w:p>
    <w:p w14:paraId="627E32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0" w:author="咨询组" w:date="2025-10-15T17:22:58Z"/>
          <w:rFonts w:hint="eastAsia" w:ascii="仿宋" w:hAnsi="仿宋" w:eastAsia="仿宋" w:cs="仿宋"/>
          <w:spacing w:val="2"/>
          <w:sz w:val="31"/>
          <w:szCs w:val="31"/>
          <w:lang w:eastAsia="zh-CN"/>
        </w:rPr>
      </w:pPr>
      <w:del w:id="531" w:author="咨询组" w:date="2025-10-15T17:22:58Z">
        <w:r>
          <w:rPr>
            <w:rFonts w:hint="eastAsia" w:ascii="仿宋" w:hAnsi="仿宋" w:eastAsia="仿宋" w:cs="仿宋"/>
            <w:spacing w:val="2"/>
            <w:sz w:val="31"/>
            <w:szCs w:val="31"/>
            <w:lang w:eastAsia="zh-CN"/>
          </w:rPr>
          <w:drawing>
            <wp:anchor distT="0" distB="0" distL="0" distR="0" simplePos="0" relativeHeight="251665408"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1249679" cy="669035"/>
                      </a:xfrm>
                      <a:prstGeom prst="rect">
                        <a:avLst/>
                      </a:prstGeom>
                    </pic:spPr>
                  </pic:pic>
                </a:graphicData>
              </a:graphic>
            </wp:anchor>
          </w:drawing>
        </w:r>
      </w:del>
    </w:p>
    <w:p w14:paraId="65B8DF6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3" w:author="咨询组" w:date="2025-10-15T17:22:58Z"/>
          <w:rFonts w:hint="eastAsia" w:ascii="仿宋" w:hAnsi="仿宋" w:eastAsia="仿宋" w:cs="仿宋"/>
          <w:spacing w:val="2"/>
          <w:sz w:val="31"/>
          <w:szCs w:val="31"/>
          <w:lang w:eastAsia="zh-CN"/>
        </w:rPr>
      </w:pPr>
      <w:del w:id="534" w:author="咨询组" w:date="2025-10-15T17:22:58Z">
        <w:r>
          <w:rPr>
            <w:rFonts w:hint="eastAsia" w:ascii="仿宋" w:hAnsi="仿宋" w:eastAsia="仿宋" w:cs="仿宋"/>
            <w:spacing w:val="2"/>
            <w:sz w:val="31"/>
            <w:szCs w:val="31"/>
            <w:lang w:eastAsia="zh-CN"/>
          </w:rPr>
          <w:delText>附件 2：跨业务单元调动薪酬确认函</w:delText>
        </w:r>
      </w:del>
    </w:p>
    <w:p w14:paraId="30D2B6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5" w:author="咨询组" w:date="2025-10-15T17:22:58Z"/>
          <w:rFonts w:hint="eastAsia" w:ascii="仿宋" w:hAnsi="仿宋" w:eastAsia="仿宋" w:cs="仿宋"/>
          <w:spacing w:val="2"/>
          <w:sz w:val="31"/>
          <w:szCs w:val="31"/>
          <w:lang w:eastAsia="zh-CN"/>
        </w:rPr>
      </w:pPr>
    </w:p>
    <w:p w14:paraId="046091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6" w:author="咨询组" w:date="2025-10-15T17:22:58Z"/>
          <w:rFonts w:hint="eastAsia" w:ascii="仿宋" w:hAnsi="仿宋" w:eastAsia="仿宋" w:cs="仿宋"/>
          <w:spacing w:val="2"/>
          <w:sz w:val="31"/>
          <w:szCs w:val="31"/>
          <w:lang w:eastAsia="zh-CN"/>
        </w:rPr>
      </w:pPr>
    </w:p>
    <w:p w14:paraId="52F711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7" w:author="咨询组" w:date="2025-10-15T17:22:58Z"/>
          <w:rFonts w:hint="eastAsia" w:ascii="仿宋" w:hAnsi="仿宋" w:eastAsia="仿宋" w:cs="仿宋"/>
          <w:spacing w:val="2"/>
          <w:sz w:val="31"/>
          <w:szCs w:val="31"/>
          <w:lang w:eastAsia="zh-CN"/>
        </w:rPr>
      </w:pPr>
    </w:p>
    <w:p w14:paraId="470FCC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38" w:author="咨询组" w:date="2025-10-15T17:22:58Z"/>
          <w:rFonts w:hint="eastAsia" w:ascii="仿宋" w:hAnsi="仿宋" w:eastAsia="仿宋" w:cs="仿宋"/>
          <w:spacing w:val="2"/>
          <w:sz w:val="31"/>
          <w:szCs w:val="31"/>
          <w:lang w:eastAsia="zh-CN"/>
        </w:rPr>
      </w:pPr>
      <w:del w:id="539" w:author="咨询组" w:date="2025-10-15T17:22:58Z">
        <w:r>
          <w:rPr>
            <w:rFonts w:hint="eastAsia" w:ascii="仿宋" w:hAnsi="仿宋" w:eastAsia="仿宋" w:cs="仿宋"/>
            <w:spacing w:val="2"/>
            <w:sz w:val="31"/>
            <w:szCs w:val="31"/>
            <w:lang w:eastAsia="zh-CN"/>
          </w:rPr>
          <w:delText>跨业务单元调动薪酬确认函</w:delText>
        </w:r>
      </w:del>
    </w:p>
    <w:p w14:paraId="212F2E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0" w:author="咨询组" w:date="2025-10-15T17:22:58Z"/>
          <w:rFonts w:hint="eastAsia" w:ascii="仿宋" w:hAnsi="仿宋" w:eastAsia="仿宋" w:cs="仿宋"/>
          <w:spacing w:val="2"/>
          <w:sz w:val="31"/>
          <w:szCs w:val="31"/>
          <w:lang w:eastAsia="zh-CN"/>
        </w:rPr>
      </w:pPr>
    </w:p>
    <w:p w14:paraId="104572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1" w:author="咨询组" w:date="2025-10-15T17:22:58Z"/>
          <w:rFonts w:hint="eastAsia" w:ascii="仿宋" w:hAnsi="仿宋" w:eastAsia="仿宋" w:cs="仿宋"/>
          <w:spacing w:val="2"/>
          <w:sz w:val="31"/>
          <w:szCs w:val="31"/>
          <w:lang w:eastAsia="zh-CN"/>
        </w:rPr>
      </w:pPr>
    </w:p>
    <w:p w14:paraId="6FECFC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2" w:author="咨询组" w:date="2025-10-15T17:22:58Z"/>
          <w:rFonts w:hint="eastAsia" w:ascii="仿宋" w:hAnsi="仿宋" w:eastAsia="仿宋" w:cs="仿宋"/>
          <w:spacing w:val="2"/>
          <w:sz w:val="31"/>
          <w:szCs w:val="31"/>
          <w:lang w:eastAsia="zh-CN"/>
        </w:rPr>
      </w:pPr>
      <w:del w:id="543" w:author="咨询组" w:date="2025-10-15T17:22:58Z">
        <w:r>
          <w:rPr>
            <w:rFonts w:hint="eastAsia" w:ascii="仿宋" w:hAnsi="仿宋" w:eastAsia="仿宋" w:cs="仿宋"/>
            <w:spacing w:val="2"/>
            <w:sz w:val="31"/>
            <w:szCs w:val="31"/>
            <w:lang w:eastAsia="zh-CN"/>
          </w:rPr>
          <w:delText>××××(主送单位名称)：</w:delText>
        </w:r>
      </w:del>
    </w:p>
    <w:p w14:paraId="5F51F0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4" w:author="咨询组" w:date="2025-10-15T17:22:58Z"/>
          <w:rFonts w:hint="eastAsia" w:ascii="仿宋" w:hAnsi="仿宋" w:eastAsia="仿宋" w:cs="仿宋"/>
          <w:spacing w:val="2"/>
          <w:sz w:val="31"/>
          <w:szCs w:val="31"/>
          <w:lang w:eastAsia="zh-CN"/>
        </w:rPr>
      </w:pPr>
      <w:del w:id="545" w:author="咨询组" w:date="2025-10-15T17:22:58Z">
        <w:r>
          <w:rPr>
            <w:rFonts w:hint="eastAsia" w:ascii="仿宋" w:hAnsi="仿宋" w:eastAsia="仿宋" w:cs="仿宋"/>
            <w:spacing w:val="2"/>
            <w:sz w:val="31"/>
            <w:szCs w:val="31"/>
            <w:lang w:eastAsia="zh-CN"/>
          </w:rPr>
          <w:delText>因工作需要，拟调动                         至华润啤酒</w:delText>
        </w:r>
      </w:del>
    </w:p>
    <w:p w14:paraId="7FCE85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6" w:author="咨询组" w:date="2025-10-15T17:22:58Z"/>
          <w:rFonts w:hint="eastAsia" w:ascii="仿宋" w:hAnsi="仿宋" w:eastAsia="仿宋" w:cs="仿宋"/>
          <w:spacing w:val="2"/>
          <w:sz w:val="31"/>
          <w:szCs w:val="31"/>
          <w:lang w:eastAsia="zh-CN"/>
        </w:rPr>
      </w:pPr>
      <w:del w:id="547" w:author="咨询组" w:date="2025-10-15T17:22:58Z">
        <w:r>
          <w:rPr>
            <w:rFonts w:hint="eastAsia" w:ascii="仿宋" w:hAnsi="仿宋" w:eastAsia="仿宋" w:cs="仿宋"/>
            <w:spacing w:val="2"/>
            <w:sz w:val="31"/>
            <w:szCs w:val="31"/>
            <w:lang w:eastAsia="zh-CN"/>
          </w:rPr>
          <w:delText>工作，所需员工相关薪酬信息，具体如下：</w:delText>
        </w:r>
      </w:del>
    </w:p>
    <w:p w14:paraId="720F08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48"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13"/>
        <w:gridCol w:w="1509"/>
        <w:gridCol w:w="1511"/>
        <w:gridCol w:w="1512"/>
        <w:gridCol w:w="1511"/>
        <w:gridCol w:w="1512"/>
      </w:tblGrid>
      <w:tr w14:paraId="4BE44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del w:id="549" w:author="咨询组" w:date="2025-10-15T17:22:58Z"/>
        </w:trPr>
        <w:tc>
          <w:tcPr>
            <w:tcW w:w="1513" w:type="dxa"/>
            <w:vAlign w:val="top"/>
          </w:tcPr>
          <w:p w14:paraId="0BF89C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50" w:author="咨询组" w:date="2025-10-15T17:22:58Z"/>
                <w:rFonts w:hint="eastAsia" w:ascii="仿宋" w:hAnsi="仿宋" w:eastAsia="仿宋" w:cs="仿宋"/>
                <w:spacing w:val="2"/>
                <w:sz w:val="31"/>
                <w:szCs w:val="31"/>
                <w:lang w:eastAsia="zh-CN"/>
              </w:rPr>
            </w:pPr>
            <w:del w:id="551" w:author="咨询组" w:date="2025-10-15T17:22:58Z">
              <w:r>
                <w:rPr>
                  <w:rFonts w:hint="eastAsia" w:ascii="仿宋" w:hAnsi="仿宋" w:eastAsia="仿宋" w:cs="仿宋"/>
                  <w:spacing w:val="2"/>
                  <w:sz w:val="31"/>
                  <w:szCs w:val="31"/>
                  <w:lang w:eastAsia="zh-CN"/>
                </w:rPr>
                <w:delText>姓名</w:delText>
              </w:r>
            </w:del>
          </w:p>
        </w:tc>
        <w:tc>
          <w:tcPr>
            <w:tcW w:w="1509" w:type="dxa"/>
            <w:vAlign w:val="top"/>
          </w:tcPr>
          <w:p w14:paraId="6CAFDB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52" w:author="咨询组" w:date="2025-10-15T17:22:58Z"/>
                <w:rFonts w:hint="eastAsia" w:ascii="仿宋" w:hAnsi="仿宋" w:eastAsia="仿宋" w:cs="仿宋"/>
                <w:spacing w:val="2"/>
                <w:sz w:val="31"/>
                <w:szCs w:val="31"/>
                <w:lang w:eastAsia="zh-CN"/>
              </w:rPr>
            </w:pPr>
            <w:del w:id="553" w:author="咨询组" w:date="2025-10-15T17:22:58Z">
              <w:r>
                <w:rPr>
                  <w:rFonts w:hint="eastAsia" w:ascii="仿宋" w:hAnsi="仿宋" w:eastAsia="仿宋" w:cs="仿宋"/>
                  <w:spacing w:val="2"/>
                  <w:sz w:val="31"/>
                  <w:szCs w:val="31"/>
                  <w:lang w:eastAsia="zh-CN"/>
                </w:rPr>
                <w:delText>员工 ID</w:delText>
              </w:r>
            </w:del>
          </w:p>
        </w:tc>
        <w:tc>
          <w:tcPr>
            <w:tcW w:w="1511" w:type="dxa"/>
            <w:vAlign w:val="top"/>
          </w:tcPr>
          <w:p w14:paraId="7D4E21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54" w:author="咨询组" w:date="2025-10-15T17:22:58Z"/>
                <w:rFonts w:hint="eastAsia" w:ascii="仿宋" w:hAnsi="仿宋" w:eastAsia="仿宋" w:cs="仿宋"/>
                <w:spacing w:val="2"/>
                <w:sz w:val="31"/>
                <w:szCs w:val="31"/>
                <w:lang w:eastAsia="zh-CN"/>
              </w:rPr>
            </w:pPr>
            <w:del w:id="555" w:author="咨询组" w:date="2025-10-15T17:22:58Z">
              <w:r>
                <w:rPr>
                  <w:rFonts w:hint="eastAsia" w:ascii="仿宋" w:hAnsi="仿宋" w:eastAsia="仿宋" w:cs="仿宋"/>
                  <w:spacing w:val="2"/>
                  <w:sz w:val="31"/>
                  <w:szCs w:val="31"/>
                  <w:lang w:eastAsia="zh-CN"/>
                </w:rPr>
                <w:delText>原所在单位</w:delText>
              </w:r>
            </w:del>
          </w:p>
        </w:tc>
        <w:tc>
          <w:tcPr>
            <w:tcW w:w="1512" w:type="dxa"/>
            <w:vAlign w:val="top"/>
          </w:tcPr>
          <w:p w14:paraId="721ACD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56" w:author="咨询组" w:date="2025-10-15T17:22:58Z"/>
                <w:rFonts w:hint="eastAsia" w:ascii="仿宋" w:hAnsi="仿宋" w:eastAsia="仿宋" w:cs="仿宋"/>
                <w:spacing w:val="2"/>
                <w:sz w:val="31"/>
                <w:szCs w:val="31"/>
                <w:lang w:eastAsia="zh-CN"/>
              </w:rPr>
            </w:pPr>
            <w:del w:id="557" w:author="咨询组" w:date="2025-10-15T17:22:58Z">
              <w:r>
                <w:rPr>
                  <w:rFonts w:hint="eastAsia" w:ascii="仿宋" w:hAnsi="仿宋" w:eastAsia="仿宋" w:cs="仿宋"/>
                  <w:spacing w:val="2"/>
                  <w:sz w:val="31"/>
                  <w:szCs w:val="31"/>
                  <w:lang w:eastAsia="zh-CN"/>
                </w:rPr>
                <w:delText>原部门</w:delText>
              </w:r>
            </w:del>
          </w:p>
        </w:tc>
        <w:tc>
          <w:tcPr>
            <w:tcW w:w="1511" w:type="dxa"/>
            <w:vAlign w:val="top"/>
          </w:tcPr>
          <w:p w14:paraId="1D8F5DF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58" w:author="咨询组" w:date="2025-10-15T17:22:58Z"/>
                <w:rFonts w:hint="eastAsia" w:ascii="仿宋" w:hAnsi="仿宋" w:eastAsia="仿宋" w:cs="仿宋"/>
                <w:spacing w:val="2"/>
                <w:sz w:val="31"/>
                <w:szCs w:val="31"/>
                <w:lang w:eastAsia="zh-CN"/>
              </w:rPr>
            </w:pPr>
            <w:del w:id="559" w:author="咨询组" w:date="2025-10-15T17:22:58Z">
              <w:r>
                <w:rPr>
                  <w:rFonts w:hint="eastAsia" w:ascii="仿宋" w:hAnsi="仿宋" w:eastAsia="仿宋" w:cs="仿宋"/>
                  <w:spacing w:val="2"/>
                  <w:sz w:val="31"/>
                  <w:szCs w:val="31"/>
                  <w:lang w:eastAsia="zh-CN"/>
                </w:rPr>
                <w:delText>原岗位</w:delText>
              </w:r>
            </w:del>
          </w:p>
        </w:tc>
        <w:tc>
          <w:tcPr>
            <w:tcW w:w="1512" w:type="dxa"/>
            <w:vAlign w:val="top"/>
          </w:tcPr>
          <w:p w14:paraId="7C8E78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0" w:author="咨询组" w:date="2025-10-15T17:22:58Z"/>
                <w:rFonts w:hint="eastAsia" w:ascii="仿宋" w:hAnsi="仿宋" w:eastAsia="仿宋" w:cs="仿宋"/>
                <w:spacing w:val="2"/>
                <w:sz w:val="31"/>
                <w:szCs w:val="31"/>
                <w:lang w:eastAsia="zh-CN"/>
              </w:rPr>
            </w:pPr>
            <w:del w:id="561" w:author="咨询组" w:date="2025-10-15T17:22:58Z">
              <w:r>
                <w:rPr>
                  <w:rFonts w:hint="eastAsia" w:ascii="仿宋" w:hAnsi="仿宋" w:eastAsia="仿宋" w:cs="仿宋"/>
                  <w:spacing w:val="2"/>
                  <w:sz w:val="31"/>
                  <w:szCs w:val="31"/>
                  <w:lang w:eastAsia="zh-CN"/>
                </w:rPr>
                <w:delText>原职级</w:delText>
              </w:r>
            </w:del>
          </w:p>
        </w:tc>
      </w:tr>
      <w:tr w14:paraId="3D1432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562" w:author="咨询组" w:date="2025-10-15T17:22:58Z"/>
        </w:trPr>
        <w:tc>
          <w:tcPr>
            <w:tcW w:w="1513" w:type="dxa"/>
            <w:vAlign w:val="top"/>
          </w:tcPr>
          <w:p w14:paraId="3F6A48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3" w:author="咨询组" w:date="2025-10-15T17:22:58Z"/>
                <w:rFonts w:hint="eastAsia" w:ascii="仿宋" w:hAnsi="仿宋" w:eastAsia="仿宋" w:cs="仿宋"/>
                <w:spacing w:val="2"/>
                <w:sz w:val="31"/>
                <w:szCs w:val="31"/>
                <w:lang w:eastAsia="zh-CN"/>
              </w:rPr>
            </w:pPr>
          </w:p>
        </w:tc>
        <w:tc>
          <w:tcPr>
            <w:tcW w:w="1509" w:type="dxa"/>
            <w:vAlign w:val="top"/>
          </w:tcPr>
          <w:p w14:paraId="23283A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4" w:author="咨询组" w:date="2025-10-15T17:22:58Z"/>
                <w:rFonts w:hint="eastAsia" w:ascii="仿宋" w:hAnsi="仿宋" w:eastAsia="仿宋" w:cs="仿宋"/>
                <w:spacing w:val="2"/>
                <w:sz w:val="31"/>
                <w:szCs w:val="31"/>
                <w:lang w:eastAsia="zh-CN"/>
              </w:rPr>
            </w:pPr>
          </w:p>
        </w:tc>
        <w:tc>
          <w:tcPr>
            <w:tcW w:w="1511" w:type="dxa"/>
            <w:vAlign w:val="top"/>
          </w:tcPr>
          <w:p w14:paraId="2712C7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5" w:author="咨询组" w:date="2025-10-15T17:22:58Z"/>
                <w:rFonts w:hint="eastAsia" w:ascii="仿宋" w:hAnsi="仿宋" w:eastAsia="仿宋" w:cs="仿宋"/>
                <w:spacing w:val="2"/>
                <w:sz w:val="31"/>
                <w:szCs w:val="31"/>
                <w:lang w:eastAsia="zh-CN"/>
              </w:rPr>
            </w:pPr>
          </w:p>
        </w:tc>
        <w:tc>
          <w:tcPr>
            <w:tcW w:w="1512" w:type="dxa"/>
            <w:vAlign w:val="top"/>
          </w:tcPr>
          <w:p w14:paraId="54B3A8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6" w:author="咨询组" w:date="2025-10-15T17:22:58Z"/>
                <w:rFonts w:hint="eastAsia" w:ascii="仿宋" w:hAnsi="仿宋" w:eastAsia="仿宋" w:cs="仿宋"/>
                <w:spacing w:val="2"/>
                <w:sz w:val="31"/>
                <w:szCs w:val="31"/>
                <w:lang w:eastAsia="zh-CN"/>
              </w:rPr>
            </w:pPr>
          </w:p>
        </w:tc>
        <w:tc>
          <w:tcPr>
            <w:tcW w:w="1511" w:type="dxa"/>
            <w:vAlign w:val="top"/>
          </w:tcPr>
          <w:p w14:paraId="5547053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7" w:author="咨询组" w:date="2025-10-15T17:22:58Z"/>
                <w:rFonts w:hint="eastAsia" w:ascii="仿宋" w:hAnsi="仿宋" w:eastAsia="仿宋" w:cs="仿宋"/>
                <w:spacing w:val="2"/>
                <w:sz w:val="31"/>
                <w:szCs w:val="31"/>
                <w:lang w:eastAsia="zh-CN"/>
              </w:rPr>
            </w:pPr>
          </w:p>
        </w:tc>
        <w:tc>
          <w:tcPr>
            <w:tcW w:w="1512" w:type="dxa"/>
            <w:vAlign w:val="top"/>
          </w:tcPr>
          <w:p w14:paraId="0DCA1E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8" w:author="咨询组" w:date="2025-10-15T17:22:58Z"/>
                <w:rFonts w:hint="eastAsia" w:ascii="仿宋" w:hAnsi="仿宋" w:eastAsia="仿宋" w:cs="仿宋"/>
                <w:spacing w:val="2"/>
                <w:sz w:val="31"/>
                <w:szCs w:val="31"/>
                <w:lang w:eastAsia="zh-CN"/>
              </w:rPr>
            </w:pPr>
          </w:p>
        </w:tc>
      </w:tr>
    </w:tbl>
    <w:p w14:paraId="4A9CF2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69" w:author="咨询组" w:date="2025-10-15T17:22:58Z"/>
          <w:rFonts w:hint="eastAsia" w:ascii="仿宋" w:hAnsi="仿宋" w:eastAsia="仿宋" w:cs="仿宋"/>
          <w:spacing w:val="2"/>
          <w:sz w:val="31"/>
          <w:szCs w:val="31"/>
          <w:lang w:eastAsia="zh-CN"/>
        </w:rPr>
      </w:pPr>
    </w:p>
    <w:p w14:paraId="21D0FC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70" w:author="咨询组" w:date="2025-10-15T17:22:58Z"/>
          <w:rFonts w:hint="eastAsia" w:ascii="仿宋" w:hAnsi="仿宋" w:eastAsia="仿宋" w:cs="仿宋"/>
          <w:spacing w:val="2"/>
          <w:sz w:val="31"/>
          <w:szCs w:val="31"/>
          <w:lang w:eastAsia="zh-CN"/>
        </w:rPr>
      </w:pPr>
      <w:del w:id="571" w:author="咨询组" w:date="2025-10-15T17:22:58Z">
        <w:r>
          <w:rPr>
            <w:rFonts w:hint="eastAsia" w:ascii="仿宋" w:hAnsi="仿宋" w:eastAsia="仿宋" w:cs="仿宋"/>
            <w:spacing w:val="2"/>
            <w:sz w:val="31"/>
            <w:szCs w:val="31"/>
            <w:lang w:eastAsia="zh-CN"/>
          </w:rPr>
          <w:delText>(单位：元)</w:delText>
        </w:r>
      </w:del>
    </w:p>
    <w:p w14:paraId="6431DC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72"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8"/>
        <w:gridCol w:w="1812"/>
        <w:gridCol w:w="1811"/>
        <w:gridCol w:w="1811"/>
        <w:gridCol w:w="1816"/>
      </w:tblGrid>
      <w:tr w14:paraId="7ED92A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573" w:author="咨询组" w:date="2025-10-15T17:22:58Z"/>
        </w:trPr>
        <w:tc>
          <w:tcPr>
            <w:tcW w:w="1818" w:type="dxa"/>
            <w:vAlign w:val="top"/>
          </w:tcPr>
          <w:p w14:paraId="7152E2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74" w:author="咨询组" w:date="2025-10-15T17:22:58Z"/>
                <w:rFonts w:hint="eastAsia" w:ascii="仿宋" w:hAnsi="仿宋" w:eastAsia="仿宋" w:cs="仿宋"/>
                <w:spacing w:val="2"/>
                <w:sz w:val="31"/>
                <w:szCs w:val="31"/>
                <w:lang w:eastAsia="zh-CN"/>
              </w:rPr>
            </w:pPr>
            <w:del w:id="575" w:author="咨询组" w:date="2025-10-15T17:22:58Z">
              <w:r>
                <w:rPr>
                  <w:rFonts w:hint="eastAsia" w:ascii="仿宋" w:hAnsi="仿宋" w:eastAsia="仿宋" w:cs="仿宋"/>
                  <w:spacing w:val="2"/>
                  <w:sz w:val="31"/>
                  <w:szCs w:val="31"/>
                  <w:lang w:eastAsia="zh-CN"/>
                </w:rPr>
                <w:delText>薪酬项目</w:delText>
              </w:r>
            </w:del>
          </w:p>
        </w:tc>
        <w:tc>
          <w:tcPr>
            <w:tcW w:w="1812" w:type="dxa"/>
            <w:vAlign w:val="top"/>
          </w:tcPr>
          <w:p w14:paraId="538921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76" w:author="咨询组" w:date="2025-10-15T17:22:58Z"/>
                <w:rFonts w:hint="eastAsia" w:ascii="仿宋" w:hAnsi="仿宋" w:eastAsia="仿宋" w:cs="仿宋"/>
                <w:spacing w:val="2"/>
                <w:sz w:val="31"/>
                <w:szCs w:val="31"/>
                <w:lang w:eastAsia="zh-CN"/>
              </w:rPr>
            </w:pPr>
            <w:del w:id="577" w:author="咨询组" w:date="2025-10-15T17:22:58Z">
              <w:r>
                <w:rPr>
                  <w:rFonts w:hint="eastAsia" w:ascii="仿宋" w:hAnsi="仿宋" w:eastAsia="仿宋" w:cs="仿宋"/>
                  <w:spacing w:val="2"/>
                  <w:sz w:val="31"/>
                  <w:szCs w:val="31"/>
                  <w:lang w:eastAsia="zh-CN"/>
                </w:rPr>
                <w:delText>月度基本工资</w:delText>
              </w:r>
            </w:del>
          </w:p>
        </w:tc>
        <w:tc>
          <w:tcPr>
            <w:tcW w:w="1811" w:type="dxa"/>
            <w:vAlign w:val="top"/>
          </w:tcPr>
          <w:p w14:paraId="4B38C7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78" w:author="咨询组" w:date="2025-10-15T17:22:58Z"/>
                <w:rFonts w:hint="eastAsia" w:ascii="仿宋" w:hAnsi="仿宋" w:eastAsia="仿宋" w:cs="仿宋"/>
                <w:spacing w:val="2"/>
                <w:sz w:val="31"/>
                <w:szCs w:val="31"/>
                <w:lang w:eastAsia="zh-CN"/>
              </w:rPr>
            </w:pPr>
            <w:del w:id="579" w:author="咨询组" w:date="2025-10-15T17:22:58Z">
              <w:r>
                <w:rPr>
                  <w:rFonts w:hint="eastAsia" w:ascii="仿宋" w:hAnsi="仿宋" w:eastAsia="仿宋" w:cs="仿宋"/>
                  <w:spacing w:val="2"/>
                  <w:sz w:val="31"/>
                  <w:szCs w:val="31"/>
                  <w:lang w:eastAsia="zh-CN"/>
                </w:rPr>
                <w:delText>月度/季度奖金</w:delText>
              </w:r>
            </w:del>
          </w:p>
        </w:tc>
        <w:tc>
          <w:tcPr>
            <w:tcW w:w="1811" w:type="dxa"/>
            <w:vAlign w:val="top"/>
          </w:tcPr>
          <w:p w14:paraId="0621081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0" w:author="咨询组" w:date="2025-10-15T17:22:58Z"/>
                <w:rFonts w:hint="eastAsia" w:ascii="仿宋" w:hAnsi="仿宋" w:eastAsia="仿宋" w:cs="仿宋"/>
                <w:spacing w:val="2"/>
                <w:sz w:val="31"/>
                <w:szCs w:val="31"/>
                <w:lang w:eastAsia="zh-CN"/>
              </w:rPr>
            </w:pPr>
            <w:del w:id="581" w:author="咨询组" w:date="2025-10-15T17:22:58Z">
              <w:r>
                <w:rPr>
                  <w:rFonts w:hint="eastAsia" w:ascii="仿宋" w:hAnsi="仿宋" w:eastAsia="仿宋" w:cs="仿宋"/>
                  <w:spacing w:val="2"/>
                  <w:sz w:val="31"/>
                  <w:szCs w:val="31"/>
                  <w:lang w:eastAsia="zh-CN"/>
                </w:rPr>
                <w:delText>年终奖</w:delText>
              </w:r>
            </w:del>
          </w:p>
        </w:tc>
        <w:tc>
          <w:tcPr>
            <w:tcW w:w="1816" w:type="dxa"/>
            <w:vAlign w:val="top"/>
          </w:tcPr>
          <w:p w14:paraId="3357BD5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2" w:author="咨询组" w:date="2025-10-15T17:22:58Z"/>
                <w:rFonts w:hint="eastAsia" w:ascii="仿宋" w:hAnsi="仿宋" w:eastAsia="仿宋" w:cs="仿宋"/>
                <w:spacing w:val="2"/>
                <w:sz w:val="31"/>
                <w:szCs w:val="31"/>
                <w:lang w:eastAsia="zh-CN"/>
              </w:rPr>
            </w:pPr>
            <w:del w:id="583" w:author="咨询组" w:date="2025-10-15T17:22:58Z">
              <w:r>
                <w:rPr>
                  <w:rFonts w:hint="eastAsia" w:ascii="仿宋" w:hAnsi="仿宋" w:eastAsia="仿宋" w:cs="仿宋"/>
                  <w:spacing w:val="2"/>
                  <w:sz w:val="31"/>
                  <w:szCs w:val="31"/>
                  <w:lang w:eastAsia="zh-CN"/>
                </w:rPr>
                <w:delText>…</w:delText>
              </w:r>
            </w:del>
          </w:p>
        </w:tc>
      </w:tr>
      <w:tr w14:paraId="55B90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del w:id="584" w:author="咨询组" w:date="2025-10-15T17:22:58Z"/>
        </w:trPr>
        <w:tc>
          <w:tcPr>
            <w:tcW w:w="1818" w:type="dxa"/>
            <w:vAlign w:val="top"/>
          </w:tcPr>
          <w:p w14:paraId="6482D9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5" w:author="咨询组" w:date="2025-10-15T17:22:58Z"/>
                <w:rFonts w:hint="eastAsia" w:ascii="仿宋" w:hAnsi="仿宋" w:eastAsia="仿宋" w:cs="仿宋"/>
                <w:spacing w:val="2"/>
                <w:sz w:val="31"/>
                <w:szCs w:val="31"/>
                <w:lang w:eastAsia="zh-CN"/>
              </w:rPr>
            </w:pPr>
            <w:del w:id="586" w:author="咨询组" w:date="2025-10-15T17:22:58Z">
              <w:r>
                <w:rPr>
                  <w:rFonts w:hint="eastAsia" w:ascii="仿宋" w:hAnsi="仿宋" w:eastAsia="仿宋" w:cs="仿宋"/>
                  <w:spacing w:val="2"/>
                  <w:sz w:val="31"/>
                  <w:szCs w:val="31"/>
                  <w:lang w:eastAsia="zh-CN"/>
                </w:rPr>
                <w:delText>目标额</w:delText>
              </w:r>
            </w:del>
          </w:p>
        </w:tc>
        <w:tc>
          <w:tcPr>
            <w:tcW w:w="1812" w:type="dxa"/>
            <w:vAlign w:val="top"/>
          </w:tcPr>
          <w:p w14:paraId="710393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7" w:author="咨询组" w:date="2025-10-15T17:22:58Z"/>
                <w:rFonts w:hint="eastAsia" w:ascii="仿宋" w:hAnsi="仿宋" w:eastAsia="仿宋" w:cs="仿宋"/>
                <w:spacing w:val="2"/>
                <w:sz w:val="31"/>
                <w:szCs w:val="31"/>
                <w:lang w:eastAsia="zh-CN"/>
              </w:rPr>
            </w:pPr>
          </w:p>
        </w:tc>
        <w:tc>
          <w:tcPr>
            <w:tcW w:w="1811" w:type="dxa"/>
            <w:vAlign w:val="top"/>
          </w:tcPr>
          <w:p w14:paraId="0207DA6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8" w:author="咨询组" w:date="2025-10-15T17:22:58Z"/>
                <w:rFonts w:hint="eastAsia" w:ascii="仿宋" w:hAnsi="仿宋" w:eastAsia="仿宋" w:cs="仿宋"/>
                <w:spacing w:val="2"/>
                <w:sz w:val="31"/>
                <w:szCs w:val="31"/>
                <w:lang w:eastAsia="zh-CN"/>
              </w:rPr>
            </w:pPr>
          </w:p>
        </w:tc>
        <w:tc>
          <w:tcPr>
            <w:tcW w:w="1811" w:type="dxa"/>
            <w:vAlign w:val="top"/>
          </w:tcPr>
          <w:p w14:paraId="6FDEF8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89" w:author="咨询组" w:date="2025-10-15T17:22:58Z"/>
                <w:rFonts w:hint="eastAsia" w:ascii="仿宋" w:hAnsi="仿宋" w:eastAsia="仿宋" w:cs="仿宋"/>
                <w:spacing w:val="2"/>
                <w:sz w:val="31"/>
                <w:szCs w:val="31"/>
                <w:lang w:eastAsia="zh-CN"/>
              </w:rPr>
            </w:pPr>
          </w:p>
        </w:tc>
        <w:tc>
          <w:tcPr>
            <w:tcW w:w="1816" w:type="dxa"/>
            <w:vAlign w:val="top"/>
          </w:tcPr>
          <w:p w14:paraId="0F5117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0" w:author="咨询组" w:date="2025-10-15T17:22:58Z"/>
                <w:rFonts w:hint="eastAsia" w:ascii="仿宋" w:hAnsi="仿宋" w:eastAsia="仿宋" w:cs="仿宋"/>
                <w:spacing w:val="2"/>
                <w:sz w:val="31"/>
                <w:szCs w:val="31"/>
                <w:lang w:eastAsia="zh-CN"/>
              </w:rPr>
            </w:pPr>
          </w:p>
        </w:tc>
      </w:tr>
      <w:tr w14:paraId="686CC5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591" w:author="咨询组" w:date="2025-10-15T17:22:58Z"/>
        </w:trPr>
        <w:tc>
          <w:tcPr>
            <w:tcW w:w="1818" w:type="dxa"/>
            <w:vAlign w:val="top"/>
          </w:tcPr>
          <w:p w14:paraId="6A4758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2" w:author="咨询组" w:date="2025-10-15T17:22:58Z"/>
                <w:rFonts w:hint="eastAsia" w:ascii="仿宋" w:hAnsi="仿宋" w:eastAsia="仿宋" w:cs="仿宋"/>
                <w:spacing w:val="2"/>
                <w:sz w:val="31"/>
                <w:szCs w:val="31"/>
                <w:lang w:eastAsia="zh-CN"/>
              </w:rPr>
            </w:pPr>
            <w:del w:id="593" w:author="咨询组" w:date="2025-10-15T17:22:58Z">
              <w:r>
                <w:rPr>
                  <w:rFonts w:hint="eastAsia" w:ascii="仿宋" w:hAnsi="仿宋" w:eastAsia="仿宋" w:cs="仿宋"/>
                  <w:spacing w:val="2"/>
                  <w:sz w:val="31"/>
                  <w:szCs w:val="31"/>
                  <w:lang w:eastAsia="zh-CN"/>
                </w:rPr>
                <w:delText>上年实发额</w:delText>
              </w:r>
            </w:del>
          </w:p>
        </w:tc>
        <w:tc>
          <w:tcPr>
            <w:tcW w:w="1812" w:type="dxa"/>
            <w:vAlign w:val="top"/>
          </w:tcPr>
          <w:p w14:paraId="269020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4" w:author="咨询组" w:date="2025-10-15T17:22:58Z"/>
                <w:rFonts w:hint="eastAsia" w:ascii="仿宋" w:hAnsi="仿宋" w:eastAsia="仿宋" w:cs="仿宋"/>
                <w:spacing w:val="2"/>
                <w:sz w:val="31"/>
                <w:szCs w:val="31"/>
                <w:lang w:eastAsia="zh-CN"/>
              </w:rPr>
            </w:pPr>
          </w:p>
        </w:tc>
        <w:tc>
          <w:tcPr>
            <w:tcW w:w="1811" w:type="dxa"/>
            <w:vAlign w:val="top"/>
          </w:tcPr>
          <w:p w14:paraId="501836D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5" w:author="咨询组" w:date="2025-10-15T17:22:58Z"/>
                <w:rFonts w:hint="eastAsia" w:ascii="仿宋" w:hAnsi="仿宋" w:eastAsia="仿宋" w:cs="仿宋"/>
                <w:spacing w:val="2"/>
                <w:sz w:val="31"/>
                <w:szCs w:val="31"/>
                <w:lang w:eastAsia="zh-CN"/>
              </w:rPr>
            </w:pPr>
          </w:p>
        </w:tc>
        <w:tc>
          <w:tcPr>
            <w:tcW w:w="1811" w:type="dxa"/>
            <w:vAlign w:val="top"/>
          </w:tcPr>
          <w:p w14:paraId="25BBBB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6" w:author="咨询组" w:date="2025-10-15T17:22:58Z"/>
                <w:rFonts w:hint="eastAsia" w:ascii="仿宋" w:hAnsi="仿宋" w:eastAsia="仿宋" w:cs="仿宋"/>
                <w:spacing w:val="2"/>
                <w:sz w:val="31"/>
                <w:szCs w:val="31"/>
                <w:lang w:eastAsia="zh-CN"/>
              </w:rPr>
            </w:pPr>
          </w:p>
        </w:tc>
        <w:tc>
          <w:tcPr>
            <w:tcW w:w="1816" w:type="dxa"/>
            <w:vAlign w:val="top"/>
          </w:tcPr>
          <w:p w14:paraId="46D1E72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7" w:author="咨询组" w:date="2025-10-15T17:22:58Z"/>
                <w:rFonts w:hint="eastAsia" w:ascii="仿宋" w:hAnsi="仿宋" w:eastAsia="仿宋" w:cs="仿宋"/>
                <w:spacing w:val="2"/>
                <w:sz w:val="31"/>
                <w:szCs w:val="31"/>
                <w:lang w:eastAsia="zh-CN"/>
              </w:rPr>
            </w:pPr>
          </w:p>
        </w:tc>
      </w:tr>
    </w:tbl>
    <w:p w14:paraId="4E838E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8" w:author="咨询组" w:date="2025-10-15T17:22:58Z"/>
          <w:rFonts w:hint="eastAsia" w:ascii="仿宋" w:hAnsi="仿宋" w:eastAsia="仿宋" w:cs="仿宋"/>
          <w:spacing w:val="2"/>
          <w:sz w:val="31"/>
          <w:szCs w:val="31"/>
          <w:lang w:eastAsia="zh-CN"/>
        </w:rPr>
      </w:pPr>
    </w:p>
    <w:p w14:paraId="0EDD30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599"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31"/>
        <w:gridCol w:w="1236"/>
        <w:gridCol w:w="1240"/>
        <w:gridCol w:w="1240"/>
        <w:gridCol w:w="1238"/>
        <w:gridCol w:w="1238"/>
        <w:gridCol w:w="1245"/>
      </w:tblGrid>
      <w:tr w14:paraId="3F1C5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del w:id="600" w:author="咨询组" w:date="2025-10-15T17:22:58Z"/>
        </w:trPr>
        <w:tc>
          <w:tcPr>
            <w:tcW w:w="1631" w:type="dxa"/>
            <w:vAlign w:val="top"/>
          </w:tcPr>
          <w:p w14:paraId="7C5B2CA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01" w:author="咨询组" w:date="2025-10-15T17:22:58Z"/>
                <w:rFonts w:hint="eastAsia" w:ascii="仿宋" w:hAnsi="仿宋" w:eastAsia="仿宋" w:cs="仿宋"/>
                <w:spacing w:val="2"/>
                <w:sz w:val="31"/>
                <w:szCs w:val="31"/>
                <w:lang w:eastAsia="zh-CN"/>
              </w:rPr>
            </w:pPr>
            <w:del w:id="602" w:author="咨询组" w:date="2025-10-15T17:22:58Z">
              <w:r>
                <w:rPr>
                  <w:rFonts w:hint="eastAsia" w:ascii="仿宋" w:hAnsi="仿宋" w:eastAsia="仿宋" w:cs="仿宋"/>
                  <w:spacing w:val="2"/>
                  <w:sz w:val="31"/>
                  <w:szCs w:val="31"/>
                  <w:lang w:eastAsia="zh-CN"/>
                </w:rPr>
                <w:delText>现金性福利</w:delText>
              </w:r>
            </w:del>
          </w:p>
        </w:tc>
        <w:tc>
          <w:tcPr>
            <w:tcW w:w="1236" w:type="dxa"/>
            <w:vAlign w:val="top"/>
          </w:tcPr>
          <w:p w14:paraId="7985CFF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03" w:author="咨询组" w:date="2025-10-15T17:22:58Z"/>
                <w:rFonts w:hint="eastAsia" w:ascii="仿宋" w:hAnsi="仿宋" w:eastAsia="仿宋" w:cs="仿宋"/>
                <w:spacing w:val="2"/>
                <w:sz w:val="31"/>
                <w:szCs w:val="31"/>
                <w:lang w:eastAsia="zh-CN"/>
              </w:rPr>
            </w:pPr>
            <w:del w:id="604" w:author="咨询组" w:date="2025-10-15T17:22:58Z">
              <w:r>
                <w:rPr>
                  <w:rFonts w:hint="eastAsia" w:ascii="仿宋" w:hAnsi="仿宋" w:eastAsia="仿宋" w:cs="仿宋"/>
                  <w:spacing w:val="2"/>
                  <w:sz w:val="31"/>
                  <w:szCs w:val="31"/>
                  <w:lang w:eastAsia="zh-CN"/>
                </w:rPr>
                <w:delText>膳食补贴</w:delText>
              </w:r>
            </w:del>
          </w:p>
        </w:tc>
        <w:tc>
          <w:tcPr>
            <w:tcW w:w="1240" w:type="dxa"/>
            <w:vAlign w:val="top"/>
          </w:tcPr>
          <w:p w14:paraId="6904FB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05" w:author="咨询组" w:date="2025-10-15T17:22:58Z"/>
                <w:rFonts w:hint="eastAsia" w:ascii="仿宋" w:hAnsi="仿宋" w:eastAsia="仿宋" w:cs="仿宋"/>
                <w:spacing w:val="2"/>
                <w:sz w:val="31"/>
                <w:szCs w:val="31"/>
                <w:lang w:eastAsia="zh-CN"/>
              </w:rPr>
            </w:pPr>
            <w:del w:id="606" w:author="咨询组" w:date="2025-10-15T17:22:58Z">
              <w:r>
                <w:rPr>
                  <w:rFonts w:hint="eastAsia" w:ascii="仿宋" w:hAnsi="仿宋" w:eastAsia="仿宋" w:cs="仿宋"/>
                  <w:spacing w:val="2"/>
                  <w:sz w:val="31"/>
                  <w:szCs w:val="31"/>
                  <w:lang w:eastAsia="zh-CN"/>
                </w:rPr>
                <w:delText>交通补贴</w:delText>
              </w:r>
            </w:del>
          </w:p>
        </w:tc>
        <w:tc>
          <w:tcPr>
            <w:tcW w:w="1240" w:type="dxa"/>
            <w:vAlign w:val="top"/>
          </w:tcPr>
          <w:p w14:paraId="621836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07" w:author="咨询组" w:date="2025-10-15T17:22:58Z"/>
                <w:rFonts w:hint="eastAsia" w:ascii="仿宋" w:hAnsi="仿宋" w:eastAsia="仿宋" w:cs="仿宋"/>
                <w:spacing w:val="2"/>
                <w:sz w:val="31"/>
                <w:szCs w:val="31"/>
                <w:lang w:eastAsia="zh-CN"/>
              </w:rPr>
            </w:pPr>
            <w:del w:id="608" w:author="咨询组" w:date="2025-10-15T17:22:58Z">
              <w:r>
                <w:rPr>
                  <w:rFonts w:hint="eastAsia" w:ascii="仿宋" w:hAnsi="仿宋" w:eastAsia="仿宋" w:cs="仿宋"/>
                  <w:spacing w:val="2"/>
                  <w:sz w:val="31"/>
                  <w:szCs w:val="31"/>
                  <w:lang w:eastAsia="zh-CN"/>
                </w:rPr>
                <w:delText>通讯补贴</w:delText>
              </w:r>
            </w:del>
          </w:p>
        </w:tc>
        <w:tc>
          <w:tcPr>
            <w:tcW w:w="1238" w:type="dxa"/>
            <w:vAlign w:val="top"/>
          </w:tcPr>
          <w:p w14:paraId="3CA0EB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09" w:author="咨询组" w:date="2025-10-15T17:22:58Z"/>
                <w:rFonts w:hint="eastAsia" w:ascii="仿宋" w:hAnsi="仿宋" w:eastAsia="仿宋" w:cs="仿宋"/>
                <w:spacing w:val="2"/>
                <w:sz w:val="31"/>
                <w:szCs w:val="31"/>
                <w:lang w:eastAsia="zh-CN"/>
              </w:rPr>
            </w:pPr>
            <w:del w:id="610" w:author="咨询组" w:date="2025-10-15T17:22:58Z">
              <w:r>
                <w:rPr>
                  <w:rFonts w:hint="eastAsia" w:ascii="仿宋" w:hAnsi="仿宋" w:eastAsia="仿宋" w:cs="仿宋"/>
                  <w:spacing w:val="2"/>
                  <w:sz w:val="31"/>
                  <w:szCs w:val="31"/>
                  <w:lang w:eastAsia="zh-CN"/>
                </w:rPr>
                <w:delText>异地补贴</w:delText>
              </w:r>
            </w:del>
          </w:p>
        </w:tc>
        <w:tc>
          <w:tcPr>
            <w:tcW w:w="1238" w:type="dxa"/>
            <w:vAlign w:val="top"/>
          </w:tcPr>
          <w:p w14:paraId="571499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11" w:author="咨询组" w:date="2025-10-15T17:22:58Z"/>
                <w:rFonts w:hint="eastAsia" w:ascii="仿宋" w:hAnsi="仿宋" w:eastAsia="仿宋" w:cs="仿宋"/>
                <w:spacing w:val="2"/>
                <w:sz w:val="31"/>
                <w:szCs w:val="31"/>
                <w:lang w:eastAsia="zh-CN"/>
              </w:rPr>
            </w:pPr>
            <w:del w:id="612" w:author="咨询组" w:date="2025-10-15T17:22:58Z">
              <w:r>
                <w:rPr>
                  <w:rFonts w:hint="eastAsia" w:ascii="仿宋" w:hAnsi="仿宋" w:eastAsia="仿宋" w:cs="仿宋"/>
                  <w:spacing w:val="2"/>
                  <w:sz w:val="31"/>
                  <w:szCs w:val="31"/>
                  <w:lang w:eastAsia="zh-CN"/>
                </w:rPr>
                <w:delText>租房补贴</w:delText>
              </w:r>
            </w:del>
          </w:p>
        </w:tc>
        <w:tc>
          <w:tcPr>
            <w:tcW w:w="1245" w:type="dxa"/>
            <w:vAlign w:val="top"/>
          </w:tcPr>
          <w:p w14:paraId="5C6E61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13" w:author="咨询组" w:date="2025-10-15T17:22:58Z"/>
                <w:rFonts w:hint="eastAsia" w:ascii="仿宋" w:hAnsi="仿宋" w:eastAsia="仿宋" w:cs="仿宋"/>
                <w:spacing w:val="2"/>
                <w:sz w:val="31"/>
                <w:szCs w:val="31"/>
                <w:lang w:eastAsia="zh-CN"/>
              </w:rPr>
            </w:pPr>
            <w:del w:id="614" w:author="咨询组" w:date="2025-10-15T17:22:58Z">
              <w:r>
                <w:rPr>
                  <w:rFonts w:hint="eastAsia" w:ascii="仿宋" w:hAnsi="仿宋" w:eastAsia="仿宋" w:cs="仿宋"/>
                  <w:spacing w:val="2"/>
                  <w:sz w:val="31"/>
                  <w:szCs w:val="31"/>
                  <w:lang w:eastAsia="zh-CN"/>
                </w:rPr>
                <w:delText>…</w:delText>
              </w:r>
            </w:del>
          </w:p>
        </w:tc>
      </w:tr>
      <w:tr w14:paraId="55811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del w:id="615" w:author="咨询组" w:date="2025-10-15T17:22:58Z"/>
        </w:trPr>
        <w:tc>
          <w:tcPr>
            <w:tcW w:w="1631" w:type="dxa"/>
            <w:vAlign w:val="top"/>
          </w:tcPr>
          <w:p w14:paraId="79A35F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16" w:author="咨询组" w:date="2025-10-15T17:22:58Z"/>
                <w:rFonts w:hint="eastAsia" w:ascii="仿宋" w:hAnsi="仿宋" w:eastAsia="仿宋" w:cs="仿宋"/>
                <w:spacing w:val="2"/>
                <w:sz w:val="31"/>
                <w:szCs w:val="31"/>
                <w:lang w:eastAsia="zh-CN"/>
              </w:rPr>
            </w:pPr>
            <w:del w:id="617" w:author="咨询组" w:date="2025-10-15T17:22:58Z">
              <w:r>
                <w:rPr>
                  <w:rFonts w:hint="eastAsia" w:ascii="仿宋" w:hAnsi="仿宋" w:eastAsia="仿宋" w:cs="仿宋"/>
                  <w:spacing w:val="2"/>
                  <w:sz w:val="31"/>
                  <w:szCs w:val="31"/>
                  <w:lang w:eastAsia="zh-CN"/>
                </w:rPr>
                <w:delText>目标额</w:delText>
              </w:r>
            </w:del>
          </w:p>
        </w:tc>
        <w:tc>
          <w:tcPr>
            <w:tcW w:w="1236" w:type="dxa"/>
            <w:vAlign w:val="top"/>
          </w:tcPr>
          <w:p w14:paraId="09A448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18" w:author="咨询组" w:date="2025-10-15T17:22:58Z"/>
                <w:rFonts w:hint="eastAsia" w:ascii="仿宋" w:hAnsi="仿宋" w:eastAsia="仿宋" w:cs="仿宋"/>
                <w:spacing w:val="2"/>
                <w:sz w:val="31"/>
                <w:szCs w:val="31"/>
                <w:lang w:eastAsia="zh-CN"/>
              </w:rPr>
            </w:pPr>
          </w:p>
        </w:tc>
        <w:tc>
          <w:tcPr>
            <w:tcW w:w="1240" w:type="dxa"/>
            <w:vAlign w:val="top"/>
          </w:tcPr>
          <w:p w14:paraId="2288E9B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19" w:author="咨询组" w:date="2025-10-15T17:22:58Z"/>
                <w:rFonts w:hint="eastAsia" w:ascii="仿宋" w:hAnsi="仿宋" w:eastAsia="仿宋" w:cs="仿宋"/>
                <w:spacing w:val="2"/>
                <w:sz w:val="31"/>
                <w:szCs w:val="31"/>
                <w:lang w:eastAsia="zh-CN"/>
              </w:rPr>
            </w:pPr>
          </w:p>
        </w:tc>
        <w:tc>
          <w:tcPr>
            <w:tcW w:w="1240" w:type="dxa"/>
            <w:vAlign w:val="top"/>
          </w:tcPr>
          <w:p w14:paraId="02E779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0" w:author="咨询组" w:date="2025-10-15T17:22:58Z"/>
                <w:rFonts w:hint="eastAsia" w:ascii="仿宋" w:hAnsi="仿宋" w:eastAsia="仿宋" w:cs="仿宋"/>
                <w:spacing w:val="2"/>
                <w:sz w:val="31"/>
                <w:szCs w:val="31"/>
                <w:lang w:eastAsia="zh-CN"/>
              </w:rPr>
            </w:pPr>
          </w:p>
        </w:tc>
        <w:tc>
          <w:tcPr>
            <w:tcW w:w="1238" w:type="dxa"/>
            <w:vAlign w:val="top"/>
          </w:tcPr>
          <w:p w14:paraId="22B3EE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1" w:author="咨询组" w:date="2025-10-15T17:22:58Z"/>
                <w:rFonts w:hint="eastAsia" w:ascii="仿宋" w:hAnsi="仿宋" w:eastAsia="仿宋" w:cs="仿宋"/>
                <w:spacing w:val="2"/>
                <w:sz w:val="31"/>
                <w:szCs w:val="31"/>
                <w:lang w:eastAsia="zh-CN"/>
              </w:rPr>
            </w:pPr>
          </w:p>
        </w:tc>
        <w:tc>
          <w:tcPr>
            <w:tcW w:w="1238" w:type="dxa"/>
            <w:vAlign w:val="top"/>
          </w:tcPr>
          <w:p w14:paraId="3673FE3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2" w:author="咨询组" w:date="2025-10-15T17:22:58Z"/>
                <w:rFonts w:hint="eastAsia" w:ascii="仿宋" w:hAnsi="仿宋" w:eastAsia="仿宋" w:cs="仿宋"/>
                <w:spacing w:val="2"/>
                <w:sz w:val="31"/>
                <w:szCs w:val="31"/>
                <w:lang w:eastAsia="zh-CN"/>
              </w:rPr>
            </w:pPr>
          </w:p>
        </w:tc>
        <w:tc>
          <w:tcPr>
            <w:tcW w:w="1245" w:type="dxa"/>
            <w:vAlign w:val="top"/>
          </w:tcPr>
          <w:p w14:paraId="79445C0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3" w:author="咨询组" w:date="2025-10-15T17:22:58Z"/>
                <w:rFonts w:hint="eastAsia" w:ascii="仿宋" w:hAnsi="仿宋" w:eastAsia="仿宋" w:cs="仿宋"/>
                <w:spacing w:val="2"/>
                <w:sz w:val="31"/>
                <w:szCs w:val="31"/>
                <w:lang w:eastAsia="zh-CN"/>
              </w:rPr>
            </w:pPr>
          </w:p>
        </w:tc>
      </w:tr>
      <w:tr w14:paraId="7A2B7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624" w:author="咨询组" w:date="2025-10-15T17:22:58Z"/>
        </w:trPr>
        <w:tc>
          <w:tcPr>
            <w:tcW w:w="1631" w:type="dxa"/>
            <w:vAlign w:val="top"/>
          </w:tcPr>
          <w:p w14:paraId="4494A94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5" w:author="咨询组" w:date="2025-10-15T17:22:58Z"/>
                <w:rFonts w:hint="eastAsia" w:ascii="仿宋" w:hAnsi="仿宋" w:eastAsia="仿宋" w:cs="仿宋"/>
                <w:spacing w:val="2"/>
                <w:sz w:val="31"/>
                <w:szCs w:val="31"/>
                <w:lang w:eastAsia="zh-CN"/>
              </w:rPr>
            </w:pPr>
            <w:del w:id="626" w:author="咨询组" w:date="2025-10-15T17:22:58Z">
              <w:r>
                <w:rPr>
                  <w:rFonts w:hint="eastAsia" w:ascii="仿宋" w:hAnsi="仿宋" w:eastAsia="仿宋" w:cs="仿宋"/>
                  <w:spacing w:val="2"/>
                  <w:sz w:val="31"/>
                  <w:szCs w:val="31"/>
                  <w:lang w:eastAsia="zh-CN"/>
                </w:rPr>
                <w:delText>上年实发额</w:delText>
              </w:r>
            </w:del>
          </w:p>
        </w:tc>
        <w:tc>
          <w:tcPr>
            <w:tcW w:w="1236" w:type="dxa"/>
            <w:vAlign w:val="top"/>
          </w:tcPr>
          <w:p w14:paraId="1EFB5C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7" w:author="咨询组" w:date="2025-10-15T17:22:58Z"/>
                <w:rFonts w:hint="eastAsia" w:ascii="仿宋" w:hAnsi="仿宋" w:eastAsia="仿宋" w:cs="仿宋"/>
                <w:spacing w:val="2"/>
                <w:sz w:val="31"/>
                <w:szCs w:val="31"/>
                <w:lang w:eastAsia="zh-CN"/>
              </w:rPr>
            </w:pPr>
          </w:p>
        </w:tc>
        <w:tc>
          <w:tcPr>
            <w:tcW w:w="1240" w:type="dxa"/>
            <w:vAlign w:val="top"/>
          </w:tcPr>
          <w:p w14:paraId="3D3ED3D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8" w:author="咨询组" w:date="2025-10-15T17:22:58Z"/>
                <w:rFonts w:hint="eastAsia" w:ascii="仿宋" w:hAnsi="仿宋" w:eastAsia="仿宋" w:cs="仿宋"/>
                <w:spacing w:val="2"/>
                <w:sz w:val="31"/>
                <w:szCs w:val="31"/>
                <w:lang w:eastAsia="zh-CN"/>
              </w:rPr>
            </w:pPr>
          </w:p>
        </w:tc>
        <w:tc>
          <w:tcPr>
            <w:tcW w:w="1240" w:type="dxa"/>
            <w:vAlign w:val="top"/>
          </w:tcPr>
          <w:p w14:paraId="604EFE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29" w:author="咨询组" w:date="2025-10-15T17:22:58Z"/>
                <w:rFonts w:hint="eastAsia" w:ascii="仿宋" w:hAnsi="仿宋" w:eastAsia="仿宋" w:cs="仿宋"/>
                <w:spacing w:val="2"/>
                <w:sz w:val="31"/>
                <w:szCs w:val="31"/>
                <w:lang w:eastAsia="zh-CN"/>
              </w:rPr>
            </w:pPr>
          </w:p>
        </w:tc>
        <w:tc>
          <w:tcPr>
            <w:tcW w:w="1238" w:type="dxa"/>
            <w:vAlign w:val="top"/>
          </w:tcPr>
          <w:p w14:paraId="5F16096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0" w:author="咨询组" w:date="2025-10-15T17:22:58Z"/>
                <w:rFonts w:hint="eastAsia" w:ascii="仿宋" w:hAnsi="仿宋" w:eastAsia="仿宋" w:cs="仿宋"/>
                <w:spacing w:val="2"/>
                <w:sz w:val="31"/>
                <w:szCs w:val="31"/>
                <w:lang w:eastAsia="zh-CN"/>
              </w:rPr>
            </w:pPr>
          </w:p>
        </w:tc>
        <w:tc>
          <w:tcPr>
            <w:tcW w:w="1238" w:type="dxa"/>
            <w:vAlign w:val="top"/>
          </w:tcPr>
          <w:p w14:paraId="7ED840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1" w:author="咨询组" w:date="2025-10-15T17:22:58Z"/>
                <w:rFonts w:hint="eastAsia" w:ascii="仿宋" w:hAnsi="仿宋" w:eastAsia="仿宋" w:cs="仿宋"/>
                <w:spacing w:val="2"/>
                <w:sz w:val="31"/>
                <w:szCs w:val="31"/>
                <w:lang w:eastAsia="zh-CN"/>
              </w:rPr>
            </w:pPr>
          </w:p>
        </w:tc>
        <w:tc>
          <w:tcPr>
            <w:tcW w:w="1245" w:type="dxa"/>
            <w:vAlign w:val="top"/>
          </w:tcPr>
          <w:p w14:paraId="1395A6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2" w:author="咨询组" w:date="2025-10-15T17:22:58Z"/>
                <w:rFonts w:hint="eastAsia" w:ascii="仿宋" w:hAnsi="仿宋" w:eastAsia="仿宋" w:cs="仿宋"/>
                <w:spacing w:val="2"/>
                <w:sz w:val="31"/>
                <w:szCs w:val="31"/>
                <w:lang w:eastAsia="zh-CN"/>
              </w:rPr>
            </w:pPr>
          </w:p>
        </w:tc>
      </w:tr>
    </w:tbl>
    <w:p w14:paraId="56604C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3" w:author="咨询组" w:date="2025-10-15T17:22:58Z"/>
          <w:rFonts w:hint="eastAsia" w:ascii="仿宋" w:hAnsi="仿宋" w:eastAsia="仿宋" w:cs="仿宋"/>
          <w:spacing w:val="2"/>
          <w:sz w:val="31"/>
          <w:szCs w:val="31"/>
          <w:lang w:eastAsia="zh-CN"/>
        </w:rPr>
      </w:pPr>
    </w:p>
    <w:p w14:paraId="680BCEF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4"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8"/>
        <w:gridCol w:w="3541"/>
        <w:gridCol w:w="3399"/>
      </w:tblGrid>
      <w:tr w14:paraId="2F23F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635" w:author="咨询组" w:date="2025-10-15T17:22:58Z"/>
        </w:trPr>
        <w:tc>
          <w:tcPr>
            <w:tcW w:w="2128" w:type="dxa"/>
            <w:vAlign w:val="top"/>
          </w:tcPr>
          <w:p w14:paraId="6ABB86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6" w:author="咨询组" w:date="2025-10-15T17:22:58Z"/>
                <w:rFonts w:hint="eastAsia" w:ascii="仿宋" w:hAnsi="仿宋" w:eastAsia="仿宋" w:cs="仿宋"/>
                <w:spacing w:val="2"/>
                <w:sz w:val="31"/>
                <w:szCs w:val="31"/>
                <w:lang w:eastAsia="zh-CN"/>
              </w:rPr>
            </w:pPr>
            <w:del w:id="637" w:author="咨询组" w:date="2025-10-15T17:22:58Z">
              <w:r>
                <w:rPr>
                  <w:rFonts w:hint="eastAsia" w:ascii="仿宋" w:hAnsi="仿宋" w:eastAsia="仿宋" w:cs="仿宋"/>
                  <w:spacing w:val="2"/>
                  <w:sz w:val="31"/>
                  <w:szCs w:val="31"/>
                  <w:lang w:eastAsia="zh-CN"/>
                </w:rPr>
                <w:delText>薪酬及现金性福利</w:delText>
              </w:r>
            </w:del>
          </w:p>
        </w:tc>
        <w:tc>
          <w:tcPr>
            <w:tcW w:w="3541" w:type="dxa"/>
            <w:vAlign w:val="top"/>
          </w:tcPr>
          <w:p w14:paraId="12DD38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38" w:author="咨询组" w:date="2025-10-15T17:22:58Z"/>
                <w:rFonts w:hint="eastAsia" w:ascii="仿宋" w:hAnsi="仿宋" w:eastAsia="仿宋" w:cs="仿宋"/>
                <w:spacing w:val="2"/>
                <w:sz w:val="31"/>
                <w:szCs w:val="31"/>
                <w:lang w:eastAsia="zh-CN"/>
              </w:rPr>
            </w:pPr>
            <w:del w:id="639" w:author="咨询组" w:date="2025-10-15T17:22:58Z">
              <w:r>
                <w:rPr>
                  <w:rFonts w:hint="eastAsia" w:ascii="仿宋" w:hAnsi="仿宋" w:eastAsia="仿宋" w:cs="仿宋"/>
                  <w:spacing w:val="2"/>
                  <w:sz w:val="31"/>
                  <w:szCs w:val="31"/>
                  <w:lang w:eastAsia="zh-CN"/>
                </w:rPr>
                <w:delText>财务自然年已发税前工资总额</w:delText>
              </w:r>
            </w:del>
          </w:p>
        </w:tc>
        <w:tc>
          <w:tcPr>
            <w:tcW w:w="3399" w:type="dxa"/>
            <w:vAlign w:val="top"/>
          </w:tcPr>
          <w:p w14:paraId="272B96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0" w:author="咨询组" w:date="2025-10-15T17:22:58Z"/>
                <w:rFonts w:hint="eastAsia" w:ascii="仿宋" w:hAnsi="仿宋" w:eastAsia="仿宋" w:cs="仿宋"/>
                <w:spacing w:val="2"/>
                <w:sz w:val="31"/>
                <w:szCs w:val="31"/>
                <w:lang w:eastAsia="zh-CN"/>
              </w:rPr>
            </w:pPr>
            <w:del w:id="641" w:author="咨询组" w:date="2025-10-15T17:22:58Z">
              <w:r>
                <w:rPr>
                  <w:rFonts w:hint="eastAsia" w:ascii="仿宋" w:hAnsi="仿宋" w:eastAsia="仿宋" w:cs="仿宋"/>
                  <w:spacing w:val="2"/>
                  <w:sz w:val="31"/>
                  <w:szCs w:val="31"/>
                  <w:lang w:eastAsia="zh-CN"/>
                </w:rPr>
                <w:delText>晋升或调薪说明</w:delText>
              </w:r>
            </w:del>
          </w:p>
        </w:tc>
      </w:tr>
      <w:tr w14:paraId="753F0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642" w:author="咨询组" w:date="2025-10-15T17:22:58Z"/>
        </w:trPr>
        <w:tc>
          <w:tcPr>
            <w:tcW w:w="2128" w:type="dxa"/>
            <w:vAlign w:val="top"/>
          </w:tcPr>
          <w:p w14:paraId="6C68A9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3" w:author="咨询组" w:date="2025-10-15T17:22:58Z"/>
                <w:rFonts w:hint="eastAsia" w:ascii="仿宋" w:hAnsi="仿宋" w:eastAsia="仿宋" w:cs="仿宋"/>
                <w:spacing w:val="2"/>
                <w:sz w:val="31"/>
                <w:szCs w:val="31"/>
                <w:lang w:eastAsia="zh-CN"/>
              </w:rPr>
            </w:pPr>
            <w:del w:id="644" w:author="咨询组" w:date="2025-10-15T17:22:58Z">
              <w:r>
                <w:rPr>
                  <w:rFonts w:hint="eastAsia" w:ascii="仿宋" w:hAnsi="仿宋" w:eastAsia="仿宋" w:cs="仿宋"/>
                  <w:spacing w:val="2"/>
                  <w:sz w:val="31"/>
                  <w:szCs w:val="31"/>
                  <w:lang w:eastAsia="zh-CN"/>
                </w:rPr>
                <w:delText>上年实发额</w:delText>
              </w:r>
            </w:del>
          </w:p>
        </w:tc>
        <w:tc>
          <w:tcPr>
            <w:tcW w:w="3541" w:type="dxa"/>
            <w:vAlign w:val="top"/>
          </w:tcPr>
          <w:p w14:paraId="289DA3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5" w:author="咨询组" w:date="2025-10-15T17:22:58Z"/>
                <w:rFonts w:hint="eastAsia" w:ascii="仿宋" w:hAnsi="仿宋" w:eastAsia="仿宋" w:cs="仿宋"/>
                <w:spacing w:val="2"/>
                <w:sz w:val="31"/>
                <w:szCs w:val="31"/>
                <w:lang w:eastAsia="zh-CN"/>
              </w:rPr>
            </w:pPr>
          </w:p>
        </w:tc>
        <w:tc>
          <w:tcPr>
            <w:tcW w:w="3399" w:type="dxa"/>
            <w:vAlign w:val="top"/>
          </w:tcPr>
          <w:p w14:paraId="076675B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6" w:author="咨询组" w:date="2025-10-15T17:22:58Z"/>
                <w:rFonts w:hint="eastAsia" w:ascii="仿宋" w:hAnsi="仿宋" w:eastAsia="仿宋" w:cs="仿宋"/>
                <w:spacing w:val="2"/>
                <w:sz w:val="31"/>
                <w:szCs w:val="31"/>
                <w:lang w:eastAsia="zh-CN"/>
              </w:rPr>
            </w:pPr>
          </w:p>
        </w:tc>
      </w:tr>
    </w:tbl>
    <w:p w14:paraId="659268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7" w:author="咨询组" w:date="2025-10-15T17:22:58Z"/>
          <w:rFonts w:hint="eastAsia" w:ascii="仿宋" w:hAnsi="仿宋" w:eastAsia="仿宋" w:cs="仿宋"/>
          <w:spacing w:val="2"/>
          <w:sz w:val="31"/>
          <w:szCs w:val="31"/>
          <w:lang w:eastAsia="zh-CN"/>
        </w:rPr>
      </w:pPr>
    </w:p>
    <w:p w14:paraId="06834E6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48"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8"/>
        <w:gridCol w:w="1819"/>
        <w:gridCol w:w="1708"/>
        <w:gridCol w:w="1705"/>
        <w:gridCol w:w="1708"/>
      </w:tblGrid>
      <w:tr w14:paraId="15CEA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649" w:author="咨询组" w:date="2025-10-15T17:22:58Z"/>
        </w:trPr>
        <w:tc>
          <w:tcPr>
            <w:tcW w:w="2128" w:type="dxa"/>
            <w:vAlign w:val="top"/>
          </w:tcPr>
          <w:p w14:paraId="363951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50" w:author="咨询组" w:date="2025-10-15T17:22:58Z"/>
                <w:rFonts w:hint="eastAsia" w:ascii="仿宋" w:hAnsi="仿宋" w:eastAsia="仿宋" w:cs="仿宋"/>
                <w:spacing w:val="2"/>
                <w:sz w:val="31"/>
                <w:szCs w:val="31"/>
                <w:lang w:eastAsia="zh-CN"/>
              </w:rPr>
            </w:pPr>
            <w:del w:id="651" w:author="咨询组" w:date="2025-10-15T17:22:58Z">
              <w:r>
                <w:rPr>
                  <w:rFonts w:hint="eastAsia" w:ascii="仿宋" w:hAnsi="仿宋" w:eastAsia="仿宋" w:cs="仿宋"/>
                  <w:spacing w:val="2"/>
                  <w:sz w:val="31"/>
                  <w:szCs w:val="31"/>
                  <w:lang w:eastAsia="zh-CN"/>
                </w:rPr>
                <w:delText>非现金性福利</w:delText>
              </w:r>
            </w:del>
          </w:p>
        </w:tc>
        <w:tc>
          <w:tcPr>
            <w:tcW w:w="1819" w:type="dxa"/>
            <w:vAlign w:val="top"/>
          </w:tcPr>
          <w:p w14:paraId="1B8C55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52" w:author="咨询组" w:date="2025-10-15T17:22:58Z"/>
                <w:rFonts w:hint="eastAsia" w:ascii="仿宋" w:hAnsi="仿宋" w:eastAsia="仿宋" w:cs="仿宋"/>
                <w:spacing w:val="2"/>
                <w:sz w:val="31"/>
                <w:szCs w:val="31"/>
                <w:lang w:eastAsia="zh-CN"/>
              </w:rPr>
            </w:pPr>
            <w:del w:id="653" w:author="咨询组" w:date="2025-10-15T17:22:58Z">
              <w:r>
                <w:rPr>
                  <w:rFonts w:hint="eastAsia" w:ascii="仿宋" w:hAnsi="仿宋" w:eastAsia="仿宋" w:cs="仿宋"/>
                  <w:spacing w:val="2"/>
                  <w:sz w:val="31"/>
                  <w:szCs w:val="31"/>
                  <w:lang w:eastAsia="zh-CN"/>
                </w:rPr>
                <w:delText>商业保险</w:delText>
              </w:r>
            </w:del>
          </w:p>
        </w:tc>
        <w:tc>
          <w:tcPr>
            <w:tcW w:w="1708" w:type="dxa"/>
            <w:vAlign w:val="top"/>
          </w:tcPr>
          <w:p w14:paraId="7C37E9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54" w:author="咨询组" w:date="2025-10-15T17:22:58Z"/>
                <w:rFonts w:hint="eastAsia" w:ascii="仿宋" w:hAnsi="仿宋" w:eastAsia="仿宋" w:cs="仿宋"/>
                <w:spacing w:val="2"/>
                <w:sz w:val="31"/>
                <w:szCs w:val="31"/>
                <w:lang w:eastAsia="zh-CN"/>
              </w:rPr>
            </w:pPr>
            <w:del w:id="655" w:author="咨询组" w:date="2025-10-15T17:22:58Z">
              <w:r>
                <w:rPr>
                  <w:rFonts w:hint="eastAsia" w:ascii="仿宋" w:hAnsi="仿宋" w:eastAsia="仿宋" w:cs="仿宋"/>
                  <w:spacing w:val="2"/>
                  <w:sz w:val="31"/>
                  <w:szCs w:val="31"/>
                  <w:lang w:eastAsia="zh-CN"/>
                </w:rPr>
                <w:delText>体检</w:delText>
              </w:r>
            </w:del>
          </w:p>
        </w:tc>
        <w:tc>
          <w:tcPr>
            <w:tcW w:w="1705" w:type="dxa"/>
            <w:vAlign w:val="top"/>
          </w:tcPr>
          <w:p w14:paraId="690885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56" w:author="咨询组" w:date="2025-10-15T17:22:58Z"/>
                <w:rFonts w:hint="eastAsia" w:ascii="仿宋" w:hAnsi="仿宋" w:eastAsia="仿宋" w:cs="仿宋"/>
                <w:spacing w:val="2"/>
                <w:sz w:val="31"/>
                <w:szCs w:val="31"/>
                <w:lang w:eastAsia="zh-CN"/>
              </w:rPr>
            </w:pPr>
            <w:del w:id="657" w:author="咨询组" w:date="2025-10-15T17:22:58Z">
              <w:r>
                <w:rPr>
                  <w:rFonts w:hint="eastAsia" w:ascii="仿宋" w:hAnsi="仿宋" w:eastAsia="仿宋" w:cs="仿宋"/>
                  <w:spacing w:val="2"/>
                  <w:sz w:val="31"/>
                  <w:szCs w:val="31"/>
                  <w:lang w:eastAsia="zh-CN"/>
                </w:rPr>
                <w:delText>宿舍</w:delText>
              </w:r>
            </w:del>
          </w:p>
        </w:tc>
        <w:tc>
          <w:tcPr>
            <w:tcW w:w="1708" w:type="dxa"/>
            <w:vAlign w:val="top"/>
          </w:tcPr>
          <w:p w14:paraId="7BD67B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58" w:author="咨询组" w:date="2025-10-15T17:22:58Z"/>
                <w:rFonts w:hint="eastAsia" w:ascii="仿宋" w:hAnsi="仿宋" w:eastAsia="仿宋" w:cs="仿宋"/>
                <w:spacing w:val="2"/>
                <w:sz w:val="31"/>
                <w:szCs w:val="31"/>
                <w:lang w:eastAsia="zh-CN"/>
              </w:rPr>
            </w:pPr>
            <w:del w:id="659" w:author="咨询组" w:date="2025-10-15T17:22:58Z">
              <w:r>
                <w:rPr>
                  <w:rFonts w:hint="eastAsia" w:ascii="仿宋" w:hAnsi="仿宋" w:eastAsia="仿宋" w:cs="仿宋"/>
                  <w:spacing w:val="2"/>
                  <w:sz w:val="31"/>
                  <w:szCs w:val="31"/>
                  <w:lang w:eastAsia="zh-CN"/>
                </w:rPr>
                <w:delText>…</w:delText>
              </w:r>
            </w:del>
          </w:p>
        </w:tc>
      </w:tr>
      <w:tr w14:paraId="70636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660" w:author="咨询组" w:date="2025-10-15T17:22:58Z"/>
        </w:trPr>
        <w:tc>
          <w:tcPr>
            <w:tcW w:w="2128" w:type="dxa"/>
            <w:vAlign w:val="top"/>
          </w:tcPr>
          <w:p w14:paraId="73A69D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1" w:author="咨询组" w:date="2025-10-15T17:22:58Z"/>
                <w:rFonts w:hint="eastAsia" w:ascii="仿宋" w:hAnsi="仿宋" w:eastAsia="仿宋" w:cs="仿宋"/>
                <w:spacing w:val="2"/>
                <w:sz w:val="31"/>
                <w:szCs w:val="31"/>
                <w:lang w:eastAsia="zh-CN"/>
              </w:rPr>
            </w:pPr>
            <w:del w:id="662" w:author="咨询组" w:date="2025-10-15T17:22:58Z">
              <w:r>
                <w:rPr>
                  <w:rFonts w:hint="eastAsia" w:ascii="仿宋" w:hAnsi="仿宋" w:eastAsia="仿宋" w:cs="仿宋"/>
                  <w:spacing w:val="2"/>
                  <w:sz w:val="31"/>
                  <w:szCs w:val="31"/>
                  <w:lang w:eastAsia="zh-CN"/>
                </w:rPr>
                <w:delText>福利标准</w:delText>
              </w:r>
            </w:del>
          </w:p>
        </w:tc>
        <w:tc>
          <w:tcPr>
            <w:tcW w:w="1819" w:type="dxa"/>
            <w:vAlign w:val="top"/>
          </w:tcPr>
          <w:p w14:paraId="096B0A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3" w:author="咨询组" w:date="2025-10-15T17:22:58Z"/>
                <w:rFonts w:hint="eastAsia" w:ascii="仿宋" w:hAnsi="仿宋" w:eastAsia="仿宋" w:cs="仿宋"/>
                <w:spacing w:val="2"/>
                <w:sz w:val="31"/>
                <w:szCs w:val="31"/>
                <w:lang w:eastAsia="zh-CN"/>
              </w:rPr>
            </w:pPr>
          </w:p>
        </w:tc>
        <w:tc>
          <w:tcPr>
            <w:tcW w:w="1708" w:type="dxa"/>
            <w:vAlign w:val="top"/>
          </w:tcPr>
          <w:p w14:paraId="4416987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4" w:author="咨询组" w:date="2025-10-15T17:22:58Z"/>
                <w:rFonts w:hint="eastAsia" w:ascii="仿宋" w:hAnsi="仿宋" w:eastAsia="仿宋" w:cs="仿宋"/>
                <w:spacing w:val="2"/>
                <w:sz w:val="31"/>
                <w:szCs w:val="31"/>
                <w:lang w:eastAsia="zh-CN"/>
              </w:rPr>
            </w:pPr>
          </w:p>
        </w:tc>
        <w:tc>
          <w:tcPr>
            <w:tcW w:w="1705" w:type="dxa"/>
            <w:vAlign w:val="top"/>
          </w:tcPr>
          <w:p w14:paraId="45DAD9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5" w:author="咨询组" w:date="2025-10-15T17:22:58Z"/>
                <w:rFonts w:hint="eastAsia" w:ascii="仿宋" w:hAnsi="仿宋" w:eastAsia="仿宋" w:cs="仿宋"/>
                <w:spacing w:val="2"/>
                <w:sz w:val="31"/>
                <w:szCs w:val="31"/>
                <w:lang w:eastAsia="zh-CN"/>
              </w:rPr>
            </w:pPr>
          </w:p>
        </w:tc>
        <w:tc>
          <w:tcPr>
            <w:tcW w:w="1708" w:type="dxa"/>
            <w:vAlign w:val="top"/>
          </w:tcPr>
          <w:p w14:paraId="008B90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6" w:author="咨询组" w:date="2025-10-15T17:22:58Z"/>
                <w:rFonts w:hint="eastAsia" w:ascii="仿宋" w:hAnsi="仿宋" w:eastAsia="仿宋" w:cs="仿宋"/>
                <w:spacing w:val="2"/>
                <w:sz w:val="31"/>
                <w:szCs w:val="31"/>
                <w:lang w:eastAsia="zh-CN"/>
              </w:rPr>
            </w:pPr>
          </w:p>
        </w:tc>
      </w:tr>
    </w:tbl>
    <w:p w14:paraId="107724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7" w:author="咨询组" w:date="2025-10-15T17:22:58Z"/>
          <w:rFonts w:hint="eastAsia" w:ascii="仿宋" w:hAnsi="仿宋" w:eastAsia="仿宋" w:cs="仿宋"/>
          <w:spacing w:val="2"/>
          <w:sz w:val="31"/>
          <w:szCs w:val="31"/>
          <w:lang w:eastAsia="zh-CN"/>
        </w:rPr>
      </w:pPr>
    </w:p>
    <w:p w14:paraId="59572AA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8" w:author="咨询组" w:date="2025-10-15T17:22:58Z"/>
          <w:rFonts w:hint="eastAsia" w:ascii="仿宋" w:hAnsi="仿宋" w:eastAsia="仿宋" w:cs="仿宋"/>
          <w:spacing w:val="2"/>
          <w:sz w:val="31"/>
          <w:szCs w:val="31"/>
          <w:lang w:eastAsia="zh-CN"/>
        </w:rPr>
      </w:pPr>
    </w:p>
    <w:p w14:paraId="50514C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69" w:author="咨询组" w:date="2025-10-15T17:22:58Z"/>
          <w:rFonts w:hint="eastAsia" w:ascii="仿宋" w:hAnsi="仿宋" w:eastAsia="仿宋" w:cs="仿宋"/>
          <w:spacing w:val="2"/>
          <w:sz w:val="31"/>
          <w:szCs w:val="31"/>
          <w:lang w:eastAsia="zh-CN"/>
        </w:rPr>
      </w:pPr>
    </w:p>
    <w:p w14:paraId="49BD20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0" w:author="咨询组" w:date="2025-10-15T17:22:58Z"/>
          <w:rFonts w:hint="eastAsia" w:ascii="仿宋" w:hAnsi="仿宋" w:eastAsia="仿宋" w:cs="仿宋"/>
          <w:spacing w:val="2"/>
          <w:sz w:val="31"/>
          <w:szCs w:val="31"/>
          <w:lang w:eastAsia="zh-CN"/>
        </w:rPr>
      </w:pPr>
    </w:p>
    <w:p w14:paraId="615D6EA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1" w:author="咨询组" w:date="2025-10-15T17:22:58Z"/>
          <w:rFonts w:hint="eastAsia" w:ascii="仿宋" w:hAnsi="仿宋" w:eastAsia="仿宋" w:cs="仿宋"/>
          <w:spacing w:val="2"/>
          <w:sz w:val="31"/>
          <w:szCs w:val="31"/>
          <w:lang w:eastAsia="zh-CN"/>
        </w:rPr>
      </w:pPr>
    </w:p>
    <w:p w14:paraId="194A58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2" w:author="咨询组" w:date="2025-10-15T17:22:58Z"/>
          <w:rFonts w:hint="eastAsia" w:ascii="仿宋" w:hAnsi="仿宋" w:eastAsia="仿宋" w:cs="仿宋"/>
          <w:spacing w:val="2"/>
          <w:sz w:val="31"/>
          <w:szCs w:val="31"/>
          <w:lang w:eastAsia="zh-CN"/>
        </w:rPr>
      </w:pPr>
      <w:del w:id="673" w:author="咨询组" w:date="2025-10-15T17:22:58Z">
        <w:r>
          <w:rPr>
            <w:rFonts w:hint="eastAsia" w:ascii="仿宋" w:hAnsi="仿宋" w:eastAsia="仿宋" w:cs="仿宋"/>
            <w:spacing w:val="2"/>
            <w:sz w:val="31"/>
            <w:szCs w:val="31"/>
            <w:lang w:eastAsia="zh-CN"/>
          </w:rPr>
          <w:delText>华润啤酒(控股) 有限公司 人力资源部</w:delText>
        </w:r>
      </w:del>
    </w:p>
    <w:p w14:paraId="1FCB08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4" w:author="咨询组" w:date="2025-10-15T17:22:58Z"/>
          <w:rFonts w:hint="eastAsia" w:ascii="仿宋" w:hAnsi="仿宋" w:eastAsia="仿宋" w:cs="仿宋"/>
          <w:spacing w:val="2"/>
          <w:sz w:val="31"/>
          <w:szCs w:val="31"/>
          <w:lang w:eastAsia="zh-CN"/>
        </w:rPr>
      </w:pPr>
      <w:del w:id="675" w:author="咨询组" w:date="2025-10-15T17:22:58Z">
        <w:r>
          <w:rPr>
            <w:rFonts w:hint="eastAsia" w:ascii="仿宋" w:hAnsi="仿宋" w:eastAsia="仿宋" w:cs="仿宋"/>
            <w:spacing w:val="2"/>
            <w:sz w:val="31"/>
            <w:szCs w:val="31"/>
            <w:lang w:eastAsia="zh-CN"/>
          </w:rPr>
          <w:delText>二○二 X 年 XX 月 XX 日</w:delText>
        </w:r>
      </w:del>
    </w:p>
    <w:p w14:paraId="6BF15A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6" w:author="咨询组" w:date="2025-10-15T17:22:58Z"/>
          <w:rFonts w:hint="eastAsia" w:ascii="仿宋" w:hAnsi="仿宋" w:eastAsia="仿宋" w:cs="仿宋"/>
          <w:spacing w:val="2"/>
          <w:sz w:val="31"/>
          <w:szCs w:val="31"/>
          <w:lang w:eastAsia="zh-CN"/>
        </w:rPr>
        <w:sectPr>
          <w:headerReference r:id="rId12" w:type="default"/>
          <w:footerReference r:id="rId13" w:type="default"/>
          <w:pgSz w:w="11907" w:h="16839"/>
          <w:pgMar w:top="1230" w:right="1389" w:bottom="901" w:left="1390" w:header="1216" w:footer="726" w:gutter="0"/>
          <w:cols w:space="0" w:num="1"/>
          <w:rtlGutter w:val="0"/>
          <w:docGrid w:linePitch="0" w:charSpace="0"/>
        </w:sectPr>
      </w:pPr>
    </w:p>
    <w:p w14:paraId="1E7DEE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77" w:author="咨询组" w:date="2025-10-15T17:22:58Z"/>
          <w:rFonts w:hint="eastAsia" w:ascii="仿宋" w:hAnsi="仿宋" w:eastAsia="仿宋" w:cs="仿宋"/>
          <w:spacing w:val="2"/>
          <w:sz w:val="31"/>
          <w:szCs w:val="31"/>
          <w:lang w:eastAsia="zh-CN"/>
        </w:rPr>
      </w:pPr>
      <w:del w:id="678" w:author="咨询组" w:date="2025-10-15T17:22:58Z">
        <w:r>
          <w:rPr>
            <w:rFonts w:hint="eastAsia" w:ascii="仿宋" w:hAnsi="仿宋" w:eastAsia="仿宋" w:cs="仿宋"/>
            <w:spacing w:val="2"/>
            <w:sz w:val="31"/>
            <w:szCs w:val="31"/>
            <w:lang w:eastAsia="zh-CN"/>
          </w:rPr>
          <w:drawing>
            <wp:anchor distT="0" distB="0" distL="0" distR="0" simplePos="0" relativeHeight="251666432"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17"/>
                      <a:stretch>
                        <a:fillRect/>
                      </a:stretch>
                    </pic:blipFill>
                    <pic:spPr>
                      <a:xfrm>
                        <a:off x="0" y="0"/>
                        <a:ext cx="1249679" cy="669035"/>
                      </a:xfrm>
                      <a:prstGeom prst="rect">
                        <a:avLst/>
                      </a:prstGeom>
                    </pic:spPr>
                  </pic:pic>
                </a:graphicData>
              </a:graphic>
            </wp:anchor>
          </w:drawing>
        </w:r>
      </w:del>
    </w:p>
    <w:p w14:paraId="568666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0" w:author="咨询组" w:date="2025-10-15T17:22:58Z"/>
          <w:rFonts w:hint="eastAsia" w:ascii="仿宋" w:hAnsi="仿宋" w:eastAsia="仿宋" w:cs="仿宋"/>
          <w:spacing w:val="2"/>
          <w:sz w:val="31"/>
          <w:szCs w:val="31"/>
          <w:lang w:eastAsia="zh-CN"/>
        </w:rPr>
      </w:pPr>
      <w:del w:id="681" w:author="咨询组" w:date="2025-10-15T17:22:58Z">
        <w:r>
          <w:rPr>
            <w:rFonts w:hint="eastAsia" w:ascii="仿宋" w:hAnsi="仿宋" w:eastAsia="仿宋" w:cs="仿宋"/>
            <w:spacing w:val="2"/>
            <w:sz w:val="31"/>
            <w:szCs w:val="31"/>
            <w:lang w:eastAsia="zh-CN"/>
          </w:rPr>
          <w:delText>附件 3：薪酬调整通知单</w:delText>
        </w:r>
      </w:del>
    </w:p>
    <w:p w14:paraId="2112ED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2" w:author="咨询组" w:date="2025-10-15T17:22:58Z"/>
          <w:rFonts w:hint="eastAsia" w:ascii="仿宋" w:hAnsi="仿宋" w:eastAsia="仿宋" w:cs="仿宋"/>
          <w:spacing w:val="2"/>
          <w:sz w:val="31"/>
          <w:szCs w:val="31"/>
          <w:lang w:eastAsia="zh-CN"/>
        </w:rPr>
      </w:pPr>
    </w:p>
    <w:p w14:paraId="1C9832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3" w:author="咨询组" w:date="2025-10-15T17:22:58Z"/>
          <w:rFonts w:hint="eastAsia" w:ascii="仿宋" w:hAnsi="仿宋" w:eastAsia="仿宋" w:cs="仿宋"/>
          <w:spacing w:val="2"/>
          <w:sz w:val="31"/>
          <w:szCs w:val="31"/>
          <w:lang w:eastAsia="zh-CN"/>
        </w:rPr>
      </w:pPr>
      <w:del w:id="684" w:author="咨询组" w:date="2025-10-15T17:22:58Z">
        <w:r>
          <w:rPr>
            <w:rFonts w:hint="eastAsia" w:ascii="仿宋" w:hAnsi="仿宋" w:eastAsia="仿宋" w:cs="仿宋"/>
            <w:spacing w:val="2"/>
            <w:sz w:val="31"/>
            <w:szCs w:val="31"/>
            <w:lang w:eastAsia="zh-CN"/>
          </w:rPr>
          <w:delText>薪酬调整通知单</w:delText>
        </w:r>
      </w:del>
    </w:p>
    <w:p w14:paraId="38075EF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5" w:author="咨询组" w:date="2025-10-15T17:22:58Z"/>
          <w:rFonts w:hint="eastAsia" w:ascii="仿宋" w:hAnsi="仿宋" w:eastAsia="仿宋" w:cs="仿宋"/>
          <w:spacing w:val="2"/>
          <w:sz w:val="31"/>
          <w:szCs w:val="31"/>
          <w:lang w:eastAsia="zh-CN"/>
        </w:rPr>
      </w:pPr>
    </w:p>
    <w:p w14:paraId="019D9C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6" w:author="咨询组" w:date="2025-10-15T17:22:58Z"/>
          <w:rFonts w:hint="eastAsia" w:ascii="仿宋" w:hAnsi="仿宋" w:eastAsia="仿宋" w:cs="仿宋"/>
          <w:spacing w:val="2"/>
          <w:sz w:val="31"/>
          <w:szCs w:val="31"/>
          <w:lang w:eastAsia="zh-CN"/>
        </w:rPr>
      </w:pPr>
    </w:p>
    <w:p w14:paraId="73783B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7" w:author="咨询组" w:date="2025-10-15T17:22:58Z"/>
          <w:rFonts w:hint="eastAsia" w:ascii="仿宋" w:hAnsi="仿宋" w:eastAsia="仿宋" w:cs="仿宋"/>
          <w:spacing w:val="2"/>
          <w:sz w:val="31"/>
          <w:szCs w:val="31"/>
          <w:lang w:eastAsia="zh-CN"/>
        </w:rPr>
      </w:pPr>
      <w:del w:id="688" w:author="咨询组" w:date="2025-10-15T17:22:58Z">
        <w:r>
          <w:rPr>
            <w:rFonts w:hint="eastAsia" w:ascii="仿宋" w:hAnsi="仿宋" w:eastAsia="仿宋" w:cs="仿宋"/>
            <w:spacing w:val="2"/>
            <w:sz w:val="31"/>
            <w:szCs w:val="31"/>
            <w:lang w:eastAsia="zh-CN"/>
          </w:rPr>
          <w:delText>×××， 您好！</w:delText>
        </w:r>
      </w:del>
    </w:p>
    <w:p w14:paraId="7FB4EE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89" w:author="咨询组" w:date="2025-10-15T17:22:58Z"/>
          <w:rFonts w:hint="eastAsia" w:ascii="仿宋" w:hAnsi="仿宋" w:eastAsia="仿宋" w:cs="仿宋"/>
          <w:spacing w:val="2"/>
          <w:sz w:val="31"/>
          <w:szCs w:val="31"/>
          <w:lang w:eastAsia="zh-CN"/>
        </w:rPr>
      </w:pPr>
      <w:del w:id="690" w:author="咨询组" w:date="2025-10-15T17:22:58Z">
        <w:r>
          <w:rPr>
            <w:rFonts w:hint="eastAsia" w:ascii="仿宋" w:hAnsi="仿宋" w:eastAsia="仿宋" w:cs="仿宋"/>
            <w:spacing w:val="2"/>
            <w:sz w:val="31"/>
            <w:szCs w:val="31"/>
            <w:lang w:eastAsia="zh-CN"/>
          </w:rPr>
          <w:delText>根据公司薪酬管理制度， 基于您【所任职务及过往绩效表现/职 务晋升/职务下降/职级晋升/职级下降/岗位调整】，经公司审批确</w:delText>
        </w:r>
      </w:del>
    </w:p>
    <w:p w14:paraId="45C5F75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91" w:author="咨询组" w:date="2025-10-15T17:22:58Z"/>
          <w:rFonts w:hint="eastAsia" w:ascii="仿宋" w:hAnsi="仿宋" w:eastAsia="仿宋" w:cs="仿宋"/>
          <w:spacing w:val="2"/>
          <w:sz w:val="31"/>
          <w:szCs w:val="31"/>
          <w:lang w:eastAsia="zh-CN"/>
        </w:rPr>
      </w:pPr>
      <w:del w:id="692" w:author="咨询组" w:date="2025-10-15T17:22:58Z">
        <w:r>
          <w:rPr>
            <w:rFonts w:hint="eastAsia" w:ascii="仿宋" w:hAnsi="仿宋" w:eastAsia="仿宋" w:cs="仿宋"/>
            <w:spacing w:val="2"/>
            <w:sz w:val="31"/>
            <w:szCs w:val="31"/>
            <w:lang w:eastAsia="zh-CN"/>
          </w:rPr>
          <w:delText>定，自【XX 年 XX 月 XX 日】起，您的薪酬标准调整如下：</w:delText>
        </w:r>
      </w:del>
    </w:p>
    <w:p w14:paraId="0732B4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93" w:author="咨询组" w:date="2025-10-15T17:22:58Z"/>
          <w:rFonts w:hint="eastAsia" w:ascii="仿宋" w:hAnsi="仿宋" w:eastAsia="仿宋" w:cs="仿宋"/>
          <w:spacing w:val="2"/>
          <w:sz w:val="31"/>
          <w:szCs w:val="31"/>
          <w:lang w:eastAsia="zh-CN"/>
        </w:rPr>
      </w:pPr>
      <w:del w:id="694" w:author="咨询组" w:date="2025-10-15T17:22:58Z">
        <w:r>
          <w:rPr>
            <w:rFonts w:hint="eastAsia" w:ascii="仿宋" w:hAnsi="仿宋" w:eastAsia="仿宋" w:cs="仿宋"/>
            <w:spacing w:val="2"/>
            <w:sz w:val="31"/>
            <w:szCs w:val="31"/>
            <w:lang w:eastAsia="zh-CN"/>
          </w:rPr>
          <w:delText>(单位：元)</w:delText>
        </w:r>
      </w:del>
    </w:p>
    <w:p w14:paraId="2EE421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95" w:author="咨询组" w:date="2025-10-15T17:22:58Z"/>
          <w:rFonts w:hint="eastAsia" w:ascii="仿宋" w:hAnsi="仿宋" w:eastAsia="仿宋" w:cs="仿宋"/>
          <w:spacing w:val="2"/>
          <w:sz w:val="31"/>
          <w:szCs w:val="31"/>
          <w:lang w:eastAsia="zh-CN"/>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00"/>
        <w:gridCol w:w="1294"/>
        <w:gridCol w:w="1295"/>
        <w:gridCol w:w="1293"/>
        <w:gridCol w:w="1295"/>
        <w:gridCol w:w="1293"/>
        <w:gridCol w:w="1298"/>
      </w:tblGrid>
      <w:tr w14:paraId="415F70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2" w:hRule="atLeast"/>
          <w:del w:id="696" w:author="咨询组" w:date="2025-10-15T17:22:58Z"/>
        </w:trPr>
        <w:tc>
          <w:tcPr>
            <w:tcW w:w="1300" w:type="dxa"/>
            <w:vAlign w:val="top"/>
          </w:tcPr>
          <w:p w14:paraId="7C3E54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97" w:author="咨询组" w:date="2025-10-15T17:22:58Z"/>
                <w:rFonts w:hint="eastAsia" w:ascii="仿宋" w:hAnsi="仿宋" w:eastAsia="仿宋" w:cs="仿宋"/>
                <w:spacing w:val="2"/>
                <w:sz w:val="31"/>
                <w:szCs w:val="31"/>
                <w:lang w:eastAsia="zh-CN"/>
              </w:rPr>
            </w:pPr>
            <w:del w:id="698" w:author="咨询组" w:date="2025-10-15T17:22:58Z">
              <w:r>
                <w:rPr>
                  <w:rFonts w:hint="eastAsia" w:ascii="仿宋" w:hAnsi="仿宋" w:eastAsia="仿宋" w:cs="仿宋"/>
                  <w:spacing w:val="2"/>
                  <w:sz w:val="31"/>
                  <w:szCs w:val="31"/>
                  <w:lang w:eastAsia="zh-CN"/>
                </w:rPr>
                <w:delText>薪酬标准</w:delText>
              </w:r>
            </w:del>
          </w:p>
        </w:tc>
        <w:tc>
          <w:tcPr>
            <w:tcW w:w="1294" w:type="dxa"/>
            <w:vAlign w:val="top"/>
          </w:tcPr>
          <w:p w14:paraId="635C14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699" w:author="咨询组" w:date="2025-10-15T17:22:58Z"/>
                <w:rFonts w:hint="eastAsia" w:ascii="仿宋" w:hAnsi="仿宋" w:eastAsia="仿宋" w:cs="仿宋"/>
                <w:spacing w:val="2"/>
                <w:sz w:val="31"/>
                <w:szCs w:val="31"/>
                <w:lang w:eastAsia="zh-CN"/>
              </w:rPr>
            </w:pPr>
            <w:del w:id="700" w:author="咨询组" w:date="2025-10-15T17:22:58Z">
              <w:r>
                <w:rPr>
                  <w:rFonts w:hint="eastAsia" w:ascii="仿宋" w:hAnsi="仿宋" w:eastAsia="仿宋" w:cs="仿宋"/>
                  <w:spacing w:val="2"/>
                  <w:sz w:val="31"/>
                  <w:szCs w:val="31"/>
                  <w:lang w:eastAsia="zh-CN"/>
                </w:rPr>
                <w:delText>月度基本 工资</w:delText>
              </w:r>
            </w:del>
          </w:p>
        </w:tc>
        <w:tc>
          <w:tcPr>
            <w:tcW w:w="1295" w:type="dxa"/>
            <w:vAlign w:val="top"/>
          </w:tcPr>
          <w:p w14:paraId="1E236A1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01" w:author="咨询组" w:date="2025-10-15T17:22:58Z"/>
                <w:rFonts w:hint="eastAsia" w:ascii="仿宋" w:hAnsi="仿宋" w:eastAsia="仿宋" w:cs="仿宋"/>
                <w:spacing w:val="2"/>
                <w:sz w:val="31"/>
                <w:szCs w:val="31"/>
                <w:lang w:eastAsia="zh-CN"/>
              </w:rPr>
            </w:pPr>
            <w:del w:id="702" w:author="咨询组" w:date="2025-10-15T17:22:58Z">
              <w:r>
                <w:rPr>
                  <w:rFonts w:hint="eastAsia" w:ascii="仿宋" w:hAnsi="仿宋" w:eastAsia="仿宋" w:cs="仿宋"/>
                  <w:spacing w:val="2"/>
                  <w:sz w:val="31"/>
                  <w:szCs w:val="31"/>
                  <w:lang w:eastAsia="zh-CN"/>
                </w:rPr>
                <w:delText>目标月度 奖金</w:delText>
              </w:r>
            </w:del>
          </w:p>
        </w:tc>
        <w:tc>
          <w:tcPr>
            <w:tcW w:w="1293" w:type="dxa"/>
            <w:vAlign w:val="top"/>
          </w:tcPr>
          <w:p w14:paraId="42A1BE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03" w:author="咨询组" w:date="2025-10-15T17:22:58Z"/>
                <w:rFonts w:hint="eastAsia" w:ascii="仿宋" w:hAnsi="仿宋" w:eastAsia="仿宋" w:cs="仿宋"/>
                <w:spacing w:val="2"/>
                <w:sz w:val="31"/>
                <w:szCs w:val="31"/>
                <w:lang w:eastAsia="zh-CN"/>
              </w:rPr>
            </w:pPr>
            <w:del w:id="704" w:author="咨询组" w:date="2025-10-15T17:22:58Z">
              <w:r>
                <w:rPr>
                  <w:rFonts w:hint="eastAsia" w:ascii="仿宋" w:hAnsi="仿宋" w:eastAsia="仿宋" w:cs="仿宋"/>
                  <w:spacing w:val="2"/>
                  <w:sz w:val="31"/>
                  <w:szCs w:val="31"/>
                  <w:lang w:eastAsia="zh-CN"/>
                </w:rPr>
                <w:delText>技能工资</w:delText>
              </w:r>
            </w:del>
          </w:p>
        </w:tc>
        <w:tc>
          <w:tcPr>
            <w:tcW w:w="1295" w:type="dxa"/>
            <w:vAlign w:val="top"/>
          </w:tcPr>
          <w:p w14:paraId="64AE63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05" w:author="咨询组" w:date="2025-10-15T17:22:58Z"/>
                <w:rFonts w:hint="eastAsia" w:ascii="仿宋" w:hAnsi="仿宋" w:eastAsia="仿宋" w:cs="仿宋"/>
                <w:spacing w:val="2"/>
                <w:sz w:val="31"/>
                <w:szCs w:val="31"/>
                <w:lang w:eastAsia="zh-CN"/>
              </w:rPr>
            </w:pPr>
            <w:del w:id="706" w:author="咨询组" w:date="2025-10-15T17:22:58Z">
              <w:r>
                <w:rPr>
                  <w:rFonts w:hint="eastAsia" w:ascii="仿宋" w:hAnsi="仿宋" w:eastAsia="仿宋" w:cs="仿宋"/>
                  <w:spacing w:val="2"/>
                  <w:sz w:val="31"/>
                  <w:szCs w:val="31"/>
                  <w:lang w:eastAsia="zh-CN"/>
                </w:rPr>
                <w:delText>目标年终 奖</w:delText>
              </w:r>
            </w:del>
          </w:p>
        </w:tc>
        <w:tc>
          <w:tcPr>
            <w:tcW w:w="1293" w:type="dxa"/>
            <w:vAlign w:val="top"/>
          </w:tcPr>
          <w:p w14:paraId="1D91267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07" w:author="咨询组" w:date="2025-10-15T17:22:58Z"/>
                <w:rFonts w:hint="eastAsia" w:ascii="仿宋" w:hAnsi="仿宋" w:eastAsia="仿宋" w:cs="仿宋"/>
                <w:spacing w:val="2"/>
                <w:sz w:val="31"/>
                <w:szCs w:val="31"/>
                <w:lang w:eastAsia="zh-CN"/>
              </w:rPr>
            </w:pPr>
            <w:del w:id="708" w:author="咨询组" w:date="2025-10-15T17:22:58Z">
              <w:r>
                <w:rPr>
                  <w:rFonts w:hint="eastAsia" w:ascii="仿宋" w:hAnsi="仿宋" w:eastAsia="仿宋" w:cs="仿宋"/>
                  <w:spacing w:val="2"/>
                  <w:sz w:val="31"/>
                  <w:szCs w:val="31"/>
                  <w:lang w:eastAsia="zh-CN"/>
                </w:rPr>
                <w:delText>年度目标 总现金</w:delText>
              </w:r>
            </w:del>
          </w:p>
        </w:tc>
        <w:tc>
          <w:tcPr>
            <w:tcW w:w="1298" w:type="dxa"/>
            <w:vAlign w:val="top"/>
          </w:tcPr>
          <w:p w14:paraId="381992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09" w:author="咨询组" w:date="2025-10-15T17:22:58Z"/>
                <w:rFonts w:hint="eastAsia" w:ascii="仿宋" w:hAnsi="仿宋" w:eastAsia="仿宋" w:cs="仿宋"/>
                <w:spacing w:val="2"/>
                <w:sz w:val="31"/>
                <w:szCs w:val="31"/>
                <w:lang w:eastAsia="zh-CN"/>
              </w:rPr>
            </w:pPr>
            <w:del w:id="710" w:author="咨询组" w:date="2025-10-15T17:22:58Z">
              <w:r>
                <w:rPr>
                  <w:rFonts w:hint="eastAsia" w:ascii="仿宋" w:hAnsi="仿宋" w:eastAsia="仿宋" w:cs="仿宋"/>
                  <w:spacing w:val="2"/>
                  <w:sz w:val="31"/>
                  <w:szCs w:val="31"/>
                  <w:lang w:eastAsia="zh-CN"/>
                </w:rPr>
                <w:delText>调薪比例</w:delText>
              </w:r>
            </w:del>
          </w:p>
        </w:tc>
      </w:tr>
      <w:tr w14:paraId="166AD5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711" w:author="咨询组" w:date="2025-10-15T17:22:58Z"/>
        </w:trPr>
        <w:tc>
          <w:tcPr>
            <w:tcW w:w="1300" w:type="dxa"/>
            <w:vAlign w:val="top"/>
          </w:tcPr>
          <w:p w14:paraId="71A05C3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2" w:author="咨询组" w:date="2025-10-15T17:22:58Z"/>
                <w:rFonts w:hint="eastAsia" w:ascii="仿宋" w:hAnsi="仿宋" w:eastAsia="仿宋" w:cs="仿宋"/>
                <w:spacing w:val="2"/>
                <w:sz w:val="31"/>
                <w:szCs w:val="31"/>
                <w:lang w:eastAsia="zh-CN"/>
              </w:rPr>
            </w:pPr>
            <w:del w:id="713" w:author="咨询组" w:date="2025-10-15T17:22:58Z">
              <w:r>
                <w:rPr>
                  <w:rFonts w:hint="eastAsia" w:ascii="仿宋" w:hAnsi="仿宋" w:eastAsia="仿宋" w:cs="仿宋"/>
                  <w:spacing w:val="2"/>
                  <w:sz w:val="31"/>
                  <w:szCs w:val="31"/>
                  <w:lang w:eastAsia="zh-CN"/>
                </w:rPr>
                <w:delText>调整前</w:delText>
              </w:r>
            </w:del>
          </w:p>
        </w:tc>
        <w:tc>
          <w:tcPr>
            <w:tcW w:w="1294" w:type="dxa"/>
            <w:vAlign w:val="top"/>
          </w:tcPr>
          <w:p w14:paraId="32150CA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4" w:author="咨询组" w:date="2025-10-15T17:22:58Z"/>
                <w:rFonts w:hint="eastAsia" w:ascii="仿宋" w:hAnsi="仿宋" w:eastAsia="仿宋" w:cs="仿宋"/>
                <w:spacing w:val="2"/>
                <w:sz w:val="31"/>
                <w:szCs w:val="31"/>
                <w:lang w:eastAsia="zh-CN"/>
              </w:rPr>
            </w:pPr>
          </w:p>
        </w:tc>
        <w:tc>
          <w:tcPr>
            <w:tcW w:w="1295" w:type="dxa"/>
            <w:vAlign w:val="top"/>
          </w:tcPr>
          <w:p w14:paraId="3075C97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5" w:author="咨询组" w:date="2025-10-15T17:22:58Z"/>
                <w:rFonts w:hint="eastAsia" w:ascii="仿宋" w:hAnsi="仿宋" w:eastAsia="仿宋" w:cs="仿宋"/>
                <w:spacing w:val="2"/>
                <w:sz w:val="31"/>
                <w:szCs w:val="31"/>
                <w:lang w:eastAsia="zh-CN"/>
              </w:rPr>
            </w:pPr>
          </w:p>
        </w:tc>
        <w:tc>
          <w:tcPr>
            <w:tcW w:w="1293" w:type="dxa"/>
            <w:vAlign w:val="top"/>
          </w:tcPr>
          <w:p w14:paraId="4ED86F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6" w:author="咨询组" w:date="2025-10-15T17:22:58Z"/>
                <w:rFonts w:hint="eastAsia" w:ascii="仿宋" w:hAnsi="仿宋" w:eastAsia="仿宋" w:cs="仿宋"/>
                <w:spacing w:val="2"/>
                <w:sz w:val="31"/>
                <w:szCs w:val="31"/>
                <w:lang w:eastAsia="zh-CN"/>
              </w:rPr>
            </w:pPr>
          </w:p>
        </w:tc>
        <w:tc>
          <w:tcPr>
            <w:tcW w:w="1295" w:type="dxa"/>
            <w:vAlign w:val="top"/>
          </w:tcPr>
          <w:p w14:paraId="39BD73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7" w:author="咨询组" w:date="2025-10-15T17:22:58Z"/>
                <w:rFonts w:hint="eastAsia" w:ascii="仿宋" w:hAnsi="仿宋" w:eastAsia="仿宋" w:cs="仿宋"/>
                <w:spacing w:val="2"/>
                <w:sz w:val="31"/>
                <w:szCs w:val="31"/>
                <w:lang w:eastAsia="zh-CN"/>
              </w:rPr>
            </w:pPr>
          </w:p>
        </w:tc>
        <w:tc>
          <w:tcPr>
            <w:tcW w:w="1293" w:type="dxa"/>
            <w:vAlign w:val="top"/>
          </w:tcPr>
          <w:p w14:paraId="2168AC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8" w:author="咨询组" w:date="2025-10-15T17:22:58Z"/>
                <w:rFonts w:hint="eastAsia" w:ascii="仿宋" w:hAnsi="仿宋" w:eastAsia="仿宋" w:cs="仿宋"/>
                <w:spacing w:val="2"/>
                <w:sz w:val="31"/>
                <w:szCs w:val="31"/>
                <w:lang w:eastAsia="zh-CN"/>
              </w:rPr>
            </w:pPr>
          </w:p>
        </w:tc>
        <w:tc>
          <w:tcPr>
            <w:tcW w:w="1298" w:type="dxa"/>
            <w:vMerge w:val="restart"/>
            <w:tcBorders>
              <w:bottom w:val="nil"/>
            </w:tcBorders>
            <w:vAlign w:val="top"/>
          </w:tcPr>
          <w:p w14:paraId="7CECDF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19" w:author="咨询组" w:date="2025-10-15T17:22:58Z"/>
                <w:rFonts w:hint="eastAsia" w:ascii="仿宋" w:hAnsi="仿宋" w:eastAsia="仿宋" w:cs="仿宋"/>
                <w:spacing w:val="2"/>
                <w:sz w:val="31"/>
                <w:szCs w:val="31"/>
                <w:lang w:eastAsia="zh-CN"/>
              </w:rPr>
            </w:pPr>
          </w:p>
        </w:tc>
      </w:tr>
      <w:tr w14:paraId="2CDA2B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del w:id="720" w:author="咨询组" w:date="2025-10-15T17:22:58Z"/>
        </w:trPr>
        <w:tc>
          <w:tcPr>
            <w:tcW w:w="1300" w:type="dxa"/>
            <w:vAlign w:val="top"/>
          </w:tcPr>
          <w:p w14:paraId="63B7BA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1" w:author="咨询组" w:date="2025-10-15T17:22:58Z"/>
                <w:rFonts w:hint="eastAsia" w:ascii="仿宋" w:hAnsi="仿宋" w:eastAsia="仿宋" w:cs="仿宋"/>
                <w:spacing w:val="2"/>
                <w:sz w:val="31"/>
                <w:szCs w:val="31"/>
                <w:lang w:eastAsia="zh-CN"/>
              </w:rPr>
            </w:pPr>
            <w:del w:id="722" w:author="咨询组" w:date="2025-10-15T17:22:58Z">
              <w:r>
                <w:rPr>
                  <w:rFonts w:hint="eastAsia" w:ascii="仿宋" w:hAnsi="仿宋" w:eastAsia="仿宋" w:cs="仿宋"/>
                  <w:spacing w:val="2"/>
                  <w:sz w:val="31"/>
                  <w:szCs w:val="31"/>
                  <w:lang w:eastAsia="zh-CN"/>
                </w:rPr>
                <w:delText>调整后</w:delText>
              </w:r>
            </w:del>
          </w:p>
        </w:tc>
        <w:tc>
          <w:tcPr>
            <w:tcW w:w="1294" w:type="dxa"/>
            <w:vAlign w:val="top"/>
          </w:tcPr>
          <w:p w14:paraId="16DBBE9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3" w:author="咨询组" w:date="2025-10-15T17:22:58Z"/>
                <w:rFonts w:hint="eastAsia" w:ascii="仿宋" w:hAnsi="仿宋" w:eastAsia="仿宋" w:cs="仿宋"/>
                <w:spacing w:val="2"/>
                <w:sz w:val="31"/>
                <w:szCs w:val="31"/>
                <w:lang w:eastAsia="zh-CN"/>
              </w:rPr>
            </w:pPr>
          </w:p>
        </w:tc>
        <w:tc>
          <w:tcPr>
            <w:tcW w:w="1295" w:type="dxa"/>
            <w:vAlign w:val="top"/>
          </w:tcPr>
          <w:p w14:paraId="7410EE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4" w:author="咨询组" w:date="2025-10-15T17:22:58Z"/>
                <w:rFonts w:hint="eastAsia" w:ascii="仿宋" w:hAnsi="仿宋" w:eastAsia="仿宋" w:cs="仿宋"/>
                <w:spacing w:val="2"/>
                <w:sz w:val="31"/>
                <w:szCs w:val="31"/>
                <w:lang w:eastAsia="zh-CN"/>
              </w:rPr>
            </w:pPr>
          </w:p>
        </w:tc>
        <w:tc>
          <w:tcPr>
            <w:tcW w:w="1293" w:type="dxa"/>
            <w:vAlign w:val="top"/>
          </w:tcPr>
          <w:p w14:paraId="3EDDB0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5" w:author="咨询组" w:date="2025-10-15T17:22:58Z"/>
                <w:rFonts w:hint="eastAsia" w:ascii="仿宋" w:hAnsi="仿宋" w:eastAsia="仿宋" w:cs="仿宋"/>
                <w:spacing w:val="2"/>
                <w:sz w:val="31"/>
                <w:szCs w:val="31"/>
                <w:lang w:eastAsia="zh-CN"/>
              </w:rPr>
            </w:pPr>
          </w:p>
        </w:tc>
        <w:tc>
          <w:tcPr>
            <w:tcW w:w="1295" w:type="dxa"/>
            <w:vAlign w:val="top"/>
          </w:tcPr>
          <w:p w14:paraId="42DE1C4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6" w:author="咨询组" w:date="2025-10-15T17:22:58Z"/>
                <w:rFonts w:hint="eastAsia" w:ascii="仿宋" w:hAnsi="仿宋" w:eastAsia="仿宋" w:cs="仿宋"/>
                <w:spacing w:val="2"/>
                <w:sz w:val="31"/>
                <w:szCs w:val="31"/>
                <w:lang w:eastAsia="zh-CN"/>
              </w:rPr>
            </w:pPr>
          </w:p>
        </w:tc>
        <w:tc>
          <w:tcPr>
            <w:tcW w:w="1293" w:type="dxa"/>
            <w:vAlign w:val="top"/>
          </w:tcPr>
          <w:p w14:paraId="275C234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7" w:author="咨询组" w:date="2025-10-15T17:22:58Z"/>
                <w:rFonts w:hint="eastAsia" w:ascii="仿宋" w:hAnsi="仿宋" w:eastAsia="仿宋" w:cs="仿宋"/>
                <w:spacing w:val="2"/>
                <w:sz w:val="31"/>
                <w:szCs w:val="31"/>
                <w:lang w:eastAsia="zh-CN"/>
              </w:rPr>
            </w:pPr>
          </w:p>
        </w:tc>
        <w:tc>
          <w:tcPr>
            <w:tcW w:w="1298" w:type="dxa"/>
            <w:vMerge w:val="continue"/>
            <w:tcBorders>
              <w:top w:val="nil"/>
            </w:tcBorders>
            <w:vAlign w:val="top"/>
          </w:tcPr>
          <w:p w14:paraId="3848CD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8" w:author="咨询组" w:date="2025-10-15T17:22:58Z"/>
                <w:rFonts w:hint="eastAsia" w:ascii="仿宋" w:hAnsi="仿宋" w:eastAsia="仿宋" w:cs="仿宋"/>
                <w:spacing w:val="2"/>
                <w:sz w:val="31"/>
                <w:szCs w:val="31"/>
                <w:lang w:eastAsia="zh-CN"/>
              </w:rPr>
            </w:pPr>
          </w:p>
        </w:tc>
      </w:tr>
    </w:tbl>
    <w:p w14:paraId="3A55B9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29" w:author="咨询组" w:date="2025-10-15T17:22:58Z"/>
          <w:rFonts w:hint="eastAsia" w:ascii="仿宋" w:hAnsi="仿宋" w:eastAsia="仿宋" w:cs="仿宋"/>
          <w:spacing w:val="2"/>
          <w:sz w:val="31"/>
          <w:szCs w:val="31"/>
          <w:lang w:eastAsia="zh-CN"/>
        </w:rPr>
      </w:pPr>
    </w:p>
    <w:p w14:paraId="7143924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0" w:author="咨询组" w:date="2025-10-15T17:22:58Z"/>
          <w:rFonts w:hint="eastAsia" w:ascii="仿宋" w:hAnsi="仿宋" w:eastAsia="仿宋" w:cs="仿宋"/>
          <w:spacing w:val="2"/>
          <w:sz w:val="31"/>
          <w:szCs w:val="31"/>
          <w:lang w:eastAsia="zh-CN"/>
        </w:rPr>
      </w:pPr>
    </w:p>
    <w:p w14:paraId="43ED85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1" w:author="咨询组" w:date="2025-10-15T17:22:58Z"/>
          <w:rFonts w:hint="eastAsia" w:ascii="仿宋" w:hAnsi="仿宋" w:eastAsia="仿宋" w:cs="仿宋"/>
          <w:spacing w:val="2"/>
          <w:sz w:val="31"/>
          <w:szCs w:val="31"/>
          <w:lang w:eastAsia="zh-CN"/>
        </w:rPr>
      </w:pPr>
      <w:del w:id="732" w:author="咨询组" w:date="2025-10-15T17:22:58Z">
        <w:r>
          <w:rPr>
            <w:rFonts w:hint="eastAsia" w:ascii="仿宋" w:hAnsi="仿宋" w:eastAsia="仿宋" w:cs="仿宋"/>
            <w:spacing w:val="2"/>
            <w:sz w:val="31"/>
            <w:szCs w:val="31"/>
            <w:lang w:eastAsia="zh-CN"/>
          </w:rPr>
          <w:delText>实际发放的奖金根据公司经营业绩、个人绩效及考勤情况确 定，具体按公司薪酬、绩效等相关制度的规定执行；津贴补贴标 准按公司员工福利管理制度相关规定执行。</w:delText>
        </w:r>
      </w:del>
    </w:p>
    <w:p w14:paraId="1DC9CA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3" w:author="咨询组" w:date="2025-10-15T17:22:58Z"/>
          <w:rFonts w:hint="eastAsia" w:ascii="仿宋" w:hAnsi="仿宋" w:eastAsia="仿宋" w:cs="仿宋"/>
          <w:spacing w:val="2"/>
          <w:sz w:val="31"/>
          <w:szCs w:val="31"/>
          <w:lang w:eastAsia="zh-CN"/>
        </w:rPr>
      </w:pPr>
      <w:del w:id="734" w:author="咨询组" w:date="2025-10-15T17:22:58Z">
        <w:r>
          <w:rPr>
            <w:rFonts w:hint="eastAsia" w:ascii="仿宋" w:hAnsi="仿宋" w:eastAsia="仿宋" w:cs="仿宋"/>
            <w:spacing w:val="2"/>
            <w:sz w:val="31"/>
            <w:szCs w:val="31"/>
            <w:lang w:eastAsia="zh-CN"/>
          </w:rPr>
          <w:delText>上述薪酬信息属于公司商业秘密， 仅限员工本人知晓，不得 传阅及与第三方交流。</w:delText>
        </w:r>
      </w:del>
    </w:p>
    <w:p w14:paraId="2804AB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5" w:author="咨询组" w:date="2025-10-15T17:22:58Z"/>
          <w:rFonts w:hint="eastAsia" w:ascii="仿宋" w:hAnsi="仿宋" w:eastAsia="仿宋" w:cs="仿宋"/>
          <w:spacing w:val="2"/>
          <w:sz w:val="31"/>
          <w:szCs w:val="31"/>
          <w:lang w:eastAsia="zh-CN"/>
        </w:rPr>
      </w:pPr>
      <w:del w:id="736" w:author="咨询组" w:date="2025-10-15T17:22:58Z">
        <w:r>
          <w:rPr>
            <w:rFonts w:hint="eastAsia" w:ascii="仿宋" w:hAnsi="仿宋" w:eastAsia="仿宋" w:cs="仿宋"/>
            <w:spacing w:val="2"/>
            <w:sz w:val="31"/>
            <w:szCs w:val="31"/>
            <w:lang w:eastAsia="zh-CN"/>
          </w:rPr>
          <w:delText>本通知作为劳动合同附件。</w:delText>
        </w:r>
      </w:del>
    </w:p>
    <w:p w14:paraId="43B74B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7" w:author="咨询组" w:date="2025-10-15T17:22:58Z"/>
          <w:rFonts w:hint="eastAsia" w:ascii="仿宋" w:hAnsi="仿宋" w:eastAsia="仿宋" w:cs="仿宋"/>
          <w:spacing w:val="2"/>
          <w:sz w:val="31"/>
          <w:szCs w:val="31"/>
          <w:lang w:eastAsia="zh-CN"/>
        </w:rPr>
      </w:pPr>
    </w:p>
    <w:p w14:paraId="13739C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8" w:author="咨询组" w:date="2025-10-15T17:22:58Z"/>
          <w:rFonts w:hint="eastAsia" w:ascii="仿宋" w:hAnsi="仿宋" w:eastAsia="仿宋" w:cs="仿宋"/>
          <w:spacing w:val="2"/>
          <w:sz w:val="31"/>
          <w:szCs w:val="31"/>
          <w:lang w:eastAsia="zh-CN"/>
        </w:rPr>
      </w:pPr>
    </w:p>
    <w:p w14:paraId="191AE8B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39" w:author="咨询组" w:date="2025-10-15T17:22:58Z"/>
          <w:rFonts w:hint="eastAsia" w:ascii="仿宋" w:hAnsi="仿宋" w:eastAsia="仿宋" w:cs="仿宋"/>
          <w:spacing w:val="2"/>
          <w:sz w:val="31"/>
          <w:szCs w:val="31"/>
          <w:lang w:eastAsia="zh-CN"/>
        </w:rPr>
      </w:pPr>
    </w:p>
    <w:p w14:paraId="297C7C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0" w:author="咨询组" w:date="2025-10-15T17:22:58Z"/>
          <w:rFonts w:hint="eastAsia" w:ascii="仿宋" w:hAnsi="仿宋" w:eastAsia="仿宋" w:cs="仿宋"/>
          <w:spacing w:val="2"/>
          <w:sz w:val="31"/>
          <w:szCs w:val="31"/>
          <w:lang w:eastAsia="zh-CN"/>
        </w:rPr>
      </w:pPr>
    </w:p>
    <w:p w14:paraId="25133F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1" w:author="咨询组" w:date="2025-10-15T17:22:58Z"/>
          <w:rFonts w:hint="eastAsia" w:ascii="仿宋" w:hAnsi="仿宋" w:eastAsia="仿宋" w:cs="仿宋"/>
          <w:spacing w:val="2"/>
          <w:sz w:val="31"/>
          <w:szCs w:val="31"/>
          <w:lang w:eastAsia="zh-CN"/>
        </w:rPr>
      </w:pPr>
    </w:p>
    <w:p w14:paraId="5CDD63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2" w:author="咨询组" w:date="2025-10-15T17:22:58Z"/>
          <w:rFonts w:hint="eastAsia" w:ascii="仿宋" w:hAnsi="仿宋" w:eastAsia="仿宋" w:cs="仿宋"/>
          <w:spacing w:val="2"/>
          <w:sz w:val="31"/>
          <w:szCs w:val="31"/>
          <w:lang w:eastAsia="zh-CN"/>
        </w:rPr>
      </w:pPr>
    </w:p>
    <w:p w14:paraId="6D8F21F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3" w:author="咨询组" w:date="2025-10-15T17:22:58Z"/>
          <w:rFonts w:hint="eastAsia" w:ascii="仿宋" w:hAnsi="仿宋" w:eastAsia="仿宋" w:cs="仿宋"/>
          <w:spacing w:val="2"/>
          <w:sz w:val="31"/>
          <w:szCs w:val="31"/>
          <w:lang w:eastAsia="zh-CN"/>
        </w:rPr>
      </w:pPr>
    </w:p>
    <w:p w14:paraId="0EC2BA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4" w:author="咨询组" w:date="2025-10-15T17:22:58Z"/>
          <w:rFonts w:hint="eastAsia" w:ascii="仿宋" w:hAnsi="仿宋" w:eastAsia="仿宋" w:cs="仿宋"/>
          <w:spacing w:val="2"/>
          <w:sz w:val="31"/>
          <w:szCs w:val="31"/>
          <w:lang w:eastAsia="zh-CN"/>
        </w:rPr>
      </w:pPr>
      <w:del w:id="745" w:author="咨询组" w:date="2025-10-15T17:22:58Z">
        <w:r>
          <w:rPr>
            <w:rFonts w:hint="eastAsia" w:ascii="仿宋" w:hAnsi="仿宋" w:eastAsia="仿宋" w:cs="仿宋"/>
            <w:spacing w:val="2"/>
            <w:sz w:val="31"/>
            <w:szCs w:val="31"/>
            <w:lang w:eastAsia="zh-CN"/>
          </w:rPr>
          <w:delText>员工：(签字)                 法人单位：(人力资源章)</w:delText>
        </w:r>
      </w:del>
    </w:p>
    <w:p w14:paraId="725ACD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6" w:author="咨询组" w:date="2025-10-15T17:22:58Z"/>
          <w:rFonts w:hint="eastAsia" w:ascii="仿宋" w:hAnsi="仿宋" w:eastAsia="仿宋" w:cs="仿宋"/>
          <w:spacing w:val="2"/>
          <w:sz w:val="31"/>
          <w:szCs w:val="31"/>
          <w:lang w:eastAsia="zh-CN"/>
        </w:rPr>
      </w:pPr>
    </w:p>
    <w:p w14:paraId="27FF138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7" w:author="咨询组" w:date="2025-10-15T17:22:58Z"/>
          <w:rFonts w:hint="eastAsia" w:ascii="仿宋" w:hAnsi="仿宋" w:eastAsia="仿宋" w:cs="仿宋"/>
          <w:spacing w:val="2"/>
          <w:sz w:val="31"/>
          <w:szCs w:val="31"/>
          <w:lang w:eastAsia="zh-CN"/>
        </w:rPr>
      </w:pPr>
    </w:p>
    <w:p w14:paraId="2876F55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del w:id="748" w:author="咨询组" w:date="2025-10-15T17:22:58Z">
        <w:r>
          <w:rPr>
            <w:rFonts w:hint="eastAsia" w:ascii="仿宋" w:hAnsi="仿宋" w:eastAsia="仿宋" w:cs="仿宋"/>
            <w:spacing w:val="2"/>
            <w:sz w:val="31"/>
            <w:szCs w:val="31"/>
            <w:lang w:eastAsia="zh-CN"/>
          </w:rPr>
          <w:delText>二○二 X 年 XX 月 XX 日                二○二 X 年 XX 月 XX 日</w:delText>
        </w:r>
      </w:del>
    </w:p>
    <w:sectPr>
      <w:headerReference r:id="rId14" w:type="default"/>
      <w:footerReference r:id="rId15" w:type="default"/>
      <w:pgSz w:w="11907" w:h="16839"/>
      <w:pgMar w:top="1230" w:right="1389" w:bottom="901" w:left="1390" w:header="1216" w:footer="726" w:gutter="0"/>
      <w:cols w:space="0" w:num="1"/>
      <w:rtlGutter w:val="0"/>
      <w:docGrid w:linePitch="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10-24T15:27:28Z" w:initials="咨询组">
    <w:p w14:paraId="26F34C36">
      <w:pPr>
        <w:pStyle w:val="2"/>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根据《关于下发华润啤酒2025年工资总额管控及薪酬管理细则的通知》进行修订。</w:t>
      </w:r>
    </w:p>
  </w:comment>
  <w:comment w:id="1" w:author="咨询组" w:date="2025-10-24T15:30:04Z" w:initials="咨询组">
    <w:p w14:paraId="5B431084">
      <w:pPr>
        <w:pStyle w:val="2"/>
      </w:pPr>
      <w:r>
        <w:rPr>
          <w:rFonts w:hint="eastAsia" w:ascii="仿宋" w:hAnsi="仿宋" w:eastAsia="仿宋" w:cs="仿宋"/>
          <w:sz w:val="15"/>
          <w:szCs w:val="15"/>
          <w:lang w:val="en-US" w:eastAsia="zh-CN"/>
        </w:rPr>
        <w:t>根据《关于下发华润啤酒2025年工资总额管控及薪酬管理细则的通知》进行修订。</w:t>
      </w:r>
    </w:p>
  </w:comment>
  <w:comment w:id="2" w:author="咨询组" w:date="2025-10-24T15:30:49Z" w:initials="咨询组">
    <w:p w14:paraId="6A292298">
      <w:pPr>
        <w:pStyle w:val="2"/>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根据《</w:t>
      </w:r>
      <w:r>
        <w:rPr>
          <w:rFonts w:hint="eastAsia" w:ascii="仿宋" w:hAnsi="仿宋" w:eastAsia="仿宋" w:cs="仿宋"/>
          <w:sz w:val="15"/>
          <w:szCs w:val="15"/>
        </w:rPr>
        <w:t>关于进一步明确部分岗位异动调薪规则的通知</w:t>
      </w:r>
      <w:r>
        <w:rPr>
          <w:rFonts w:hint="eastAsia" w:ascii="仿宋" w:hAnsi="仿宋" w:eastAsia="仿宋" w:cs="仿宋"/>
          <w:sz w:val="15"/>
          <w:szCs w:val="15"/>
          <w:lang w:eastAsia="zh-CN"/>
        </w:rPr>
        <w:t>》</w:t>
      </w:r>
      <w:r>
        <w:rPr>
          <w:rFonts w:hint="eastAsia" w:ascii="仿宋" w:hAnsi="仿宋" w:eastAsia="仿宋" w:cs="仿宋"/>
          <w:sz w:val="15"/>
          <w:szCs w:val="15"/>
          <w:lang w:val="en-US" w:eastAsia="zh-CN"/>
        </w:rPr>
        <w:t>补充此部分内容。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F34C36" w15:done="0"/>
  <w15:commentEx w15:paraId="5B431084" w15:done="0"/>
  <w15:commentEx w15:paraId="6A29229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9FCB0">
    <w:pPr>
      <w:spacing w:line="178" w:lineRule="auto"/>
      <w:ind w:left="4526"/>
      <w:rPr>
        <w:rFonts w:ascii="仿宋" w:hAnsi="仿宋" w:eastAsia="仿宋" w:cs="仿宋"/>
        <w:sz w:val="18"/>
        <w:szCs w:val="18"/>
      </w:rPr>
    </w:pPr>
    <w:r>
      <w:rPr>
        <w:rFonts w:ascii="仿宋" w:hAnsi="仿宋" w:eastAsia="仿宋" w:cs="仿宋"/>
        <w:sz w:val="18"/>
        <w:szCs w:val="18"/>
      </w:rPr>
      <w:t>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11896">
    <w:pPr>
      <w:spacing w:line="179" w:lineRule="auto"/>
      <w:ind w:left="4493"/>
      <w:rPr>
        <w:rFonts w:ascii="仿宋" w:hAnsi="仿宋" w:eastAsia="仿宋" w:cs="仿宋"/>
        <w:sz w:val="18"/>
        <w:szCs w:val="18"/>
      </w:rPr>
    </w:pPr>
    <w:r>
      <w:rPr>
        <w:rFonts w:ascii="仿宋" w:hAnsi="仿宋" w:eastAsia="仿宋" w:cs="仿宋"/>
        <w:spacing w:val="-6"/>
        <w:sz w:val="18"/>
        <w:szCs w:val="18"/>
      </w:rPr>
      <w:t>1</w:t>
    </w:r>
    <w:r>
      <w:rPr>
        <w:rFonts w:ascii="仿宋" w:hAnsi="仿宋" w:eastAsia="仿宋" w:cs="仿宋"/>
        <w:spacing w:val="-4"/>
        <w:sz w:val="18"/>
        <w:szCs w:val="18"/>
      </w:rPr>
      <w:t>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10599">
    <w:pPr>
      <w:spacing w:line="179" w:lineRule="auto"/>
      <w:ind w:left="4493"/>
      <w:rPr>
        <w:rFonts w:ascii="仿宋" w:hAnsi="仿宋" w:eastAsia="仿宋" w:cs="仿宋"/>
        <w:sz w:val="18"/>
        <w:szCs w:val="18"/>
      </w:rPr>
    </w:pPr>
    <w:r>
      <w:rPr>
        <w:rFonts w:ascii="仿宋" w:hAnsi="仿宋" w:eastAsia="仿宋" w:cs="仿宋"/>
        <w:spacing w:val="-6"/>
        <w:sz w:val="18"/>
        <w:szCs w:val="18"/>
      </w:rPr>
      <w:t>1</w:t>
    </w:r>
    <w:r>
      <w:rPr>
        <w:rFonts w:ascii="仿宋" w:hAnsi="仿宋" w:eastAsia="仿宋" w:cs="仿宋"/>
        <w:spacing w:val="-4"/>
        <w:sz w:val="18"/>
        <w:szCs w:val="18"/>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30D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CD6C8">
    <w:pPr>
      <w:spacing w:line="14" w:lineRule="exact"/>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81D39">
    <w:pPr>
      <w:spacing w:line="14" w:lineRule="exact"/>
      <w:rPr>
        <w:rFonts w:ascii="Arial"/>
        <w:sz w:val="2"/>
      </w:rPr>
    </w:pPr>
    <w:r>
      <w:pict>
        <v:rect id="_x0000_s2058" o:spid="_x0000_s2058" o:spt="1" style="position:absolute;left:0pt;margin-left:69.5pt;margin-top:60.8pt;height:0.75pt;width:447.55pt;mso-position-horizontal-relative:page;mso-position-vertical-relative:page;z-index:251661312;mso-width-relative:page;mso-height-relative:page;" fillcolor="#000000" filled="t" stroked="f" coordsize="21600,21600" o:allowincell="f">
          <v:path/>
          <v:fill on="t" focussize="0,0"/>
          <v:stroke on="f"/>
          <v:imagedata o:title=""/>
          <o:lock v:ext="edit"/>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C6481">
    <w:pPr>
      <w:spacing w:line="14" w:lineRule="exact"/>
      <w:rPr>
        <w:rFonts w:ascii="Arial"/>
        <w:sz w:val="2"/>
      </w:rPr>
    </w:pPr>
    <w:r>
      <w:pict>
        <v:rect id="_x0000_s2059" o:spid="_x0000_s2059" o:spt="1" style="position:absolute;left:0pt;margin-left:69.5pt;margin-top:60.8pt;height:0.75pt;width:447.55pt;mso-position-horizontal-relative:page;mso-position-vertical-relative:page;z-index:251662336;mso-width-relative:page;mso-height-relative:page;" fillcolor="#000000" filled="t" stroked="f" coordsize="21600,21600" o:allowincell="f">
          <v:path/>
          <v:fill on="t" focussize="0,0"/>
          <v:stroke on="f"/>
          <v:imagedata o:title=""/>
          <o:lock v:ext="edit"/>
        </v:rect>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449FF">
    <w:pPr>
      <w:spacing w:line="14" w:lineRule="exact"/>
      <w:rPr>
        <w:rFonts w:ascii="Arial"/>
        <w:sz w:val="2"/>
      </w:rPr>
    </w:pPr>
    <w:r>
      <w:pict>
        <v:rect id="_x0000_s2060" o:spid="_x0000_s2060" o:spt="1" style="position:absolute;left:0pt;margin-left:69.5pt;margin-top:60.8pt;height:0.75pt;width:447.55pt;mso-position-horizontal-relative:page;mso-position-vertical-relative:page;z-index:251663360;mso-width-relative:page;mso-height-relative:page;" fillcolor="#000000" filled="t" stroked="f" coordsize="21600,21600" o:allowincell="f">
          <v:path/>
          <v:fill on="t" focussize="0,0"/>
          <v:stroke on="f"/>
          <v:imagedata o:title=""/>
          <o:lock v:ext="edit"/>
        </v:rect>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E66E7">
    <w:pPr>
      <w:spacing w:line="14" w:lineRule="exact"/>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DE47E5"/>
    <w:rsid w:val="0211424D"/>
    <w:rsid w:val="0A753A95"/>
    <w:rsid w:val="0E1C24C7"/>
    <w:rsid w:val="15923763"/>
    <w:rsid w:val="172D3193"/>
    <w:rsid w:val="1ED44095"/>
    <w:rsid w:val="23137D3C"/>
    <w:rsid w:val="293B2135"/>
    <w:rsid w:val="36525498"/>
    <w:rsid w:val="3BFC4501"/>
    <w:rsid w:val="40E57B8D"/>
    <w:rsid w:val="44054428"/>
    <w:rsid w:val="4F5E6A84"/>
    <w:rsid w:val="538C38E3"/>
    <w:rsid w:val="561F5B57"/>
    <w:rsid w:val="57C7519A"/>
    <w:rsid w:val="59514EB3"/>
    <w:rsid w:val="6C8B53A2"/>
    <w:rsid w:val="72442685"/>
    <w:rsid w:val="727E4BBF"/>
    <w:rsid w:val="736D5D8A"/>
    <w:rsid w:val="73D47918"/>
    <w:rsid w:val="79A51F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List 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8"/>
    <customShpInfo spid="_x0000_s2059"/>
    <customShpInfo spid="_x0000_s20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10</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2023-12-26T11:19:00Z</dcterms:created>
  <dc:creator>Jiao Peng 焦鹏</dc:creator>
  <cp:lastModifiedBy>咨询组</cp:lastModifiedBy>
  <dcterms:modified xsi:type="dcterms:W3CDTF">2025-11-12T02:25:38Z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2025-10-15T11:28:40Z</vt:filetime>
  </property>
  <property fmtid="{D5CDD505-2E9C-101B-9397-08002B2CF9AE}" pid="4" name="KSOProductBuildVer">
    <vt:lpwstr>2052-12.8.2.19435</vt:lpwstr>
  </property>
  <property fmtid="{D5CDD505-2E9C-101B-9397-08002B2CF9AE}" pid="5" name="ICV">
    <vt:lpwstr>A77143B458C84F02BD493B5CCF760898_12</vt:lpwstr>
  </property>
</Properties>
</file>
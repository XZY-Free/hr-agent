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EF756">
      <w:pPr>
        <w:keepNext w:val="0"/>
        <w:keepLines w:val="0"/>
        <w:pageBreakBefore w:val="0"/>
        <w:widowControl/>
        <w:kinsoku w:val="0"/>
        <w:wordWrap/>
        <w:overflowPunct/>
        <w:topLinePunct w:val="0"/>
        <w:autoSpaceDE w:val="0"/>
        <w:autoSpaceDN w:val="0"/>
        <w:bidi w:val="0"/>
        <w:adjustRightInd w:val="0"/>
        <w:snapToGrid w:val="0"/>
        <w:spacing w:after="0" w:afterLines="50" w:line="238" w:lineRule="auto"/>
        <w:ind w:left="0"/>
        <w:jc w:val="center"/>
        <w:textAlignment w:val="baseline"/>
        <w:rPr>
          <w:rFonts w:hint="eastAsia" w:ascii="华文中宋" w:hAnsi="华文中宋" w:eastAsia="华文中宋" w:cs="华文中宋"/>
          <w:spacing w:val="-1"/>
          <w:sz w:val="36"/>
          <w:szCs w:val="36"/>
          <w:lang w:val="en-US" w:eastAsia="zh-CN"/>
        </w:rPr>
      </w:pPr>
      <w:r>
        <w:rPr>
          <w:rFonts w:ascii="华文中宋" w:hAnsi="华文中宋" w:eastAsia="华文中宋" w:cs="华文中宋"/>
          <w:spacing w:val="-2"/>
          <w:sz w:val="36"/>
          <w:szCs w:val="36"/>
        </w:rPr>
        <w:t>华润啤酒薪</w:t>
      </w:r>
      <w:r>
        <w:rPr>
          <w:rFonts w:ascii="华文中宋" w:hAnsi="华文中宋" w:eastAsia="华文中宋" w:cs="华文中宋"/>
          <w:spacing w:val="-1"/>
          <w:sz w:val="36"/>
          <w:szCs w:val="36"/>
        </w:rPr>
        <w:t>酬管理制度</w:t>
      </w:r>
      <w:r>
        <w:rPr>
          <w:rFonts w:hint="eastAsia" w:ascii="华文中宋" w:hAnsi="华文中宋" w:eastAsia="华文中宋" w:cs="华文中宋"/>
          <w:spacing w:val="-1"/>
          <w:sz w:val="36"/>
          <w:szCs w:val="36"/>
          <w:lang w:eastAsia="zh-CN"/>
        </w:rPr>
        <w:t>（华啤A03-12-人力23A）</w:t>
      </w:r>
    </w:p>
    <w:p w14:paraId="1705AB7F">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z w:val="31"/>
          <w:szCs w:val="31"/>
        </w:rPr>
      </w:pPr>
      <w:bookmarkStart w:id="0" w:name="_bookmark1"/>
      <w:bookmarkEnd w:id="0"/>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w:t>
      </w:r>
      <w:r>
        <w:rPr>
          <w:rFonts w:ascii="黑体" w:hAnsi="黑体" w:eastAsia="黑体" w:cs="黑体"/>
          <w:spacing w:val="6"/>
          <w:sz w:val="31"/>
          <w:szCs w:val="31"/>
        </w:rPr>
        <w:t>则</w:t>
      </w:r>
    </w:p>
    <w:p w14:paraId="1B6EC8D3">
      <w:pPr>
        <w:keepNext w:val="0"/>
        <w:keepLines w:val="0"/>
        <w:pageBreakBefore w:val="0"/>
        <w:widowControl/>
        <w:kinsoku w:val="0"/>
        <w:wordWrap/>
        <w:overflowPunct/>
        <w:topLinePunct w:val="0"/>
        <w:autoSpaceDE w:val="0"/>
        <w:autoSpaceDN w:val="0"/>
        <w:bidi w:val="0"/>
        <w:adjustRightInd w:val="0"/>
        <w:snapToGrid w:val="0"/>
        <w:spacing w:before="176" w:line="334" w:lineRule="auto"/>
        <w:ind w:left="48" w:firstLine="633"/>
        <w:textAlignment w:val="baseline"/>
        <w:rPr>
          <w:del w:id="0" w:author="咨询组" w:date="2025-10-15T13:29:40Z"/>
          <w:rFonts w:ascii="仿宋" w:hAnsi="仿宋" w:eastAsia="仿宋" w:cs="仿宋"/>
          <w:sz w:val="31"/>
          <w:szCs w:val="31"/>
        </w:rPr>
      </w:pPr>
      <w:del w:id="1" w:author="咨询组" w:date="2025-10-15T13:29:40Z">
        <w:r>
          <w:rPr>
            <w:rFonts w:ascii="黑体" w:hAnsi="黑体" w:eastAsia="黑体" w:cs="黑体"/>
            <w:spacing w:val="14"/>
            <w:sz w:val="31"/>
            <w:szCs w:val="31"/>
          </w:rPr>
          <w:delText>第一</w:delText>
        </w:r>
      </w:del>
      <w:del w:id="2" w:author="咨询组" w:date="2025-10-15T13:29:40Z">
        <w:r>
          <w:rPr>
            <w:rFonts w:ascii="黑体" w:hAnsi="黑体" w:eastAsia="黑体" w:cs="黑体"/>
            <w:spacing w:val="8"/>
            <w:sz w:val="31"/>
            <w:szCs w:val="31"/>
          </w:rPr>
          <w:delText>条</w:delText>
        </w:r>
      </w:del>
      <w:del w:id="3" w:author="咨询组" w:date="2025-10-15T13:29:40Z">
        <w:r>
          <w:rPr>
            <w:rFonts w:ascii="黑体" w:hAnsi="黑体" w:eastAsia="黑体" w:cs="黑体"/>
            <w:spacing w:val="7"/>
            <w:sz w:val="31"/>
            <w:szCs w:val="31"/>
          </w:rPr>
          <w:delText xml:space="preserve"> </w:delText>
        </w:r>
      </w:del>
      <w:del w:id="4" w:author="咨询组" w:date="2025-10-15T13:29:40Z">
        <w:r>
          <w:rPr>
            <w:rFonts w:ascii="仿宋" w:hAnsi="仿宋" w:eastAsia="仿宋" w:cs="仿宋"/>
            <w:spacing w:val="7"/>
            <w:sz w:val="31"/>
            <w:szCs w:val="31"/>
          </w:rPr>
          <w:delText>为践行“汇聚优秀人才、锻造卓越组织、成就酒业平</w:delText>
        </w:r>
      </w:del>
      <w:del w:id="5" w:author="咨询组" w:date="2025-10-15T13:29:40Z">
        <w:r>
          <w:rPr>
            <w:rFonts w:ascii="仿宋" w:hAnsi="仿宋" w:eastAsia="仿宋" w:cs="仿宋"/>
            <w:spacing w:val="-11"/>
            <w:sz w:val="31"/>
            <w:szCs w:val="31"/>
          </w:rPr>
          <w:delText>台”的人力资源使命，传递“勤奋、专业、成长”的员工价值理念</w:delText>
        </w:r>
      </w:del>
      <w:del w:id="6" w:author="咨询组" w:date="2025-10-15T13:29:40Z">
        <w:r>
          <w:rPr>
            <w:rFonts w:ascii="仿宋" w:hAnsi="仿宋" w:eastAsia="仿宋" w:cs="仿宋"/>
            <w:spacing w:val="-8"/>
            <w:sz w:val="31"/>
            <w:szCs w:val="31"/>
          </w:rPr>
          <w:delText>，</w:delText>
        </w:r>
      </w:del>
      <w:del w:id="7" w:author="咨询组" w:date="2025-10-15T13:29:40Z">
        <w:r>
          <w:rPr>
            <w:rFonts w:ascii="仿宋" w:hAnsi="仿宋" w:eastAsia="仿宋" w:cs="仿宋"/>
            <w:spacing w:val="-10"/>
            <w:sz w:val="31"/>
            <w:szCs w:val="31"/>
          </w:rPr>
          <w:delText>吸引和保</w:delText>
        </w:r>
      </w:del>
      <w:del w:id="8" w:author="咨询组" w:date="2025-10-15T13:29:40Z">
        <w:r>
          <w:rPr>
            <w:rFonts w:ascii="仿宋" w:hAnsi="仿宋" w:eastAsia="仿宋" w:cs="仿宋"/>
            <w:spacing w:val="-8"/>
            <w:sz w:val="31"/>
            <w:szCs w:val="31"/>
          </w:rPr>
          <w:delText>留</w:delText>
        </w:r>
      </w:del>
      <w:del w:id="9" w:author="咨询组" w:date="2025-10-15T13:29:40Z">
        <w:r>
          <w:rPr>
            <w:rFonts w:ascii="仿宋" w:hAnsi="仿宋" w:eastAsia="仿宋" w:cs="仿宋"/>
            <w:spacing w:val="-5"/>
            <w:sz w:val="31"/>
            <w:szCs w:val="31"/>
          </w:rPr>
          <w:delText>优秀人才，激励不断创造价值的员工，激发组织活力，</w:delText>
        </w:r>
      </w:del>
      <w:del w:id="10" w:author="咨询组" w:date="2025-10-15T13:29:40Z">
        <w:r>
          <w:rPr>
            <w:rFonts w:ascii="仿宋" w:hAnsi="仿宋" w:eastAsia="仿宋" w:cs="仿宋"/>
            <w:spacing w:val="4"/>
            <w:sz w:val="31"/>
            <w:szCs w:val="31"/>
          </w:rPr>
          <w:delText>激荡</w:delText>
        </w:r>
      </w:del>
      <w:del w:id="11" w:author="咨询组" w:date="2025-10-15T13:29:40Z">
        <w:r>
          <w:rPr>
            <w:rFonts w:ascii="仿宋" w:hAnsi="仿宋" w:eastAsia="仿宋" w:cs="仿宋"/>
            <w:spacing w:val="2"/>
            <w:sz w:val="31"/>
            <w:szCs w:val="31"/>
          </w:rPr>
          <w:delText>创新激情，助力战略达成，规范华润啤酒员工薪酬管理机制，</w:delText>
        </w:r>
      </w:del>
      <w:del w:id="12" w:author="咨询组" w:date="2025-10-15T13:29:40Z">
        <w:r>
          <w:rPr>
            <w:rFonts w:ascii="仿宋" w:hAnsi="仿宋" w:eastAsia="仿宋" w:cs="仿宋"/>
            <w:spacing w:val="4"/>
            <w:sz w:val="31"/>
            <w:szCs w:val="31"/>
          </w:rPr>
          <w:delText>结合华润啤酒实际，制订本制度</w:delText>
        </w:r>
      </w:del>
      <w:del w:id="13" w:author="咨询组" w:date="2025-10-15T13:29:40Z">
        <w:r>
          <w:rPr>
            <w:rFonts w:ascii="仿宋" w:hAnsi="仿宋" w:eastAsia="仿宋" w:cs="仿宋"/>
            <w:spacing w:val="2"/>
            <w:sz w:val="31"/>
            <w:szCs w:val="31"/>
          </w:rPr>
          <w:delText>。</w:delText>
        </w:r>
      </w:del>
    </w:p>
    <w:p w14:paraId="7E6A860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16" w:firstLineChars="200"/>
        <w:textAlignment w:val="baseline"/>
        <w:rPr>
          <w:rFonts w:hint="eastAsia" w:ascii="仿宋" w:hAnsi="仿宋" w:eastAsia="仿宋" w:cs="仿宋"/>
          <w:spacing w:val="2"/>
          <w:sz w:val="31"/>
          <w:szCs w:val="31"/>
          <w:lang w:eastAsia="zh-CN"/>
        </w:rPr>
      </w:pPr>
      <w:r>
        <w:rPr>
          <w:rFonts w:ascii="黑体" w:hAnsi="黑体" w:eastAsia="黑体" w:cs="黑体"/>
          <w:spacing w:val="24"/>
          <w:sz w:val="31"/>
          <w:szCs w:val="31"/>
        </w:rPr>
        <w:t>第</w:t>
      </w:r>
      <w:r>
        <w:rPr>
          <w:rFonts w:ascii="黑体" w:hAnsi="黑体" w:eastAsia="黑体" w:cs="黑体"/>
          <w:spacing w:val="20"/>
          <w:sz w:val="31"/>
          <w:szCs w:val="31"/>
        </w:rPr>
        <w:t>二</w:t>
      </w:r>
      <w:r>
        <w:rPr>
          <w:rFonts w:ascii="黑体" w:hAnsi="黑体" w:eastAsia="黑体" w:cs="黑体"/>
          <w:spacing w:val="12"/>
          <w:sz w:val="31"/>
          <w:szCs w:val="31"/>
        </w:rPr>
        <w:t>条</w:t>
      </w:r>
      <w:r>
        <w:rPr>
          <w:rFonts w:hint="eastAsia" w:ascii="黑体" w:hAnsi="黑体" w:eastAsia="黑体" w:cs="黑体"/>
          <w:spacing w:val="12"/>
          <w:sz w:val="31"/>
          <w:szCs w:val="31"/>
          <w:lang w:val="en-US" w:eastAsia="zh-CN"/>
        </w:rPr>
        <w:t xml:space="preserve"> </w:t>
      </w:r>
      <w:del w:id="14" w:author="咨询组" w:date="2025-10-15T13:29:53Z">
        <w:r>
          <w:rPr>
            <w:rFonts w:hint="eastAsia" w:ascii="仿宋" w:hAnsi="仿宋" w:eastAsia="仿宋" w:cs="仿宋"/>
            <w:spacing w:val="2"/>
            <w:sz w:val="31"/>
            <w:szCs w:val="31"/>
            <w:lang w:eastAsia="zh-CN"/>
          </w:rPr>
          <w:delText>本制度</w:delText>
        </w:r>
      </w:del>
      <w:ins w:id="15" w:author="咨询组" w:date="2025-10-15T13:29:53Z">
        <w:r>
          <w:rPr>
            <w:rFonts w:hint="eastAsia" w:ascii="仿宋" w:hAnsi="仿宋" w:eastAsia="仿宋" w:cs="仿宋"/>
            <w:spacing w:val="2"/>
            <w:sz w:val="31"/>
            <w:szCs w:val="31"/>
            <w:lang w:eastAsia="zh-CN"/>
          </w:rPr>
          <w:t>《</w:t>
        </w:r>
      </w:ins>
      <w:ins w:id="16" w:author="咨询组" w:date="2025-10-15T13:29:55Z">
        <w:r>
          <w:rPr>
            <w:rFonts w:hint="eastAsia" w:ascii="仿宋" w:hAnsi="仿宋" w:eastAsia="仿宋" w:cs="仿宋"/>
            <w:spacing w:val="2"/>
            <w:sz w:val="31"/>
            <w:szCs w:val="31"/>
            <w:lang w:val="en-US" w:eastAsia="zh-CN"/>
          </w:rPr>
          <w:t>华润啤酒</w:t>
        </w:r>
      </w:ins>
      <w:ins w:id="17" w:author="咨询组" w:date="2025-10-15T13:29:56Z">
        <w:r>
          <w:rPr>
            <w:rFonts w:hint="eastAsia" w:ascii="仿宋" w:hAnsi="仿宋" w:eastAsia="仿宋" w:cs="仿宋"/>
            <w:spacing w:val="2"/>
            <w:sz w:val="31"/>
            <w:szCs w:val="31"/>
            <w:lang w:val="en-US" w:eastAsia="zh-CN"/>
          </w:rPr>
          <w:t>薪酬</w:t>
        </w:r>
      </w:ins>
      <w:ins w:id="18" w:author="咨询组" w:date="2025-10-15T13:29:57Z">
        <w:r>
          <w:rPr>
            <w:rFonts w:hint="eastAsia" w:ascii="仿宋" w:hAnsi="仿宋" w:eastAsia="仿宋" w:cs="仿宋"/>
            <w:spacing w:val="2"/>
            <w:sz w:val="31"/>
            <w:szCs w:val="31"/>
            <w:lang w:val="en-US" w:eastAsia="zh-CN"/>
          </w:rPr>
          <w:t>管理制度</w:t>
        </w:r>
      </w:ins>
      <w:ins w:id="19" w:author="咨询组" w:date="2025-10-15T13:29:53Z">
        <w:r>
          <w:rPr>
            <w:rFonts w:hint="eastAsia" w:ascii="仿宋" w:hAnsi="仿宋" w:eastAsia="仿宋" w:cs="仿宋"/>
            <w:spacing w:val="2"/>
            <w:sz w:val="31"/>
            <w:szCs w:val="31"/>
            <w:lang w:eastAsia="zh-CN"/>
          </w:rPr>
          <w:t>》</w:t>
        </w:r>
      </w:ins>
      <w:r>
        <w:rPr>
          <w:rFonts w:hint="eastAsia" w:ascii="仿宋" w:hAnsi="仿宋" w:eastAsia="仿宋" w:cs="仿宋"/>
          <w:spacing w:val="2"/>
          <w:sz w:val="31"/>
          <w:szCs w:val="31"/>
          <w:lang w:eastAsia="zh-CN"/>
        </w:rPr>
        <w:t>适用于华润啤酒（控股）有限公司及其下属各级子公司、分公司正式员工。</w:t>
      </w:r>
    </w:p>
    <w:p w14:paraId="18BB50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hint="eastAsia" w:ascii="仿宋" w:hAnsi="仿宋" w:eastAsia="仿宋" w:cs="仿宋"/>
          <w:spacing w:val="2"/>
          <w:sz w:val="31"/>
          <w:szCs w:val="31"/>
          <w:lang w:eastAsia="zh-CN"/>
        </w:rPr>
      </w:pPr>
      <w:r>
        <w:rPr>
          <w:rFonts w:ascii="黑体" w:hAnsi="黑体" w:eastAsia="黑体" w:cs="黑体"/>
          <w:spacing w:val="8"/>
          <w:sz w:val="31"/>
          <w:szCs w:val="31"/>
        </w:rPr>
        <w:t>第三条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术语和定义</w:t>
      </w:r>
    </w:p>
    <w:p w14:paraId="05B9BA6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（一）干部及专业总监指华润啤酒直管干部、华润雪花下属单位直管干部、华润酒业直管干部、P6/P7专业总监、P7/P8专业岗。</w:t>
      </w:r>
    </w:p>
    <w:p w14:paraId="155F520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（二）经理级及基层员工指华润啤酒及其下属各级子公</w:t>
      </w:r>
      <w:r>
        <w:rPr>
          <w:rFonts w:hint="eastAsia" w:ascii="仿宋" w:hAnsi="仿宋" w:eastAsia="仿宋" w:cs="仿宋"/>
          <w:spacing w:val="2"/>
          <w:sz w:val="31"/>
          <w:szCs w:val="31"/>
          <w:lang w:val="en-US" w:eastAsia="zh-CN"/>
        </w:rPr>
        <w:t>司、</w:t>
      </w:r>
      <w:r>
        <w:rPr>
          <w:rFonts w:hint="eastAsia" w:ascii="仿宋" w:hAnsi="仿宋" w:eastAsia="仿宋" w:cs="仿宋"/>
          <w:spacing w:val="2"/>
          <w:sz w:val="31"/>
          <w:szCs w:val="31"/>
          <w:lang w:eastAsia="zh-CN"/>
        </w:rPr>
        <w:t>分公司经理级员工及专业类/业务类/运行类/辅助类员工。</w:t>
      </w:r>
    </w:p>
    <w:p w14:paraId="15FD5D0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（三）年度目标总现金由基本工资、技能工资、目标月/季度奖金、目标年终奖构成。</w:t>
      </w:r>
    </w:p>
    <w:p w14:paraId="27E9BE5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（四）计薪天数指用于计算薪酬的有效天数；标准计薪天数指周期内计算薪酬的天数总和，一般用月/季度日历天数减月/季度周休息日（不含法定节假日）。</w:t>
      </w:r>
    </w:p>
    <w:p w14:paraId="1291B7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0" w:firstLineChars="200"/>
        <w:textAlignment w:val="baseline"/>
        <w:rPr>
          <w:rFonts w:hint="eastAsia" w:ascii="仿宋" w:hAnsi="仿宋" w:eastAsia="仿宋" w:cs="仿宋"/>
          <w:spacing w:val="2"/>
          <w:sz w:val="31"/>
          <w:szCs w:val="31"/>
          <w:lang w:eastAsia="zh-CN"/>
        </w:rPr>
      </w:pPr>
      <w:r>
        <w:rPr>
          <w:rFonts w:ascii="黑体" w:hAnsi="黑体" w:eastAsia="黑体" w:cs="黑体"/>
          <w:spacing w:val="10"/>
          <w:sz w:val="31"/>
          <w:szCs w:val="31"/>
        </w:rPr>
        <w:t>第</w:t>
      </w:r>
      <w:r>
        <w:rPr>
          <w:rFonts w:ascii="黑体" w:hAnsi="黑体" w:eastAsia="黑体" w:cs="黑体"/>
          <w:spacing w:val="7"/>
          <w:sz w:val="31"/>
          <w:szCs w:val="31"/>
        </w:rPr>
        <w:t>四条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管理原则</w:t>
      </w:r>
    </w:p>
    <w:p w14:paraId="187F7F4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（一）按业绩付薪</w:t>
      </w:r>
    </w:p>
    <w:p w14:paraId="54BDAF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同等条件下，同岗位任职员工的业绩越好，薪酬水平越高。提倡员工立足本职、精通本职，不断对标、创标，持续提升工作业绩。</w:t>
      </w:r>
    </w:p>
    <w:p w14:paraId="1733534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（二）按岗位付薪</w:t>
      </w:r>
    </w:p>
    <w:p w14:paraId="7DFB3E6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岗位是承接公司战略与组织能力的基础单元，岗位价值评估是确定员工薪酬水平的基础。同等条件下，任职员工所在岗位的价值越大，薪酬水平越高。</w:t>
      </w:r>
    </w:p>
    <w:p w14:paraId="27CC32F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（三）按能力付薪</w:t>
      </w:r>
    </w:p>
    <w:p w14:paraId="6ECB8D5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同等条件下，同岗位任职员工能力与岗位要求匹配度越高，薪酬水平越高。匹配职业发展体系，建立配套薪酬管理机制，激励员工主动学习、持续提升专业能力，成为所在领域的专家，促进整体组织能力的提升。</w:t>
      </w:r>
    </w:p>
    <w:p w14:paraId="5FF6D88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（四）按市场付薪</w:t>
      </w:r>
    </w:p>
    <w:p w14:paraId="337E953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根据内外部劳动力市场和薪酬目标市场情况，公司制定薪酬水平和管理机制。公司通过定期获取市场薪酬数据、开展薪酬对标，并结合自身发展阶段、人才战略和付薪能力确定薪酬定位。</w:t>
      </w:r>
    </w:p>
    <w:p w14:paraId="356C6D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员工所在行业与地区的市场薪酬水平是确定相应岗位薪酬水平和结构的重要参考依据。确定员工合理薪酬水平还应综合考虑华润啤酒市场地位、发展阶段、人才策略及人工成本承受力等因素。</w:t>
      </w:r>
    </w:p>
    <w:p w14:paraId="0E06AD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（五）合规付薪</w:t>
      </w:r>
    </w:p>
    <w:p w14:paraId="414458B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员工的薪酬政策、制度、方案及个人所得税缴纳等均须符合国家与地区的相关法律法规及上级单位的相关管理规定。</w:t>
      </w:r>
    </w:p>
    <w:p w14:paraId="61D7846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6" w:firstLineChars="200"/>
        <w:textAlignment w:val="baseline"/>
        <w:rPr>
          <w:rFonts w:hint="eastAsia" w:ascii="仿宋" w:hAnsi="仿宋" w:eastAsia="仿宋" w:cs="仿宋"/>
          <w:spacing w:val="2"/>
          <w:sz w:val="31"/>
          <w:szCs w:val="31"/>
          <w:lang w:eastAsia="zh-CN"/>
        </w:rPr>
      </w:pPr>
      <w:r>
        <w:rPr>
          <w:rFonts w:ascii="黑体" w:hAnsi="黑体" w:eastAsia="黑体" w:cs="黑体"/>
          <w:spacing w:val="9"/>
          <w:sz w:val="31"/>
          <w:szCs w:val="31"/>
        </w:rPr>
        <w:t>第</w:t>
      </w:r>
      <w:r>
        <w:rPr>
          <w:rFonts w:ascii="黑体" w:hAnsi="黑体" w:eastAsia="黑体" w:cs="黑体"/>
          <w:spacing w:val="8"/>
          <w:sz w:val="31"/>
          <w:szCs w:val="31"/>
        </w:rPr>
        <w:t>五条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管理界面及定位</w:t>
      </w:r>
    </w:p>
    <w:p w14:paraId="732253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薪酬管理及定位遵循“统一管理、分级负责、人力资源共享中心执行”的原则，具体</w:t>
      </w:r>
      <w:ins w:id="20" w:author="咨询组" w:date="2025-10-16T15:56:14Z">
        <w:r>
          <w:rPr>
            <w:rFonts w:hint="eastAsia" w:ascii="仿宋" w:hAnsi="仿宋" w:eastAsia="仿宋" w:cs="仿宋"/>
            <w:spacing w:val="2"/>
            <w:sz w:val="31"/>
            <w:szCs w:val="31"/>
            <w:lang w:val="en-US" w:eastAsia="zh-CN"/>
          </w:rPr>
          <w:t>薪酬福利</w:t>
        </w:r>
      </w:ins>
      <w:ins w:id="21" w:author="咨询组" w:date="2025-10-16T15:56:15Z">
        <w:r>
          <w:rPr>
            <w:rFonts w:hint="eastAsia" w:ascii="仿宋" w:hAnsi="仿宋" w:eastAsia="仿宋" w:cs="仿宋"/>
            <w:spacing w:val="2"/>
            <w:sz w:val="31"/>
            <w:szCs w:val="31"/>
            <w:lang w:val="en-US" w:eastAsia="zh-CN"/>
          </w:rPr>
          <w:t>定位</w:t>
        </w:r>
      </w:ins>
      <w:ins w:id="22" w:author="咨询组" w:date="2025-10-16T15:56:17Z">
        <w:r>
          <w:rPr>
            <w:rFonts w:hint="eastAsia" w:ascii="仿宋" w:hAnsi="仿宋" w:eastAsia="仿宋" w:cs="仿宋"/>
            <w:spacing w:val="2"/>
            <w:sz w:val="31"/>
            <w:szCs w:val="31"/>
            <w:lang w:val="en-US" w:eastAsia="zh-CN"/>
          </w:rPr>
          <w:t>详见</w:t>
        </w:r>
      </w:ins>
      <w:ins w:id="23" w:author="咨询组" w:date="2025-10-16T15:56:18Z">
        <w:r>
          <w:rPr>
            <w:rFonts w:hint="eastAsia" w:ascii="仿宋" w:hAnsi="仿宋" w:eastAsia="仿宋" w:cs="仿宋"/>
            <w:spacing w:val="2"/>
            <w:sz w:val="31"/>
            <w:szCs w:val="31"/>
            <w:lang w:val="en-US" w:eastAsia="zh-CN"/>
          </w:rPr>
          <w:t>《</w:t>
        </w:r>
      </w:ins>
      <w:ins w:id="24" w:author="咨询组" w:date="2025-10-16T15:56:20Z">
        <w:r>
          <w:rPr>
            <w:rFonts w:hint="eastAsia" w:ascii="仿宋" w:hAnsi="仿宋" w:eastAsia="仿宋" w:cs="仿宋"/>
            <w:spacing w:val="2"/>
            <w:sz w:val="31"/>
            <w:szCs w:val="31"/>
            <w:lang w:val="en-US" w:eastAsia="zh-CN"/>
          </w:rPr>
          <w:t>薪酬福利</w:t>
        </w:r>
      </w:ins>
      <w:ins w:id="25" w:author="咨询组" w:date="2025-10-16T15:56:21Z">
        <w:r>
          <w:rPr>
            <w:rFonts w:hint="eastAsia" w:ascii="仿宋" w:hAnsi="仿宋" w:eastAsia="仿宋" w:cs="仿宋"/>
            <w:spacing w:val="2"/>
            <w:sz w:val="31"/>
            <w:szCs w:val="31"/>
            <w:lang w:val="en-US" w:eastAsia="zh-CN"/>
          </w:rPr>
          <w:t>定位</w:t>
        </w:r>
      </w:ins>
      <w:ins w:id="26" w:author="咨询组" w:date="2025-10-16T15:56:22Z">
        <w:r>
          <w:rPr>
            <w:rFonts w:hint="eastAsia" w:ascii="仿宋" w:hAnsi="仿宋" w:eastAsia="仿宋" w:cs="仿宋"/>
            <w:spacing w:val="2"/>
            <w:sz w:val="31"/>
            <w:szCs w:val="31"/>
            <w:lang w:val="en-US" w:eastAsia="zh-CN"/>
          </w:rPr>
          <w:t>表</w:t>
        </w:r>
      </w:ins>
      <w:ins w:id="27" w:author="咨询组" w:date="2025-10-16T15:56:18Z">
        <w:r>
          <w:rPr>
            <w:rFonts w:hint="eastAsia" w:ascii="仿宋" w:hAnsi="仿宋" w:eastAsia="仿宋" w:cs="仿宋"/>
            <w:spacing w:val="2"/>
            <w:sz w:val="31"/>
            <w:szCs w:val="31"/>
            <w:lang w:val="en-US" w:eastAsia="zh-CN"/>
          </w:rPr>
          <w:t>》</w:t>
        </w:r>
      </w:ins>
      <w:del w:id="28" w:author="咨询组" w:date="2025-10-16T15:56:10Z">
        <w:r>
          <w:rPr>
            <w:rFonts w:hint="eastAsia" w:ascii="仿宋" w:hAnsi="仿宋" w:eastAsia="仿宋" w:cs="仿宋"/>
            <w:spacing w:val="2"/>
            <w:sz w:val="31"/>
            <w:szCs w:val="31"/>
            <w:lang w:eastAsia="zh-CN"/>
          </w:rPr>
          <w:delText>薪酬管理界面、薪酬福利定位详见附件1，</w:delText>
        </w:r>
        <w:bookmarkStart w:id="1" w:name="_bookmark2"/>
        <w:bookmarkEnd w:id="1"/>
        <w:r>
          <w:rPr>
            <w:rFonts w:hint="eastAsia" w:ascii="仿宋" w:hAnsi="仿宋" w:eastAsia="仿宋" w:cs="仿宋"/>
            <w:spacing w:val="2"/>
            <w:sz w:val="31"/>
            <w:szCs w:val="31"/>
            <w:lang w:eastAsia="zh-CN"/>
          </w:rPr>
          <w:delText>管理界面及定位由华润啤酒人力资源部定期维护</w:delText>
        </w:r>
      </w:del>
      <w:r>
        <w:rPr>
          <w:rFonts w:hint="eastAsia" w:ascii="仿宋" w:hAnsi="仿宋" w:eastAsia="仿宋" w:cs="仿宋"/>
          <w:spacing w:val="2"/>
          <w:sz w:val="31"/>
          <w:szCs w:val="31"/>
          <w:lang w:eastAsia="zh-CN"/>
        </w:rPr>
        <w:t>。</w:t>
      </w:r>
    </w:p>
    <w:p w14:paraId="621F5F6A">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第二章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薪酬体系</w:t>
      </w:r>
    </w:p>
    <w:p w14:paraId="594C2E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13"/>
          <w:sz w:val="31"/>
          <w:szCs w:val="31"/>
        </w:rPr>
        <w:t>六</w:t>
      </w:r>
      <w:r>
        <w:rPr>
          <w:rFonts w:ascii="黑体" w:hAnsi="黑体" w:eastAsia="黑体" w:cs="黑体"/>
          <w:spacing w:val="7"/>
          <w:sz w:val="31"/>
          <w:szCs w:val="31"/>
        </w:rPr>
        <w:t>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华润啤酒倡导全面薪酬付薪理念。薪酬是公司为获得员工的服务而给予各种形式的报酬以及其他相关支出，包括基</w:t>
      </w:r>
      <w:r>
        <w:rPr>
          <w:rFonts w:hint="eastAsia" w:ascii="仿宋" w:hAnsi="仿宋" w:eastAsia="仿宋" w:cs="仿宋"/>
          <w:spacing w:val="2"/>
          <w:sz w:val="31"/>
          <w:szCs w:val="31"/>
          <w:lang w:val="en-US" w:eastAsia="zh-CN"/>
        </w:rPr>
        <w:t>本</w:t>
      </w:r>
      <w:r>
        <w:rPr>
          <w:rFonts w:hint="eastAsia" w:ascii="仿宋" w:hAnsi="仿宋" w:eastAsia="仿宋" w:cs="仿宋"/>
          <w:spacing w:val="2"/>
          <w:sz w:val="31"/>
          <w:szCs w:val="31"/>
          <w:lang w:eastAsia="zh-CN"/>
        </w:rPr>
        <w:t>工资、技能工资、津贴补贴、短期激励、中长期激励、员工福利和非物质报酬等。</w:t>
      </w:r>
    </w:p>
    <w:p w14:paraId="2F60D34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（一）基本工资</w:t>
      </w:r>
    </w:p>
    <w:p w14:paraId="70D0D10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基本工资是指根据员工岗位价值、个人能力和市场价格等因素确定的工资标准，按月度支付给员工的薪酬。基本工资与员工考勤情况挂钩。</w:t>
      </w:r>
    </w:p>
    <w:p w14:paraId="3E62DED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（二）技能工资</w:t>
      </w:r>
    </w:p>
    <w:p w14:paraId="2522258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技能工资是对员工技能水平的认可，引导员工主动学习技能。根据员工掌握的不同技能水平，确定不同等级的技能工资。技能工资与员工技能水平、考勤情况挂钩，通过定期评定，对员工的技能等级重新确定，定期调整技能工资，可增可减，甚至取消技能工资。</w:t>
      </w:r>
    </w:p>
    <w:p w14:paraId="3A6CD9E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（三）津贴补贴</w:t>
      </w:r>
    </w:p>
    <w:p w14:paraId="75E8554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津贴是为补偿员工在特殊条件下的劳动消耗而支付的薪酬；补贴是为补偿员工生活费额外支出而支付的薪酬，具体详见《员工福利管理制度》。</w:t>
      </w:r>
    </w:p>
    <w:p w14:paraId="309E460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（四）短期激励</w:t>
      </w:r>
    </w:p>
    <w:p w14:paraId="77E467F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短期激励是为鼓励员工达到或超越绩效目标而支付的当期激励薪酬，包括月度奖金、季度奖金、年终奖和特殊奖励。</w:t>
      </w:r>
    </w:p>
    <w:p w14:paraId="678DD9B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（五）中长期激励</w:t>
      </w:r>
    </w:p>
    <w:p w14:paraId="17761A2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华润啤酒中长期激励为任期激励，指为鼓励干部及专业总监、关键岗位员工长期、稳定地为华润啤酒服务、着眼于公司长期效益、实现公司战略目标而递延支付的薪酬。年度目标任期激励按本人年度目标总现金的一定比例及战略相关性系数确定。</w:t>
      </w:r>
    </w:p>
    <w:p w14:paraId="5244D4D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（六）员工福利</w:t>
      </w:r>
    </w:p>
    <w:p w14:paraId="137857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员工福利是为提供法定保障、支持经营活动正常开展、完善风险保障、提高工作及生活质量而提供的非现金性薪酬，包括法定福利、经营保障类福利、风险保障类福利、工作与生活类福利，具体详见《员工福利管理制度》。</w:t>
      </w:r>
    </w:p>
    <w:p w14:paraId="7CB59DA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（七）非物质报酬</w:t>
      </w:r>
    </w:p>
    <w:p w14:paraId="5FDAC7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非物质报酬是指为满足员工在安全、情感、尊重和自我实现等方面的需要而提供的非物质报酬，包括表扬、职业发展、员工关爱等形式。</w:t>
      </w:r>
    </w:p>
    <w:p w14:paraId="108FA6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0" w:firstLineChars="200"/>
        <w:textAlignment w:val="baseline"/>
        <w:rPr>
          <w:del w:id="29" w:author="咨询组" w:date="2025-10-15T13:50:59Z"/>
          <w:rFonts w:ascii="仿宋" w:hAnsi="仿宋" w:eastAsia="仿宋" w:cs="仿宋"/>
          <w:sz w:val="31"/>
          <w:szCs w:val="31"/>
        </w:rPr>
      </w:pPr>
      <w:del w:id="30" w:author="咨询组" w:date="2025-10-15T13:50:59Z">
        <w:r>
          <w:rPr>
            <w:rFonts w:ascii="黑体" w:hAnsi="黑体" w:eastAsia="黑体" w:cs="黑体"/>
            <w:spacing w:val="10"/>
            <w:sz w:val="31"/>
            <w:szCs w:val="31"/>
          </w:rPr>
          <w:delText>第</w:delText>
        </w:r>
      </w:del>
      <w:del w:id="31" w:author="咨询组" w:date="2025-10-15T13:50:59Z">
        <w:r>
          <w:rPr>
            <w:rFonts w:ascii="黑体" w:hAnsi="黑体" w:eastAsia="黑体" w:cs="黑体"/>
            <w:spacing w:val="7"/>
            <w:sz w:val="31"/>
            <w:szCs w:val="31"/>
          </w:rPr>
          <w:delText xml:space="preserve">七条 </w:delText>
        </w:r>
      </w:del>
      <w:del w:id="32" w:author="咨询组" w:date="2025-10-15T13:50:59Z">
        <w:r>
          <w:rPr>
            <w:rFonts w:ascii="仿宋" w:hAnsi="仿宋" w:eastAsia="仿宋" w:cs="仿宋"/>
            <w:spacing w:val="7"/>
            <w:sz w:val="31"/>
            <w:szCs w:val="31"/>
          </w:rPr>
          <w:delText>岗位矩阵</w:delText>
        </w:r>
      </w:del>
    </w:p>
    <w:p w14:paraId="05716E6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2" w:firstLineChars="200"/>
        <w:textAlignment w:val="baseline"/>
        <w:rPr>
          <w:del w:id="33" w:author="咨询组" w:date="2025-10-15T13:50:59Z"/>
          <w:rFonts w:ascii="仿宋" w:hAnsi="仿宋" w:eastAsia="仿宋" w:cs="仿宋"/>
          <w:sz w:val="31"/>
          <w:szCs w:val="31"/>
        </w:rPr>
      </w:pPr>
      <w:del w:id="34" w:author="咨询组" w:date="2025-10-15T13:50:59Z">
        <w:r>
          <w:rPr>
            <w:rFonts w:ascii="仿宋" w:hAnsi="仿宋" w:eastAsia="仿宋" w:cs="仿宋"/>
            <w:spacing w:val="13"/>
            <w:sz w:val="31"/>
            <w:szCs w:val="31"/>
          </w:rPr>
          <w:delText>华润啤酒岗位价值评估按照《华润集团岗位价值评估操作</w:delText>
        </w:r>
      </w:del>
      <w:del w:id="35" w:author="咨询组" w:date="2025-10-15T13:50:59Z">
        <w:r>
          <w:rPr>
            <w:rFonts w:ascii="仿宋" w:hAnsi="仿宋" w:eastAsia="仿宋" w:cs="仿宋"/>
            <w:spacing w:val="11"/>
            <w:sz w:val="31"/>
            <w:szCs w:val="31"/>
          </w:rPr>
          <w:delText>指</w:delText>
        </w:r>
      </w:del>
      <w:del w:id="36" w:author="咨询组" w:date="2025-10-15T13:50:59Z">
        <w:r>
          <w:rPr>
            <w:rFonts w:ascii="仿宋" w:hAnsi="仿宋" w:eastAsia="仿宋" w:cs="仿宋"/>
            <w:spacing w:val="14"/>
            <w:sz w:val="31"/>
            <w:szCs w:val="31"/>
          </w:rPr>
          <w:delText>引</w:delText>
        </w:r>
      </w:del>
      <w:del w:id="37" w:author="咨询组" w:date="2025-10-15T13:50:59Z">
        <w:r>
          <w:rPr>
            <w:rFonts w:ascii="仿宋" w:hAnsi="仿宋" w:eastAsia="仿宋" w:cs="仿宋"/>
            <w:spacing w:val="12"/>
            <w:sz w:val="31"/>
            <w:szCs w:val="31"/>
          </w:rPr>
          <w:delText>》执行。采用</w:delText>
        </w:r>
      </w:del>
      <w:del w:id="38" w:author="咨询组" w:date="2025-10-15T13:50:59Z">
        <w:r>
          <w:rPr>
            <w:rFonts w:ascii="Times New Roman" w:hAnsi="Times New Roman" w:eastAsia="Times New Roman" w:cs="Times New Roman"/>
            <w:spacing w:val="12"/>
            <w:sz w:val="31"/>
            <w:szCs w:val="31"/>
          </w:rPr>
          <w:delText>“</w:delText>
        </w:r>
      </w:del>
      <w:del w:id="39" w:author="咨询组" w:date="2025-10-15T13:50:59Z">
        <w:r>
          <w:rPr>
            <w:rFonts w:ascii="仿宋" w:hAnsi="仿宋" w:eastAsia="仿宋" w:cs="仿宋"/>
            <w:spacing w:val="12"/>
            <w:sz w:val="31"/>
            <w:szCs w:val="31"/>
          </w:rPr>
          <w:delText>国际岗位评估</w:delText>
        </w:r>
      </w:del>
      <w:del w:id="40" w:author="咨询组" w:date="2025-10-15T13:50:59Z">
        <w:r>
          <w:rPr>
            <w:rFonts w:hint="eastAsia" w:ascii="仿宋" w:hAnsi="仿宋" w:eastAsia="仿宋" w:cs="仿宋"/>
            <w:spacing w:val="12"/>
            <w:sz w:val="31"/>
            <w:szCs w:val="31"/>
            <w:lang w:eastAsia="zh-CN"/>
          </w:rPr>
          <w:delText>（</w:delText>
        </w:r>
      </w:del>
      <w:del w:id="41" w:author="咨询组" w:date="2025-10-15T13:50:59Z">
        <w:r>
          <w:rPr>
            <w:rFonts w:ascii="Times New Roman" w:hAnsi="Times New Roman" w:eastAsia="Times New Roman" w:cs="Times New Roman"/>
            <w:sz w:val="31"/>
            <w:szCs w:val="31"/>
          </w:rPr>
          <w:delText>IPE</w:delText>
        </w:r>
      </w:del>
      <w:del w:id="42" w:author="咨询组" w:date="2025-10-15T13:50:59Z">
        <w:r>
          <w:rPr>
            <w:rFonts w:hint="eastAsia" w:ascii="仿宋" w:hAnsi="仿宋" w:eastAsia="仿宋" w:cs="仿宋"/>
            <w:spacing w:val="12"/>
            <w:sz w:val="31"/>
            <w:szCs w:val="31"/>
            <w:lang w:eastAsia="zh-CN"/>
          </w:rPr>
          <w:delText>）</w:delText>
        </w:r>
      </w:del>
      <w:del w:id="43" w:author="咨询组" w:date="2025-10-15T13:50:59Z">
        <w:r>
          <w:rPr>
            <w:rFonts w:ascii="Times New Roman" w:hAnsi="Times New Roman" w:eastAsia="Times New Roman" w:cs="Times New Roman"/>
            <w:spacing w:val="12"/>
            <w:sz w:val="31"/>
            <w:szCs w:val="31"/>
          </w:rPr>
          <w:delText>”</w:delText>
        </w:r>
      </w:del>
      <w:del w:id="44" w:author="咨询组" w:date="2025-10-15T13:50:59Z">
        <w:r>
          <w:rPr>
            <w:rFonts w:ascii="仿宋" w:hAnsi="仿宋" w:eastAsia="仿宋" w:cs="仿宋"/>
            <w:spacing w:val="12"/>
            <w:sz w:val="31"/>
            <w:szCs w:val="31"/>
          </w:rPr>
          <w:delText>工具，按照影响、沟通、</w:delText>
        </w:r>
      </w:del>
      <w:del w:id="45" w:author="咨询组" w:date="2025-10-15T13:50:59Z">
        <w:r>
          <w:rPr>
            <w:rFonts w:ascii="仿宋" w:hAnsi="仿宋" w:eastAsia="仿宋" w:cs="仿宋"/>
            <w:spacing w:val="6"/>
            <w:sz w:val="31"/>
            <w:szCs w:val="31"/>
          </w:rPr>
          <w:delText>创新、知识等四个必选因素对岗位在组织内的相对价值进行评估</w:delText>
        </w:r>
      </w:del>
      <w:del w:id="46" w:author="咨询组" w:date="2025-10-15T13:50:59Z">
        <w:r>
          <w:rPr>
            <w:rFonts w:ascii="仿宋" w:hAnsi="仿宋" w:eastAsia="仿宋" w:cs="仿宋"/>
            <w:spacing w:val="4"/>
            <w:sz w:val="31"/>
            <w:szCs w:val="31"/>
          </w:rPr>
          <w:delText>。</w:delText>
        </w:r>
      </w:del>
      <w:del w:id="47" w:author="咨询组" w:date="2025-10-15T13:50:59Z">
        <w:r>
          <w:rPr>
            <w:rFonts w:ascii="仿宋" w:hAnsi="仿宋" w:eastAsia="仿宋" w:cs="仿宋"/>
            <w:spacing w:val="8"/>
            <w:sz w:val="31"/>
            <w:szCs w:val="31"/>
          </w:rPr>
          <w:delText>岗位价值评估的对象是岗位，与岗位上的任职者无直接关系。</w:delText>
        </w:r>
      </w:del>
    </w:p>
    <w:p w14:paraId="74FE9EA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12" w:firstLineChars="200"/>
        <w:textAlignment w:val="baseline"/>
        <w:rPr>
          <w:del w:id="48" w:author="咨询组" w:date="2025-10-15T13:50:59Z"/>
          <w:rFonts w:ascii="仿宋" w:hAnsi="仿宋" w:eastAsia="仿宋" w:cs="仿宋"/>
          <w:sz w:val="31"/>
          <w:szCs w:val="31"/>
        </w:rPr>
      </w:pPr>
      <w:del w:id="49" w:author="咨询组" w:date="2025-10-15T13:50:59Z">
        <w:r>
          <w:rPr>
            <w:rFonts w:ascii="仿宋" w:hAnsi="仿宋" w:eastAsia="仿宋" w:cs="仿宋"/>
            <w:spacing w:val="-2"/>
            <w:sz w:val="31"/>
            <w:szCs w:val="31"/>
          </w:rPr>
          <w:delText>岗位价值评估结果称为</w:delText>
        </w:r>
      </w:del>
      <w:del w:id="50" w:author="咨询组" w:date="2025-10-15T13:50:59Z">
        <w:r>
          <w:rPr>
            <w:rFonts w:ascii="Times New Roman" w:hAnsi="Times New Roman" w:eastAsia="Times New Roman" w:cs="Times New Roman"/>
            <w:spacing w:val="-2"/>
            <w:sz w:val="31"/>
            <w:szCs w:val="31"/>
          </w:rPr>
          <w:delText>“</w:delText>
        </w:r>
      </w:del>
      <w:del w:id="51" w:author="咨询组" w:date="2025-10-15T13:50:59Z">
        <w:r>
          <w:rPr>
            <w:rFonts w:ascii="仿宋" w:hAnsi="仿宋" w:eastAsia="仿宋" w:cs="仿宋"/>
            <w:spacing w:val="-2"/>
            <w:sz w:val="31"/>
            <w:szCs w:val="31"/>
          </w:rPr>
          <w:delText>岗位等级</w:delText>
        </w:r>
      </w:del>
      <w:del w:id="52" w:author="咨询组" w:date="2025-10-15T13:50:59Z">
        <w:r>
          <w:rPr>
            <w:rFonts w:hint="eastAsia" w:ascii="仿宋" w:hAnsi="仿宋" w:eastAsia="仿宋" w:cs="仿宋"/>
            <w:spacing w:val="-2"/>
            <w:sz w:val="31"/>
            <w:szCs w:val="31"/>
            <w:lang w:eastAsia="zh-CN"/>
          </w:rPr>
          <w:delText>（</w:delText>
        </w:r>
      </w:del>
      <w:del w:id="53" w:author="咨询组" w:date="2025-10-15T13:50:59Z">
        <w:r>
          <w:rPr>
            <w:rFonts w:ascii="Times New Roman" w:hAnsi="Times New Roman" w:eastAsia="Times New Roman" w:cs="Times New Roman"/>
            <w:sz w:val="31"/>
            <w:szCs w:val="31"/>
          </w:rPr>
          <w:delText>PC</w:delText>
        </w:r>
      </w:del>
      <w:del w:id="54" w:author="咨询组" w:date="2025-10-15T13:50:59Z">
        <w:r>
          <w:rPr>
            <w:rFonts w:hint="eastAsia" w:ascii="仿宋" w:hAnsi="仿宋" w:eastAsia="仿宋" w:cs="仿宋"/>
            <w:spacing w:val="-2"/>
            <w:sz w:val="31"/>
            <w:szCs w:val="31"/>
            <w:lang w:eastAsia="zh-CN"/>
          </w:rPr>
          <w:delText>）</w:delText>
        </w:r>
      </w:del>
      <w:del w:id="55" w:author="咨询组" w:date="2025-10-15T13:50:59Z">
        <w:r>
          <w:rPr>
            <w:rFonts w:ascii="Times New Roman" w:hAnsi="Times New Roman" w:eastAsia="Times New Roman" w:cs="Times New Roman"/>
            <w:spacing w:val="-2"/>
            <w:sz w:val="31"/>
            <w:szCs w:val="31"/>
          </w:rPr>
          <w:delText>”</w:delText>
        </w:r>
      </w:del>
      <w:del w:id="56" w:author="咨询组" w:date="2025-10-15T13:50:59Z">
        <w:r>
          <w:rPr>
            <w:rFonts w:hint="eastAsia" w:ascii="仿宋" w:hAnsi="仿宋" w:eastAsia="仿宋" w:cs="仿宋"/>
            <w:spacing w:val="-2"/>
            <w:sz w:val="31"/>
            <w:szCs w:val="31"/>
            <w:lang w:eastAsia="zh-CN"/>
          </w:rPr>
          <w:delText>（</w:delText>
        </w:r>
      </w:del>
      <w:del w:id="57" w:author="咨询组" w:date="2025-10-15T13:50:59Z">
        <w:r>
          <w:rPr>
            <w:rFonts w:ascii="仿宋" w:hAnsi="仿宋" w:eastAsia="仿宋" w:cs="仿宋"/>
            <w:spacing w:val="-2"/>
            <w:sz w:val="31"/>
            <w:szCs w:val="31"/>
          </w:rPr>
          <w:delText>简称“岗级”</w:delText>
        </w:r>
      </w:del>
      <w:del w:id="58" w:author="咨询组" w:date="2025-10-15T13:50:59Z">
        <w:r>
          <w:rPr>
            <w:rFonts w:hint="eastAsia" w:ascii="仿宋" w:hAnsi="仿宋" w:eastAsia="仿宋" w:cs="仿宋"/>
            <w:spacing w:val="-2"/>
            <w:sz w:val="31"/>
            <w:szCs w:val="31"/>
            <w:lang w:eastAsia="zh-CN"/>
          </w:rPr>
          <w:delText>）</w:delText>
        </w:r>
      </w:del>
      <w:del w:id="59" w:author="咨询组" w:date="2025-10-15T13:50:59Z">
        <w:r>
          <w:rPr>
            <w:rFonts w:ascii="仿宋" w:hAnsi="仿宋" w:eastAsia="仿宋" w:cs="仿宋"/>
            <w:spacing w:val="-2"/>
            <w:sz w:val="31"/>
            <w:szCs w:val="31"/>
          </w:rPr>
          <w:delText>，</w:delText>
        </w:r>
      </w:del>
      <w:del w:id="60" w:author="咨询组" w:date="2025-10-15T13:50:59Z">
        <w:r>
          <w:rPr>
            <w:rFonts w:ascii="仿宋" w:hAnsi="仿宋" w:eastAsia="仿宋" w:cs="仿宋"/>
            <w:spacing w:val="2"/>
            <w:sz w:val="31"/>
            <w:szCs w:val="31"/>
          </w:rPr>
          <w:delText>以岗位矩阵的形</w:delText>
        </w:r>
      </w:del>
      <w:del w:id="61" w:author="咨询组" w:date="2025-10-15T13:50:59Z">
        <w:r>
          <w:rPr>
            <w:rFonts w:ascii="仿宋" w:hAnsi="仿宋" w:eastAsia="仿宋" w:cs="仿宋"/>
            <w:spacing w:val="1"/>
            <w:sz w:val="31"/>
            <w:szCs w:val="31"/>
          </w:rPr>
          <w:delText>式展现。干部及专业总监岗位矩阵详见附件</w:delText>
        </w:r>
      </w:del>
      <w:del w:id="62" w:author="咨询组" w:date="2025-10-15T13:50:59Z">
        <w:r>
          <w:rPr>
            <w:rFonts w:ascii="Times New Roman" w:hAnsi="Times New Roman" w:eastAsia="Times New Roman" w:cs="Times New Roman"/>
            <w:spacing w:val="1"/>
            <w:sz w:val="31"/>
            <w:szCs w:val="31"/>
          </w:rPr>
          <w:delText>2</w:delText>
        </w:r>
      </w:del>
      <w:del w:id="63" w:author="咨询组" w:date="2025-10-15T13:50:59Z">
        <w:r>
          <w:rPr>
            <w:rFonts w:ascii="仿宋" w:hAnsi="仿宋" w:eastAsia="仿宋" w:cs="仿宋"/>
            <w:spacing w:val="1"/>
            <w:sz w:val="31"/>
            <w:szCs w:val="31"/>
          </w:rPr>
          <w:delText>、经</w:delText>
        </w:r>
      </w:del>
      <w:del w:id="64" w:author="咨询组" w:date="2025-10-15T13:50:59Z">
        <w:r>
          <w:rPr>
            <w:rFonts w:ascii="仿宋" w:hAnsi="仿宋" w:eastAsia="仿宋" w:cs="仿宋"/>
            <w:spacing w:val="4"/>
            <w:sz w:val="31"/>
            <w:szCs w:val="31"/>
          </w:rPr>
          <w:delText>理级及基层岗</w:delText>
        </w:r>
      </w:del>
      <w:del w:id="65" w:author="咨询组" w:date="2025-10-15T13:50:59Z">
        <w:r>
          <w:rPr>
            <w:rFonts w:ascii="仿宋" w:hAnsi="仿宋" w:eastAsia="仿宋" w:cs="仿宋"/>
            <w:spacing w:val="2"/>
            <w:sz w:val="31"/>
            <w:szCs w:val="31"/>
          </w:rPr>
          <w:delText>位矩阵详见附件</w:delText>
        </w:r>
      </w:del>
      <w:del w:id="66" w:author="咨询组" w:date="2025-10-15T13:50:59Z">
        <w:r>
          <w:rPr>
            <w:rFonts w:ascii="Times New Roman" w:hAnsi="Times New Roman" w:eastAsia="Times New Roman" w:cs="Times New Roman"/>
            <w:spacing w:val="2"/>
            <w:sz w:val="31"/>
            <w:szCs w:val="31"/>
          </w:rPr>
          <w:delText>3</w:delText>
        </w:r>
      </w:del>
      <w:del w:id="67" w:author="咨询组" w:date="2025-10-15T13:50:59Z">
        <w:r>
          <w:rPr>
            <w:rFonts w:ascii="仿宋" w:hAnsi="仿宋" w:eastAsia="仿宋" w:cs="仿宋"/>
            <w:spacing w:val="2"/>
            <w:sz w:val="31"/>
            <w:szCs w:val="31"/>
          </w:rPr>
          <w:delText>。</w:delText>
        </w:r>
      </w:del>
    </w:p>
    <w:p w14:paraId="545BA79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0" w:firstLineChars="200"/>
        <w:textAlignment w:val="baseline"/>
        <w:rPr>
          <w:del w:id="68" w:author="咨询组" w:date="2025-10-15T13:51:06Z"/>
          <w:rFonts w:ascii="仿宋" w:hAnsi="仿宋" w:eastAsia="仿宋" w:cs="仿宋"/>
          <w:sz w:val="31"/>
          <w:szCs w:val="31"/>
        </w:rPr>
      </w:pPr>
      <w:del w:id="69" w:author="咨询组" w:date="2025-10-15T13:51:06Z">
        <w:r>
          <w:rPr>
            <w:rFonts w:ascii="黑体" w:hAnsi="黑体" w:eastAsia="黑体" w:cs="黑体"/>
            <w:spacing w:val="10"/>
            <w:sz w:val="31"/>
            <w:szCs w:val="31"/>
          </w:rPr>
          <w:delText>第</w:delText>
        </w:r>
      </w:del>
      <w:del w:id="70" w:author="咨询组" w:date="2025-10-15T13:51:06Z">
        <w:r>
          <w:rPr>
            <w:rFonts w:ascii="黑体" w:hAnsi="黑体" w:eastAsia="黑体" w:cs="黑体"/>
            <w:spacing w:val="7"/>
            <w:sz w:val="31"/>
            <w:szCs w:val="31"/>
          </w:rPr>
          <w:delText xml:space="preserve">八条 </w:delText>
        </w:r>
      </w:del>
      <w:del w:id="71" w:author="咨询组" w:date="2025-10-15T13:51:06Z">
        <w:r>
          <w:rPr>
            <w:rFonts w:ascii="仿宋" w:hAnsi="仿宋" w:eastAsia="仿宋" w:cs="仿宋"/>
            <w:spacing w:val="7"/>
            <w:sz w:val="31"/>
            <w:szCs w:val="31"/>
          </w:rPr>
          <w:delText>薪酬矩阵</w:delText>
        </w:r>
      </w:del>
    </w:p>
    <w:p w14:paraId="25C5FAF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2" w:firstLineChars="200"/>
        <w:textAlignment w:val="baseline"/>
        <w:rPr>
          <w:del w:id="72" w:author="咨询组" w:date="2025-10-15T13:51:06Z"/>
          <w:rFonts w:ascii="仿宋" w:hAnsi="仿宋" w:eastAsia="仿宋" w:cs="仿宋"/>
          <w:sz w:val="31"/>
          <w:szCs w:val="31"/>
        </w:rPr>
      </w:pPr>
      <w:del w:id="73" w:author="咨询组" w:date="2025-10-15T13:51:06Z">
        <w:r>
          <w:rPr>
            <w:rFonts w:ascii="仿宋" w:hAnsi="仿宋" w:eastAsia="仿宋" w:cs="仿宋"/>
            <w:spacing w:val="13"/>
            <w:sz w:val="31"/>
            <w:szCs w:val="31"/>
          </w:rPr>
          <w:delText>薪酬矩阵基于岗位价值评估结果建立，是对岗位价值的付薪</w:delText>
        </w:r>
      </w:del>
      <w:del w:id="74" w:author="咨询组" w:date="2025-10-15T13:51:06Z">
        <w:r>
          <w:rPr>
            <w:rFonts w:ascii="仿宋" w:hAnsi="仿宋" w:eastAsia="仿宋" w:cs="仿宋"/>
            <w:spacing w:val="20"/>
            <w:sz w:val="31"/>
            <w:szCs w:val="31"/>
          </w:rPr>
          <w:delText>安排，使用岗位价值评估所得的评估结果</w:delText>
        </w:r>
      </w:del>
      <w:del w:id="75" w:author="咨询组" w:date="2025-10-15T13:51:06Z">
        <w:r>
          <w:rPr>
            <w:rFonts w:hint="eastAsia" w:ascii="仿宋" w:hAnsi="仿宋" w:eastAsia="仿宋" w:cs="仿宋"/>
            <w:spacing w:val="20"/>
            <w:sz w:val="31"/>
            <w:szCs w:val="31"/>
            <w:lang w:eastAsia="zh-CN"/>
          </w:rPr>
          <w:delText>（</w:delText>
        </w:r>
      </w:del>
      <w:del w:id="76" w:author="咨询组" w:date="2025-10-15T13:51:06Z">
        <w:r>
          <w:rPr>
            <w:rFonts w:ascii="Times New Roman" w:hAnsi="Times New Roman" w:eastAsia="Times New Roman" w:cs="Times New Roman"/>
            <w:sz w:val="31"/>
            <w:szCs w:val="31"/>
          </w:rPr>
          <w:delText>PC</w:delText>
        </w:r>
      </w:del>
      <w:del w:id="77" w:author="咨询组" w:date="2025-10-15T13:51:06Z">
        <w:r>
          <w:rPr>
            <w:rFonts w:hint="eastAsia" w:ascii="仿宋" w:hAnsi="仿宋" w:eastAsia="仿宋" w:cs="仿宋"/>
            <w:spacing w:val="20"/>
            <w:sz w:val="31"/>
            <w:szCs w:val="31"/>
            <w:lang w:eastAsia="zh-CN"/>
          </w:rPr>
          <w:delText>）</w:delText>
        </w:r>
      </w:del>
      <w:del w:id="78" w:author="咨询组" w:date="2025-10-15T13:51:06Z">
        <w:r>
          <w:rPr>
            <w:rFonts w:ascii="仿宋" w:hAnsi="仿宋" w:eastAsia="仿宋" w:cs="仿宋"/>
            <w:spacing w:val="20"/>
            <w:sz w:val="31"/>
            <w:szCs w:val="31"/>
          </w:rPr>
          <w:delText>作为</w:delText>
        </w:r>
      </w:del>
      <w:del w:id="79" w:author="咨询组" w:date="2025-10-15T13:51:06Z">
        <w:r>
          <w:rPr>
            <w:rFonts w:ascii="Times New Roman" w:hAnsi="Times New Roman" w:eastAsia="Times New Roman" w:cs="Times New Roman"/>
            <w:spacing w:val="20"/>
            <w:sz w:val="31"/>
            <w:szCs w:val="31"/>
          </w:rPr>
          <w:delText>“</w:delText>
        </w:r>
      </w:del>
      <w:del w:id="80" w:author="咨询组" w:date="2025-10-15T13:51:06Z">
        <w:r>
          <w:rPr>
            <w:rFonts w:ascii="仿宋" w:hAnsi="仿宋" w:eastAsia="仿宋" w:cs="仿宋"/>
            <w:spacing w:val="20"/>
            <w:sz w:val="31"/>
            <w:szCs w:val="31"/>
          </w:rPr>
          <w:delText>薪酬等级</w:delText>
        </w:r>
      </w:del>
      <w:del w:id="81" w:author="咨询组" w:date="2025-10-15T13:51:06Z">
        <w:r>
          <w:rPr>
            <w:rFonts w:ascii="Times New Roman" w:hAnsi="Times New Roman" w:eastAsia="Times New Roman" w:cs="Times New Roman"/>
            <w:spacing w:val="18"/>
            <w:sz w:val="31"/>
            <w:szCs w:val="31"/>
          </w:rPr>
          <w:delText>”</w:delText>
        </w:r>
      </w:del>
      <w:del w:id="82" w:author="咨询组" w:date="2025-10-15T13:51:06Z">
        <w:r>
          <w:rPr>
            <w:rFonts w:hint="eastAsia" w:ascii="仿宋" w:hAnsi="仿宋" w:eastAsia="仿宋" w:cs="仿宋"/>
            <w:spacing w:val="36"/>
            <w:sz w:val="31"/>
            <w:szCs w:val="31"/>
            <w:lang w:eastAsia="zh-CN"/>
          </w:rPr>
          <w:delText>（</w:delText>
        </w:r>
      </w:del>
      <w:del w:id="83" w:author="咨询组" w:date="2025-10-15T13:51:06Z">
        <w:r>
          <w:rPr>
            <w:rFonts w:ascii="仿宋" w:hAnsi="仿宋" w:eastAsia="仿宋" w:cs="仿宋"/>
            <w:spacing w:val="30"/>
            <w:sz w:val="31"/>
            <w:szCs w:val="31"/>
          </w:rPr>
          <w:delText>简称</w:delText>
        </w:r>
      </w:del>
      <w:del w:id="84" w:author="咨询组" w:date="2025-10-15T13:51:06Z">
        <w:r>
          <w:rPr>
            <w:rFonts w:ascii="Times New Roman" w:hAnsi="Times New Roman" w:eastAsia="Times New Roman" w:cs="Times New Roman"/>
            <w:spacing w:val="30"/>
            <w:sz w:val="31"/>
            <w:szCs w:val="31"/>
          </w:rPr>
          <w:delText>“</w:delText>
        </w:r>
      </w:del>
      <w:del w:id="85" w:author="咨询组" w:date="2025-10-15T13:51:06Z">
        <w:r>
          <w:rPr>
            <w:rFonts w:ascii="仿宋" w:hAnsi="仿宋" w:eastAsia="仿宋" w:cs="仿宋"/>
            <w:spacing w:val="30"/>
            <w:sz w:val="31"/>
            <w:szCs w:val="31"/>
          </w:rPr>
          <w:delText>薪级</w:delText>
        </w:r>
      </w:del>
      <w:del w:id="86" w:author="咨询组" w:date="2025-10-15T13:51:06Z">
        <w:r>
          <w:rPr>
            <w:rFonts w:ascii="Times New Roman" w:hAnsi="Times New Roman" w:eastAsia="Times New Roman" w:cs="Times New Roman"/>
            <w:spacing w:val="30"/>
            <w:sz w:val="31"/>
            <w:szCs w:val="31"/>
          </w:rPr>
          <w:delText>”</w:delText>
        </w:r>
      </w:del>
      <w:del w:id="87" w:author="咨询组" w:date="2025-10-15T13:51:06Z">
        <w:r>
          <w:rPr>
            <w:rFonts w:hint="eastAsia" w:ascii="仿宋" w:hAnsi="仿宋" w:eastAsia="仿宋" w:cs="仿宋"/>
            <w:spacing w:val="30"/>
            <w:sz w:val="31"/>
            <w:szCs w:val="31"/>
            <w:lang w:eastAsia="zh-CN"/>
          </w:rPr>
          <w:delText>）</w:delText>
        </w:r>
      </w:del>
      <w:del w:id="88" w:author="咨询组" w:date="2025-10-15T13:51:06Z">
        <w:r>
          <w:rPr>
            <w:rFonts w:ascii="仿宋" w:hAnsi="仿宋" w:eastAsia="仿宋" w:cs="仿宋"/>
            <w:spacing w:val="30"/>
            <w:sz w:val="31"/>
            <w:szCs w:val="31"/>
          </w:rPr>
          <w:delText>。</w:delText>
        </w:r>
      </w:del>
    </w:p>
    <w:p w14:paraId="570FD73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12" w:firstLineChars="200"/>
        <w:textAlignment w:val="baseline"/>
        <w:rPr>
          <w:del w:id="89" w:author="咨询组" w:date="2025-10-15T13:51:06Z"/>
          <w:rFonts w:ascii="仿宋" w:hAnsi="仿宋" w:eastAsia="仿宋" w:cs="仿宋"/>
          <w:sz w:val="31"/>
          <w:szCs w:val="31"/>
        </w:rPr>
      </w:pPr>
      <w:del w:id="90" w:author="咨询组" w:date="2025-10-15T13:51:06Z">
        <w:r>
          <w:rPr>
            <w:rFonts w:ascii="仿宋" w:hAnsi="仿宋" w:eastAsia="仿宋" w:cs="仿宋"/>
            <w:spacing w:val="23"/>
            <w:sz w:val="31"/>
            <w:szCs w:val="31"/>
          </w:rPr>
          <w:delText>每</w:delText>
        </w:r>
      </w:del>
      <w:del w:id="91" w:author="咨询组" w:date="2025-10-15T13:51:06Z">
        <w:r>
          <w:rPr>
            <w:rFonts w:ascii="仿宋" w:hAnsi="仿宋" w:eastAsia="仿宋" w:cs="仿宋"/>
            <w:spacing w:val="13"/>
            <w:sz w:val="31"/>
            <w:szCs w:val="31"/>
          </w:rPr>
          <w:delText>一个薪级划分为若干薪档，不同的档位匹配不同的薪酬标</w:delText>
        </w:r>
      </w:del>
      <w:del w:id="92" w:author="咨询组" w:date="2025-10-15T13:51:06Z">
        <w:r>
          <w:rPr>
            <w:rFonts w:ascii="仿宋" w:hAnsi="仿宋" w:eastAsia="仿宋" w:cs="仿宋"/>
            <w:spacing w:val="10"/>
            <w:sz w:val="31"/>
            <w:szCs w:val="31"/>
          </w:rPr>
          <w:delText>准</w:delText>
        </w:r>
      </w:del>
      <w:del w:id="93" w:author="咨询组" w:date="2025-10-15T13:51:06Z">
        <w:r>
          <w:rPr>
            <w:rFonts w:ascii="仿宋" w:hAnsi="仿宋" w:eastAsia="仿宋" w:cs="仿宋"/>
            <w:spacing w:val="5"/>
            <w:sz w:val="31"/>
            <w:szCs w:val="31"/>
          </w:rPr>
          <w:delText>。薪档的高低代表同一岗级不同员工能力等级和绩效表现差异。</w:delText>
        </w:r>
      </w:del>
      <w:del w:id="94" w:author="咨询组" w:date="2025-10-15T13:51:06Z">
        <w:r>
          <w:rPr>
            <w:rFonts w:ascii="仿宋" w:hAnsi="仿宋" w:eastAsia="仿宋" w:cs="仿宋"/>
            <w:spacing w:val="1"/>
            <w:sz w:val="31"/>
            <w:szCs w:val="31"/>
          </w:rPr>
          <w:delText>原则上，员工能力等级越高，绩</w:delText>
        </w:r>
      </w:del>
      <w:del w:id="95" w:author="咨询组" w:date="2025-10-15T13:51:06Z">
        <w:r>
          <w:rPr>
            <w:rFonts w:ascii="仿宋" w:hAnsi="仿宋" w:eastAsia="仿宋" w:cs="仿宋"/>
            <w:sz w:val="31"/>
            <w:szCs w:val="31"/>
          </w:rPr>
          <w:delText>效表现越好，薪档越高。</w:delText>
        </w:r>
      </w:del>
    </w:p>
    <w:p w14:paraId="32A2BC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548" w:firstLineChars="200"/>
        <w:textAlignment w:val="baseline"/>
        <w:rPr>
          <w:del w:id="96" w:author="咨询组" w:date="2025-10-15T13:51:06Z"/>
          <w:rFonts w:ascii="仿宋" w:hAnsi="仿宋" w:eastAsia="仿宋" w:cs="仿宋"/>
          <w:sz w:val="31"/>
          <w:szCs w:val="31"/>
        </w:rPr>
      </w:pPr>
      <w:del w:id="97" w:author="咨询组" w:date="2025-10-15T13:51:06Z">
        <w:r>
          <w:rPr>
            <w:rFonts w:ascii="仿宋" w:hAnsi="仿宋" w:eastAsia="仿宋" w:cs="仿宋"/>
            <w:spacing w:val="-18"/>
            <w:sz w:val="31"/>
            <w:szCs w:val="31"/>
          </w:rPr>
          <w:delText>华</w:delText>
        </w:r>
      </w:del>
      <w:del w:id="98" w:author="咨询组" w:date="2025-10-15T13:51:06Z">
        <w:r>
          <w:rPr>
            <w:rFonts w:ascii="仿宋" w:hAnsi="仿宋" w:eastAsia="仿宋" w:cs="仿宋"/>
            <w:spacing w:val="-17"/>
            <w:sz w:val="31"/>
            <w:szCs w:val="31"/>
          </w:rPr>
          <w:delText>润</w:delText>
        </w:r>
      </w:del>
      <w:del w:id="99" w:author="咨询组" w:date="2025-10-15T13:51:06Z">
        <w:r>
          <w:rPr>
            <w:rFonts w:ascii="仿宋" w:hAnsi="仿宋" w:eastAsia="仿宋" w:cs="仿宋"/>
            <w:spacing w:val="-9"/>
            <w:sz w:val="31"/>
            <w:szCs w:val="31"/>
          </w:rPr>
          <w:delText>啤酒基于确定的薪酬策略，以岗位类别为基础，设计了六</w:delText>
        </w:r>
      </w:del>
      <w:del w:id="100" w:author="咨询组" w:date="2025-10-15T13:51:06Z">
        <w:r>
          <w:rPr>
            <w:rFonts w:ascii="仿宋" w:hAnsi="仿宋" w:eastAsia="仿宋" w:cs="仿宋"/>
            <w:spacing w:val="2"/>
            <w:sz w:val="31"/>
            <w:szCs w:val="31"/>
          </w:rPr>
          <w:delText>类标准薪酬矩阵，分别适用于干部及专业总监、管</w:delText>
        </w:r>
      </w:del>
      <w:del w:id="101" w:author="咨询组" w:date="2025-10-15T13:51:06Z">
        <w:r>
          <w:rPr>
            <w:rFonts w:ascii="仿宋" w:hAnsi="仿宋" w:eastAsia="仿宋" w:cs="仿宋"/>
            <w:spacing w:val="1"/>
            <w:sz w:val="31"/>
            <w:szCs w:val="31"/>
          </w:rPr>
          <w:delText>理类</w:delText>
        </w:r>
      </w:del>
      <w:del w:id="102" w:author="咨询组" w:date="2025-10-15T13:51:06Z">
        <w:r>
          <w:rPr>
            <w:rFonts w:hint="eastAsia" w:ascii="仿宋" w:hAnsi="仿宋" w:eastAsia="仿宋" w:cs="仿宋"/>
            <w:spacing w:val="1"/>
            <w:sz w:val="31"/>
            <w:szCs w:val="31"/>
            <w:lang w:eastAsia="zh-CN"/>
          </w:rPr>
          <w:delText>（</w:delText>
        </w:r>
      </w:del>
      <w:del w:id="103" w:author="咨询组" w:date="2025-10-15T13:51:06Z">
        <w:r>
          <w:rPr>
            <w:rFonts w:ascii="仿宋" w:hAnsi="仿宋" w:eastAsia="仿宋" w:cs="仿宋"/>
            <w:spacing w:val="1"/>
            <w:sz w:val="31"/>
            <w:szCs w:val="31"/>
          </w:rPr>
          <w:delText>仅指经理</w:delText>
        </w:r>
      </w:del>
    </w:p>
    <w:p w14:paraId="3185888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04" w:author="咨询组" w:date="2025-10-15T13:51:06Z"/>
        </w:rPr>
        <w:sectPr>
          <w:pgSz w:w="11907" w:h="16839"/>
          <w:pgMar w:top="1230" w:right="1389" w:bottom="901" w:left="1390" w:header="1216" w:footer="726" w:gutter="0"/>
          <w:cols w:space="0" w:num="1"/>
          <w:rtlGutter w:val="0"/>
          <w:docGrid w:linePitch="0" w:charSpace="0"/>
        </w:sectPr>
      </w:pPr>
    </w:p>
    <w:p w14:paraId="04E88B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105" w:author="咨询组" w:date="2025-10-15T13:51:06Z"/>
          <w:rFonts w:ascii="Arial"/>
          <w:sz w:val="21"/>
        </w:rPr>
      </w:pPr>
      <w:del w:id="106" w:author="咨询组" w:date="2025-10-15T13:51:06Z">
        <w:r>
          <w:rPr/>
          <w:drawing>
            <wp:anchor distT="0" distB="0" distL="0" distR="0" simplePos="0" relativeHeight="251659264"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7" name="IM 7"/>
              <wp:cNvGraphicFramePr/>
              <a:graphic xmlns:a="http://schemas.openxmlformats.org/drawingml/2006/main">
                <a:graphicData uri="http://schemas.openxmlformats.org/drawingml/2006/picture">
                  <pic:pic xmlns:pic="http://schemas.openxmlformats.org/drawingml/2006/picture">
                    <pic:nvPicPr>
                      <pic:cNvPr id="7" name="IM 7"/>
                      <pic:cNvPicPr/>
                    </pic:nvPicPr>
                    <pic:blipFill>
                      <a:blip r:embed="rId6"/>
                      <a:stretch>
                        <a:fillRect/>
                      </a:stretch>
                    </pic:blipFill>
                    <pic:spPr>
                      <a:xfrm>
                        <a:off x="0" y="0"/>
                        <a:ext cx="1249679" cy="669035"/>
                      </a:xfrm>
                      <a:prstGeom prst="rect">
                        <a:avLst/>
                      </a:prstGeom>
                    </pic:spPr>
                  </pic:pic>
                </a:graphicData>
              </a:graphic>
            </wp:anchor>
          </w:drawing>
        </w:r>
      </w:del>
    </w:p>
    <w:p w14:paraId="6C734B5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2" w:firstLineChars="200"/>
        <w:textAlignment w:val="baseline"/>
        <w:rPr>
          <w:del w:id="108" w:author="咨询组" w:date="2025-10-15T13:51:06Z"/>
          <w:rFonts w:ascii="仿宋" w:hAnsi="仿宋" w:eastAsia="仿宋" w:cs="仿宋"/>
          <w:sz w:val="31"/>
          <w:szCs w:val="31"/>
        </w:rPr>
      </w:pPr>
      <w:del w:id="109" w:author="咨询组" w:date="2025-10-15T13:51:06Z">
        <w:r>
          <w:rPr>
            <w:rFonts w:ascii="仿宋" w:hAnsi="仿宋" w:eastAsia="仿宋" w:cs="仿宋"/>
            <w:spacing w:val="13"/>
            <w:sz w:val="31"/>
            <w:szCs w:val="31"/>
          </w:rPr>
          <w:delText>级</w:delText>
        </w:r>
      </w:del>
      <w:del w:id="110" w:author="咨询组" w:date="2025-10-15T13:51:06Z">
        <w:r>
          <w:rPr>
            <w:rFonts w:ascii="仿宋" w:hAnsi="仿宋" w:eastAsia="仿宋" w:cs="仿宋"/>
            <w:spacing w:val="8"/>
            <w:sz w:val="31"/>
            <w:szCs w:val="31"/>
          </w:rPr>
          <w:delText>员工</w:delText>
        </w:r>
      </w:del>
      <w:del w:id="111" w:author="咨询组" w:date="2025-10-15T13:51:06Z">
        <w:r>
          <w:rPr>
            <w:rFonts w:ascii="Times New Roman" w:hAnsi="Times New Roman" w:eastAsia="Times New Roman" w:cs="Times New Roman"/>
            <w:spacing w:val="8"/>
            <w:sz w:val="31"/>
            <w:szCs w:val="31"/>
          </w:rPr>
          <w:delText>,</w:delText>
        </w:r>
      </w:del>
      <w:del w:id="112" w:author="咨询组" w:date="2025-10-15T13:51:06Z">
        <w:r>
          <w:rPr>
            <w:rFonts w:ascii="仿宋" w:hAnsi="仿宋" w:eastAsia="仿宋" w:cs="仿宋"/>
            <w:spacing w:val="8"/>
            <w:sz w:val="31"/>
            <w:szCs w:val="31"/>
          </w:rPr>
          <w:delText>下同</w:delText>
        </w:r>
      </w:del>
      <w:del w:id="113" w:author="咨询组" w:date="2025-10-15T13:51:06Z">
        <w:r>
          <w:rPr>
            <w:rFonts w:hint="eastAsia" w:ascii="仿宋" w:hAnsi="仿宋" w:eastAsia="仿宋" w:cs="仿宋"/>
            <w:spacing w:val="8"/>
            <w:sz w:val="31"/>
            <w:szCs w:val="31"/>
            <w:lang w:eastAsia="zh-CN"/>
          </w:rPr>
          <w:delText>）</w:delText>
        </w:r>
      </w:del>
      <w:del w:id="114" w:author="咨询组" w:date="2025-10-15T13:51:06Z">
        <w:r>
          <w:rPr>
            <w:rFonts w:ascii="仿宋" w:hAnsi="仿宋" w:eastAsia="仿宋" w:cs="仿宋"/>
            <w:spacing w:val="8"/>
            <w:sz w:val="31"/>
            <w:szCs w:val="31"/>
          </w:rPr>
          <w:delText>、专业类</w:delText>
        </w:r>
      </w:del>
      <w:del w:id="115" w:author="咨询组" w:date="2025-10-15T13:51:06Z">
        <w:r>
          <w:rPr>
            <w:rFonts w:hint="eastAsia" w:ascii="仿宋" w:hAnsi="仿宋" w:eastAsia="仿宋" w:cs="仿宋"/>
            <w:spacing w:val="8"/>
            <w:sz w:val="31"/>
            <w:szCs w:val="31"/>
            <w:lang w:eastAsia="zh-CN"/>
          </w:rPr>
          <w:delText>（</w:delText>
        </w:r>
      </w:del>
      <w:del w:id="116" w:author="咨询组" w:date="2025-10-15T13:51:06Z">
        <w:r>
          <w:rPr>
            <w:rFonts w:ascii="仿宋" w:hAnsi="仿宋" w:eastAsia="仿宋" w:cs="仿宋"/>
            <w:spacing w:val="8"/>
            <w:sz w:val="31"/>
            <w:szCs w:val="31"/>
          </w:rPr>
          <w:delText>含辅助类</w:delText>
        </w:r>
      </w:del>
      <w:del w:id="117" w:author="咨询组" w:date="2025-10-15T13:51:06Z">
        <w:r>
          <w:rPr>
            <w:rFonts w:hint="eastAsia" w:ascii="仿宋" w:hAnsi="仿宋" w:eastAsia="仿宋" w:cs="仿宋"/>
            <w:spacing w:val="8"/>
            <w:sz w:val="31"/>
            <w:szCs w:val="31"/>
            <w:lang w:eastAsia="zh-CN"/>
          </w:rPr>
          <w:delText>）</w:delText>
        </w:r>
      </w:del>
      <w:del w:id="118" w:author="咨询组" w:date="2025-10-15T13:51:06Z">
        <w:r>
          <w:rPr>
            <w:rFonts w:ascii="Times New Roman" w:hAnsi="Times New Roman" w:eastAsia="Times New Roman" w:cs="Times New Roman"/>
            <w:spacing w:val="8"/>
            <w:sz w:val="31"/>
            <w:szCs w:val="31"/>
          </w:rPr>
          <w:delText>/</w:delText>
        </w:r>
      </w:del>
      <w:del w:id="119" w:author="咨询组" w:date="2025-10-15T13:51:06Z">
        <w:r>
          <w:rPr>
            <w:rFonts w:ascii="仿宋" w:hAnsi="仿宋" w:eastAsia="仿宋" w:cs="仿宋"/>
            <w:spacing w:val="8"/>
            <w:sz w:val="31"/>
            <w:szCs w:val="31"/>
          </w:rPr>
          <w:delText>业务类</w:delText>
        </w:r>
      </w:del>
      <w:del w:id="120" w:author="咨询组" w:date="2025-10-15T13:51:06Z">
        <w:r>
          <w:rPr>
            <w:rFonts w:ascii="Times New Roman" w:hAnsi="Times New Roman" w:eastAsia="Times New Roman" w:cs="Times New Roman"/>
            <w:spacing w:val="8"/>
            <w:sz w:val="31"/>
            <w:szCs w:val="31"/>
          </w:rPr>
          <w:delText>/</w:delText>
        </w:r>
      </w:del>
      <w:del w:id="121" w:author="咨询组" w:date="2025-10-15T13:51:06Z">
        <w:r>
          <w:rPr>
            <w:rFonts w:ascii="仿宋" w:hAnsi="仿宋" w:eastAsia="仿宋" w:cs="仿宋"/>
            <w:spacing w:val="8"/>
            <w:sz w:val="31"/>
            <w:szCs w:val="31"/>
          </w:rPr>
          <w:delText>运行类员工、香港地</w:delText>
        </w:r>
      </w:del>
      <w:del w:id="122" w:author="咨询组" w:date="2025-10-15T13:51:06Z">
        <w:r>
          <w:rPr>
            <w:rFonts w:ascii="仿宋" w:hAnsi="仿宋" w:eastAsia="仿宋" w:cs="仿宋"/>
            <w:spacing w:val="2"/>
            <w:sz w:val="31"/>
            <w:szCs w:val="31"/>
          </w:rPr>
          <w:delText>区经理级及基层。干部及专业总监标准薪酬矩阵详见附件</w:delText>
        </w:r>
      </w:del>
      <w:del w:id="123" w:author="咨询组" w:date="2025-10-15T13:51:06Z">
        <w:r>
          <w:rPr>
            <w:rFonts w:ascii="Times New Roman" w:hAnsi="Times New Roman" w:eastAsia="Times New Roman" w:cs="Times New Roman"/>
            <w:spacing w:val="2"/>
            <w:sz w:val="31"/>
            <w:szCs w:val="31"/>
          </w:rPr>
          <w:delText>4</w:delText>
        </w:r>
      </w:del>
      <w:del w:id="124" w:author="咨询组" w:date="2025-10-15T13:51:06Z">
        <w:r>
          <w:rPr>
            <w:rFonts w:ascii="仿宋" w:hAnsi="仿宋" w:eastAsia="仿宋" w:cs="仿宋"/>
            <w:spacing w:val="2"/>
            <w:sz w:val="31"/>
            <w:szCs w:val="31"/>
          </w:rPr>
          <w:delText>、</w:delText>
        </w:r>
      </w:del>
      <w:del w:id="125" w:author="咨询组" w:date="2025-10-15T13:51:06Z">
        <w:r>
          <w:rPr>
            <w:rFonts w:ascii="仿宋" w:hAnsi="仿宋" w:eastAsia="仿宋" w:cs="仿宋"/>
            <w:spacing w:val="1"/>
            <w:sz w:val="31"/>
            <w:szCs w:val="31"/>
          </w:rPr>
          <w:delText>经</w:delText>
        </w:r>
      </w:del>
      <w:del w:id="126" w:author="咨询组" w:date="2025-10-15T13:51:06Z">
        <w:r>
          <w:rPr>
            <w:rFonts w:ascii="仿宋" w:hAnsi="仿宋" w:eastAsia="仿宋" w:cs="仿宋"/>
            <w:sz w:val="31"/>
            <w:szCs w:val="31"/>
          </w:rPr>
          <w:delText>理</w:delText>
        </w:r>
      </w:del>
      <w:del w:id="127" w:author="咨询组" w:date="2025-10-15T13:51:06Z">
        <w:r>
          <w:rPr>
            <w:rFonts w:ascii="仿宋" w:hAnsi="仿宋" w:eastAsia="仿宋" w:cs="仿宋"/>
            <w:spacing w:val="4"/>
            <w:sz w:val="31"/>
            <w:szCs w:val="31"/>
          </w:rPr>
          <w:delText>级及基层</w:delText>
        </w:r>
      </w:del>
      <w:del w:id="128" w:author="咨询组" w:date="2025-10-15T13:51:06Z">
        <w:r>
          <w:rPr>
            <w:rFonts w:ascii="仿宋" w:hAnsi="仿宋" w:eastAsia="仿宋" w:cs="仿宋"/>
            <w:spacing w:val="3"/>
            <w:sz w:val="31"/>
            <w:szCs w:val="31"/>
          </w:rPr>
          <w:delText>标</w:delText>
        </w:r>
      </w:del>
      <w:del w:id="129" w:author="咨询组" w:date="2025-10-15T13:51:06Z">
        <w:r>
          <w:rPr>
            <w:rFonts w:ascii="仿宋" w:hAnsi="仿宋" w:eastAsia="仿宋" w:cs="仿宋"/>
            <w:spacing w:val="2"/>
            <w:sz w:val="31"/>
            <w:szCs w:val="31"/>
          </w:rPr>
          <w:delText>准薪酬矩阵详见附件</w:delText>
        </w:r>
      </w:del>
      <w:del w:id="130" w:author="咨询组" w:date="2025-10-15T13:51:06Z">
        <w:r>
          <w:rPr>
            <w:rFonts w:ascii="Times New Roman" w:hAnsi="Times New Roman" w:eastAsia="Times New Roman" w:cs="Times New Roman"/>
            <w:spacing w:val="2"/>
            <w:sz w:val="31"/>
            <w:szCs w:val="31"/>
          </w:rPr>
          <w:delText>5</w:delText>
        </w:r>
      </w:del>
      <w:del w:id="131" w:author="咨询组" w:date="2025-10-15T13:51:06Z">
        <w:r>
          <w:rPr>
            <w:rFonts w:ascii="仿宋" w:hAnsi="仿宋" w:eastAsia="仿宋" w:cs="仿宋"/>
            <w:spacing w:val="2"/>
            <w:sz w:val="31"/>
            <w:szCs w:val="31"/>
          </w:rPr>
          <w:delText>。</w:delText>
        </w:r>
      </w:del>
    </w:p>
    <w:p w14:paraId="08951D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8" w:firstLineChars="200"/>
        <w:textAlignment w:val="baseline"/>
        <w:rPr>
          <w:del w:id="132" w:author="咨询组" w:date="2025-10-15T13:51:06Z"/>
          <w:rFonts w:ascii="仿宋" w:hAnsi="仿宋" w:eastAsia="仿宋" w:cs="仿宋"/>
          <w:sz w:val="31"/>
          <w:szCs w:val="31"/>
        </w:rPr>
      </w:pPr>
      <w:del w:id="133" w:author="咨询组" w:date="2025-10-15T13:51:06Z">
        <w:r>
          <w:rPr>
            <w:rFonts w:ascii="仿宋" w:hAnsi="仿宋" w:eastAsia="仿宋" w:cs="仿宋"/>
            <w:spacing w:val="17"/>
            <w:sz w:val="31"/>
            <w:szCs w:val="31"/>
          </w:rPr>
          <w:delText>获</w:delText>
        </w:r>
      </w:del>
      <w:del w:id="134" w:author="咨询组" w:date="2025-10-15T13:51:06Z">
        <w:r>
          <w:rPr>
            <w:rFonts w:ascii="仿宋" w:hAnsi="仿宋" w:eastAsia="仿宋" w:cs="仿宋"/>
            <w:spacing w:val="13"/>
            <w:sz w:val="31"/>
            <w:szCs w:val="31"/>
          </w:rPr>
          <w:delText>得干部同等职级的专业类员工，薪酬标准按干部及专业总</w:delText>
        </w:r>
      </w:del>
      <w:del w:id="135" w:author="咨询组" w:date="2025-10-15T13:51:06Z">
        <w:r>
          <w:rPr>
            <w:rFonts w:ascii="仿宋" w:hAnsi="仿宋" w:eastAsia="仿宋" w:cs="仿宋"/>
            <w:spacing w:val="-1"/>
            <w:sz w:val="31"/>
            <w:szCs w:val="31"/>
          </w:rPr>
          <w:delText>监薪酬矩阵执行</w:delText>
        </w:r>
      </w:del>
      <w:del w:id="136" w:author="咨询组" w:date="2025-10-15T13:51:06Z">
        <w:r>
          <w:rPr>
            <w:rFonts w:ascii="仿宋" w:hAnsi="仿宋" w:eastAsia="仿宋" w:cs="仿宋"/>
            <w:sz w:val="31"/>
            <w:szCs w:val="31"/>
          </w:rPr>
          <w:delText>。</w:delText>
        </w:r>
      </w:del>
    </w:p>
    <w:p w14:paraId="1DCB05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588" w:firstLineChars="200"/>
        <w:textAlignment w:val="baseline"/>
        <w:rPr>
          <w:del w:id="137" w:author="咨询组" w:date="2025-10-15T13:51:06Z"/>
          <w:rFonts w:ascii="仿宋" w:hAnsi="仿宋" w:eastAsia="仿宋" w:cs="仿宋"/>
          <w:sz w:val="31"/>
          <w:szCs w:val="31"/>
        </w:rPr>
      </w:pPr>
      <w:del w:id="138" w:author="咨询组" w:date="2025-10-15T13:51:06Z">
        <w:r>
          <w:rPr>
            <w:rFonts w:ascii="仿宋" w:hAnsi="仿宋" w:eastAsia="仿宋" w:cs="仿宋"/>
            <w:spacing w:val="-8"/>
            <w:sz w:val="31"/>
            <w:szCs w:val="31"/>
          </w:rPr>
          <w:delText>获</w:delText>
        </w:r>
      </w:del>
      <w:del w:id="139" w:author="咨询组" w:date="2025-10-15T13:51:06Z">
        <w:r>
          <w:rPr>
            <w:rFonts w:ascii="仿宋" w:hAnsi="仿宋" w:eastAsia="仿宋" w:cs="仿宋"/>
            <w:spacing w:val="-4"/>
            <w:sz w:val="31"/>
            <w:szCs w:val="31"/>
          </w:rPr>
          <w:delText>得经理级同等职级的专业类、业务类和运行类员工，薪酬标</w:delText>
        </w:r>
      </w:del>
      <w:del w:id="140" w:author="咨询组" w:date="2025-10-15T13:51:06Z">
        <w:r>
          <w:rPr>
            <w:rFonts w:ascii="仿宋" w:hAnsi="仿宋" w:eastAsia="仿宋" w:cs="仿宋"/>
            <w:spacing w:val="12"/>
            <w:sz w:val="31"/>
            <w:szCs w:val="31"/>
          </w:rPr>
          <w:delText>准</w:delText>
        </w:r>
      </w:del>
      <w:del w:id="141" w:author="咨询组" w:date="2025-10-15T13:51:06Z">
        <w:r>
          <w:rPr>
            <w:rFonts w:ascii="仿宋" w:hAnsi="仿宋" w:eastAsia="仿宋" w:cs="仿宋"/>
            <w:spacing w:val="7"/>
            <w:sz w:val="31"/>
            <w:szCs w:val="31"/>
          </w:rPr>
          <w:delText>按管理类薪酬矩阵执行。</w:delText>
        </w:r>
      </w:del>
    </w:p>
    <w:p w14:paraId="67DAEC7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548" w:firstLineChars="200"/>
        <w:textAlignment w:val="baseline"/>
        <w:rPr>
          <w:del w:id="142" w:author="咨询组" w:date="2025-10-15T13:51:06Z"/>
          <w:rFonts w:ascii="仿宋" w:hAnsi="仿宋" w:eastAsia="仿宋" w:cs="仿宋"/>
          <w:sz w:val="31"/>
          <w:szCs w:val="31"/>
        </w:rPr>
      </w:pPr>
      <w:del w:id="143" w:author="咨询组" w:date="2025-10-15T13:51:06Z">
        <w:r>
          <w:rPr>
            <w:rFonts w:ascii="仿宋" w:hAnsi="仿宋" w:eastAsia="仿宋" w:cs="仿宋"/>
            <w:spacing w:val="-18"/>
            <w:sz w:val="31"/>
            <w:szCs w:val="31"/>
          </w:rPr>
          <w:delText>为</w:delText>
        </w:r>
      </w:del>
      <w:del w:id="144" w:author="咨询组" w:date="2025-10-15T13:51:06Z">
        <w:r>
          <w:rPr>
            <w:rFonts w:ascii="仿宋" w:hAnsi="仿宋" w:eastAsia="仿宋" w:cs="仿宋"/>
            <w:spacing w:val="-14"/>
            <w:sz w:val="31"/>
            <w:szCs w:val="31"/>
          </w:rPr>
          <w:delText>保</w:delText>
        </w:r>
      </w:del>
      <w:del w:id="145" w:author="咨询组" w:date="2025-10-15T13:51:06Z">
        <w:r>
          <w:rPr>
            <w:rFonts w:ascii="仿宋" w:hAnsi="仿宋" w:eastAsia="仿宋" w:cs="仿宋"/>
            <w:spacing w:val="-9"/>
            <w:sz w:val="31"/>
            <w:szCs w:val="31"/>
          </w:rPr>
          <w:delText>证薪酬体系统一性，确保内部公平性，各单位薪酬矩阵通</w:delText>
        </w:r>
      </w:del>
      <w:del w:id="146" w:author="咨询组" w:date="2025-10-15T13:51:06Z">
        <w:r>
          <w:rPr>
            <w:rFonts w:ascii="仿宋" w:hAnsi="仿宋" w:eastAsia="仿宋" w:cs="仿宋"/>
            <w:spacing w:val="24"/>
            <w:sz w:val="31"/>
            <w:szCs w:val="31"/>
          </w:rPr>
          <w:delText>过</w:delText>
        </w:r>
      </w:del>
      <w:del w:id="147" w:author="咨询组" w:date="2025-10-15T13:51:06Z">
        <w:r>
          <w:rPr>
            <w:rFonts w:ascii="仿宋" w:hAnsi="仿宋" w:eastAsia="仿宋" w:cs="仿宋"/>
            <w:spacing w:val="20"/>
            <w:sz w:val="31"/>
            <w:szCs w:val="31"/>
          </w:rPr>
          <w:delText>华</w:delText>
        </w:r>
      </w:del>
      <w:del w:id="148" w:author="咨询组" w:date="2025-10-15T13:51:06Z">
        <w:r>
          <w:rPr>
            <w:rFonts w:ascii="仿宋" w:hAnsi="仿宋" w:eastAsia="仿宋" w:cs="仿宋"/>
            <w:spacing w:val="12"/>
            <w:sz w:val="31"/>
            <w:szCs w:val="31"/>
          </w:rPr>
          <w:delText>润啤酒下发的城市系数对管理类、专业类</w:delText>
        </w:r>
      </w:del>
      <w:del w:id="149" w:author="咨询组" w:date="2025-10-15T13:51:06Z">
        <w:r>
          <w:rPr>
            <w:rFonts w:hint="eastAsia" w:ascii="仿宋" w:hAnsi="仿宋" w:eastAsia="仿宋" w:cs="仿宋"/>
            <w:spacing w:val="12"/>
            <w:sz w:val="31"/>
            <w:szCs w:val="31"/>
            <w:lang w:eastAsia="zh-CN"/>
          </w:rPr>
          <w:delText>（</w:delText>
        </w:r>
      </w:del>
      <w:del w:id="150" w:author="咨询组" w:date="2025-10-15T13:51:06Z">
        <w:r>
          <w:rPr>
            <w:rFonts w:ascii="仿宋" w:hAnsi="仿宋" w:eastAsia="仿宋" w:cs="仿宋"/>
            <w:spacing w:val="12"/>
            <w:sz w:val="31"/>
            <w:szCs w:val="31"/>
          </w:rPr>
          <w:delText>含辅助类</w:delText>
        </w:r>
      </w:del>
      <w:del w:id="151" w:author="咨询组" w:date="2025-10-15T13:51:06Z">
        <w:r>
          <w:rPr>
            <w:rFonts w:hint="eastAsia" w:ascii="仿宋" w:hAnsi="仿宋" w:eastAsia="仿宋" w:cs="仿宋"/>
            <w:spacing w:val="12"/>
            <w:sz w:val="31"/>
            <w:szCs w:val="31"/>
            <w:lang w:eastAsia="zh-CN"/>
          </w:rPr>
          <w:delText>）</w:delText>
        </w:r>
      </w:del>
      <w:del w:id="152" w:author="咨询组" w:date="2025-10-15T13:51:06Z">
        <w:r>
          <w:rPr>
            <w:rFonts w:ascii="仿宋" w:hAnsi="仿宋" w:eastAsia="仿宋" w:cs="仿宋"/>
            <w:spacing w:val="12"/>
            <w:sz w:val="31"/>
            <w:szCs w:val="31"/>
          </w:rPr>
          <w:delText>、业务</w:delText>
        </w:r>
      </w:del>
      <w:del w:id="153" w:author="咨询组" w:date="2025-10-15T13:51:06Z">
        <w:r>
          <w:rPr>
            <w:rFonts w:ascii="仿宋" w:hAnsi="仿宋" w:eastAsia="仿宋" w:cs="仿宋"/>
            <w:spacing w:val="10"/>
            <w:sz w:val="31"/>
            <w:szCs w:val="31"/>
          </w:rPr>
          <w:delText>类、</w:delText>
        </w:r>
      </w:del>
      <w:del w:id="154" w:author="咨询组" w:date="2025-10-15T13:51:06Z">
        <w:r>
          <w:rPr>
            <w:rFonts w:ascii="仿宋" w:hAnsi="仿宋" w:eastAsia="仿宋" w:cs="仿宋"/>
            <w:spacing w:val="9"/>
            <w:sz w:val="31"/>
            <w:szCs w:val="31"/>
          </w:rPr>
          <w:delText>运</w:delText>
        </w:r>
      </w:del>
      <w:del w:id="155" w:author="咨询组" w:date="2025-10-15T13:51:06Z">
        <w:r>
          <w:rPr>
            <w:rFonts w:ascii="仿宋" w:hAnsi="仿宋" w:eastAsia="仿宋" w:cs="仿宋"/>
            <w:spacing w:val="5"/>
            <w:sz w:val="31"/>
            <w:szCs w:val="31"/>
          </w:rPr>
          <w:delText>行类标准薪酬矩阵进行调节，城市系数详见附件</w:delText>
        </w:r>
      </w:del>
      <w:del w:id="156" w:author="咨询组" w:date="2025-10-15T13:51:06Z">
        <w:r>
          <w:rPr>
            <w:rFonts w:ascii="Times New Roman" w:hAnsi="Times New Roman" w:eastAsia="Times New Roman" w:cs="Times New Roman"/>
            <w:spacing w:val="5"/>
            <w:sz w:val="31"/>
            <w:szCs w:val="31"/>
          </w:rPr>
          <w:delText>6</w:delText>
        </w:r>
      </w:del>
      <w:del w:id="157" w:author="咨询组" w:date="2025-10-15T13:51:06Z">
        <w:r>
          <w:rPr>
            <w:rFonts w:ascii="仿宋" w:hAnsi="仿宋" w:eastAsia="仿宋" w:cs="仿宋"/>
            <w:spacing w:val="5"/>
            <w:sz w:val="31"/>
            <w:szCs w:val="31"/>
          </w:rPr>
          <w:delText>。</w:delText>
        </w:r>
      </w:del>
    </w:p>
    <w:p w14:paraId="43F5ED0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158" w:author="咨询组" w:date="2025-10-15T13:51:06Z"/>
          <w:rFonts w:ascii="仿宋" w:hAnsi="仿宋" w:eastAsia="仿宋" w:cs="仿宋"/>
          <w:sz w:val="31"/>
          <w:szCs w:val="31"/>
        </w:rPr>
      </w:pPr>
      <w:del w:id="159" w:author="咨询组" w:date="2025-10-15T13:51:06Z">
        <w:r>
          <w:rPr>
            <w:rFonts w:ascii="仿宋" w:hAnsi="仿宋" w:eastAsia="仿宋" w:cs="仿宋"/>
            <w:spacing w:val="11"/>
            <w:sz w:val="31"/>
            <w:szCs w:val="31"/>
          </w:rPr>
          <w:delText>各</w:delText>
        </w:r>
      </w:del>
      <w:del w:id="160" w:author="咨询组" w:date="2025-10-15T13:51:06Z">
        <w:r>
          <w:rPr>
            <w:rFonts w:ascii="仿宋" w:hAnsi="仿宋" w:eastAsia="仿宋" w:cs="仿宋"/>
            <w:spacing w:val="6"/>
            <w:sz w:val="31"/>
            <w:szCs w:val="31"/>
          </w:rPr>
          <w:delText>单位薪酬矩阵</w:delText>
        </w:r>
      </w:del>
      <w:del w:id="161" w:author="咨询组" w:date="2025-10-15T13:51:06Z">
        <w:r>
          <w:rPr>
            <w:rFonts w:ascii="Times New Roman" w:hAnsi="Times New Roman" w:eastAsia="Times New Roman" w:cs="Times New Roman"/>
            <w:spacing w:val="6"/>
            <w:sz w:val="31"/>
            <w:szCs w:val="31"/>
          </w:rPr>
          <w:delText>=</w:delText>
        </w:r>
      </w:del>
      <w:del w:id="162" w:author="咨询组" w:date="2025-10-15T13:51:06Z">
        <w:r>
          <w:rPr>
            <w:rFonts w:ascii="仿宋" w:hAnsi="仿宋" w:eastAsia="仿宋" w:cs="仿宋"/>
            <w:spacing w:val="6"/>
            <w:sz w:val="31"/>
            <w:szCs w:val="31"/>
          </w:rPr>
          <w:delText>标准薪酬矩阵</w:delText>
        </w:r>
      </w:del>
      <w:del w:id="163" w:author="咨询组" w:date="2025-10-15T13:51:06Z">
        <w:r>
          <w:rPr>
            <w:rFonts w:ascii="Times New Roman" w:hAnsi="Times New Roman" w:eastAsia="Times New Roman" w:cs="Times New Roman"/>
            <w:spacing w:val="6"/>
            <w:sz w:val="31"/>
            <w:szCs w:val="31"/>
          </w:rPr>
          <w:delText>×</w:delText>
        </w:r>
      </w:del>
      <w:del w:id="164" w:author="咨询组" w:date="2025-10-15T13:51:06Z">
        <w:r>
          <w:rPr>
            <w:rFonts w:ascii="仿宋" w:hAnsi="仿宋" w:eastAsia="仿宋" w:cs="仿宋"/>
            <w:spacing w:val="6"/>
            <w:sz w:val="31"/>
            <w:szCs w:val="31"/>
          </w:rPr>
          <w:delText>城市系数。</w:delText>
        </w:r>
      </w:del>
    </w:p>
    <w:p w14:paraId="7FBB42A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04" w:firstLineChars="200"/>
        <w:textAlignment w:val="baseline"/>
        <w:rPr>
          <w:del w:id="165" w:author="咨询组" w:date="2025-10-15T13:51:06Z"/>
          <w:rFonts w:ascii="仿宋" w:hAnsi="仿宋" w:eastAsia="仿宋" w:cs="仿宋"/>
          <w:sz w:val="31"/>
          <w:szCs w:val="31"/>
        </w:rPr>
      </w:pPr>
      <w:del w:id="166" w:author="咨询组" w:date="2025-10-15T13:51:06Z">
        <w:r>
          <w:rPr>
            <w:rFonts w:hint="eastAsia" w:ascii="仿宋" w:hAnsi="仿宋" w:eastAsia="仿宋" w:cs="仿宋"/>
            <w:spacing w:val="21"/>
            <w:sz w:val="31"/>
            <w:szCs w:val="31"/>
            <w:lang w:eastAsia="zh-CN"/>
          </w:rPr>
          <w:delText>（</w:delText>
        </w:r>
      </w:del>
      <w:del w:id="167" w:author="咨询组" w:date="2025-10-15T13:51:06Z">
        <w:r>
          <w:rPr>
            <w:rFonts w:ascii="仿宋" w:hAnsi="仿宋" w:eastAsia="仿宋" w:cs="仿宋"/>
            <w:spacing w:val="19"/>
            <w:sz w:val="31"/>
            <w:szCs w:val="31"/>
          </w:rPr>
          <w:delText>一</w:delText>
        </w:r>
      </w:del>
      <w:del w:id="168" w:author="咨询组" w:date="2025-10-15T13:51:06Z">
        <w:r>
          <w:rPr>
            <w:rFonts w:hint="eastAsia" w:ascii="仿宋" w:hAnsi="仿宋" w:eastAsia="仿宋" w:cs="仿宋"/>
            <w:spacing w:val="19"/>
            <w:sz w:val="31"/>
            <w:szCs w:val="31"/>
            <w:lang w:eastAsia="zh-CN"/>
          </w:rPr>
          <w:delText>）</w:delText>
        </w:r>
      </w:del>
      <w:del w:id="169" w:author="咨询组" w:date="2025-10-15T13:51:06Z">
        <w:r>
          <w:rPr>
            <w:rFonts w:ascii="仿宋" w:hAnsi="仿宋" w:eastAsia="仿宋" w:cs="仿宋"/>
            <w:spacing w:val="19"/>
            <w:sz w:val="31"/>
            <w:szCs w:val="31"/>
          </w:rPr>
          <w:delText>城市系数按员工常驻工作地执行，其中省营销中心员</w:delText>
        </w:r>
      </w:del>
      <w:del w:id="170" w:author="咨询组" w:date="2025-10-15T13:51:06Z">
        <w:r>
          <w:rPr>
            <w:rFonts w:ascii="仿宋" w:hAnsi="仿宋" w:eastAsia="仿宋" w:cs="仿宋"/>
            <w:spacing w:val="14"/>
            <w:sz w:val="31"/>
            <w:szCs w:val="31"/>
          </w:rPr>
          <w:delText>工</w:delText>
        </w:r>
      </w:del>
      <w:del w:id="171" w:author="咨询组" w:date="2025-10-15T13:51:06Z">
        <w:r>
          <w:rPr>
            <w:rFonts w:ascii="仿宋" w:hAnsi="仿宋" w:eastAsia="仿宋" w:cs="仿宋"/>
            <w:spacing w:val="13"/>
            <w:sz w:val="31"/>
            <w:szCs w:val="31"/>
          </w:rPr>
          <w:delText>城市系数按省营销中心所在地执行；华润酒业项目公司城市系</w:delText>
        </w:r>
      </w:del>
      <w:del w:id="172" w:author="咨询组" w:date="2025-10-15T13:51:06Z">
        <w:r>
          <w:rPr>
            <w:rFonts w:ascii="仿宋" w:hAnsi="仿宋" w:eastAsia="仿宋" w:cs="仿宋"/>
            <w:spacing w:val="6"/>
            <w:sz w:val="31"/>
            <w:szCs w:val="31"/>
          </w:rPr>
          <w:delText>数</w:delText>
        </w:r>
      </w:del>
      <w:del w:id="173" w:author="咨询组" w:date="2025-10-15T13:51:06Z">
        <w:r>
          <w:rPr>
            <w:rFonts w:ascii="仿宋" w:hAnsi="仿宋" w:eastAsia="仿宋" w:cs="仿宋"/>
            <w:spacing w:val="3"/>
            <w:sz w:val="31"/>
            <w:szCs w:val="31"/>
          </w:rPr>
          <w:delText>设置规则另行发布。</w:delText>
        </w:r>
      </w:del>
    </w:p>
    <w:p w14:paraId="62C365C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04" w:firstLineChars="200"/>
        <w:textAlignment w:val="baseline"/>
        <w:rPr>
          <w:del w:id="174" w:author="咨询组" w:date="2025-10-15T13:51:06Z"/>
          <w:rFonts w:ascii="仿宋" w:hAnsi="仿宋" w:eastAsia="仿宋" w:cs="仿宋"/>
          <w:sz w:val="31"/>
          <w:szCs w:val="31"/>
        </w:rPr>
      </w:pPr>
      <w:del w:id="175" w:author="咨询组" w:date="2025-10-15T13:51:06Z">
        <w:r>
          <w:rPr>
            <w:rFonts w:hint="eastAsia" w:ascii="仿宋" w:hAnsi="仿宋" w:eastAsia="仿宋" w:cs="仿宋"/>
            <w:spacing w:val="21"/>
            <w:sz w:val="31"/>
            <w:szCs w:val="31"/>
            <w:lang w:eastAsia="zh-CN"/>
          </w:rPr>
          <w:delText>（</w:delText>
        </w:r>
      </w:del>
      <w:del w:id="176" w:author="咨询组" w:date="2025-10-15T13:51:06Z">
        <w:r>
          <w:rPr>
            <w:rFonts w:ascii="仿宋" w:hAnsi="仿宋" w:eastAsia="仿宋" w:cs="仿宋"/>
            <w:spacing w:val="19"/>
            <w:sz w:val="31"/>
            <w:szCs w:val="31"/>
          </w:rPr>
          <w:delText>二</w:delText>
        </w:r>
      </w:del>
      <w:del w:id="177" w:author="咨询组" w:date="2025-10-15T13:51:06Z">
        <w:r>
          <w:rPr>
            <w:rFonts w:hint="eastAsia" w:ascii="仿宋" w:hAnsi="仿宋" w:eastAsia="仿宋" w:cs="仿宋"/>
            <w:spacing w:val="19"/>
            <w:sz w:val="31"/>
            <w:szCs w:val="31"/>
            <w:lang w:eastAsia="zh-CN"/>
          </w:rPr>
          <w:delText>）</w:delText>
        </w:r>
      </w:del>
      <w:del w:id="178" w:author="咨询组" w:date="2025-10-15T13:51:06Z">
        <w:r>
          <w:rPr>
            <w:rFonts w:ascii="仿宋" w:hAnsi="仿宋" w:eastAsia="仿宋" w:cs="仿宋"/>
            <w:spacing w:val="19"/>
            <w:sz w:val="31"/>
            <w:szCs w:val="31"/>
          </w:rPr>
          <w:delText>所在地无城市系数的，参照所在地级市或就近城市确</w:delText>
        </w:r>
      </w:del>
      <w:del w:id="179" w:author="咨询组" w:date="2025-10-15T13:51:06Z">
        <w:r>
          <w:rPr>
            <w:rFonts w:ascii="仿宋" w:hAnsi="仿宋" w:eastAsia="仿宋" w:cs="仿宋"/>
            <w:spacing w:val="10"/>
            <w:sz w:val="31"/>
            <w:szCs w:val="31"/>
          </w:rPr>
          <w:delText>定，</w:delText>
        </w:r>
      </w:del>
      <w:del w:id="180" w:author="咨询组" w:date="2025-10-15T13:51:06Z">
        <w:r>
          <w:rPr>
            <w:rFonts w:ascii="仿宋" w:hAnsi="仿宋" w:eastAsia="仿宋" w:cs="仿宋"/>
            <w:spacing w:val="9"/>
            <w:sz w:val="31"/>
            <w:szCs w:val="31"/>
          </w:rPr>
          <w:delText>报</w:delText>
        </w:r>
      </w:del>
      <w:del w:id="181" w:author="咨询组" w:date="2025-10-15T13:51:06Z">
        <w:r>
          <w:rPr>
            <w:rFonts w:ascii="仿宋" w:hAnsi="仿宋" w:eastAsia="仿宋" w:cs="仿宋"/>
            <w:spacing w:val="5"/>
            <w:sz w:val="31"/>
            <w:szCs w:val="31"/>
          </w:rPr>
          <w:delText>华润啤酒人力资源部审批后执行。</w:delText>
        </w:r>
      </w:del>
    </w:p>
    <w:p w14:paraId="1829CA5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04" w:firstLineChars="200"/>
        <w:textAlignment w:val="baseline"/>
        <w:rPr>
          <w:del w:id="182" w:author="咨询组" w:date="2025-10-15T13:51:06Z"/>
          <w:rFonts w:ascii="仿宋" w:hAnsi="仿宋" w:eastAsia="仿宋" w:cs="仿宋"/>
          <w:sz w:val="31"/>
          <w:szCs w:val="31"/>
        </w:rPr>
      </w:pPr>
      <w:del w:id="183" w:author="咨询组" w:date="2025-10-15T13:51:06Z">
        <w:r>
          <w:rPr>
            <w:rFonts w:hint="eastAsia" w:ascii="仿宋" w:hAnsi="仿宋" w:eastAsia="仿宋" w:cs="仿宋"/>
            <w:spacing w:val="21"/>
            <w:sz w:val="31"/>
            <w:szCs w:val="31"/>
            <w:lang w:eastAsia="zh-CN"/>
          </w:rPr>
          <w:delText>（</w:delText>
        </w:r>
      </w:del>
      <w:del w:id="184" w:author="咨询组" w:date="2025-10-15T13:51:06Z">
        <w:r>
          <w:rPr>
            <w:rFonts w:ascii="仿宋" w:hAnsi="仿宋" w:eastAsia="仿宋" w:cs="仿宋"/>
            <w:spacing w:val="19"/>
            <w:sz w:val="31"/>
            <w:szCs w:val="31"/>
          </w:rPr>
          <w:delText>三</w:delText>
        </w:r>
      </w:del>
      <w:del w:id="185" w:author="咨询组" w:date="2025-10-15T13:51:06Z">
        <w:r>
          <w:rPr>
            <w:rFonts w:hint="eastAsia" w:ascii="仿宋" w:hAnsi="仿宋" w:eastAsia="仿宋" w:cs="仿宋"/>
            <w:spacing w:val="19"/>
            <w:sz w:val="31"/>
            <w:szCs w:val="31"/>
            <w:lang w:eastAsia="zh-CN"/>
          </w:rPr>
          <w:delText>）</w:delText>
        </w:r>
      </w:del>
      <w:del w:id="186" w:author="咨询组" w:date="2025-10-15T13:51:06Z">
        <w:r>
          <w:rPr>
            <w:rFonts w:ascii="仿宋" w:hAnsi="仿宋" w:eastAsia="仿宋" w:cs="仿宋"/>
            <w:spacing w:val="19"/>
            <w:sz w:val="31"/>
            <w:szCs w:val="31"/>
          </w:rPr>
          <w:delText>华润啤酒人力资源部定期根据外部劳动力市场及公司</w:delText>
        </w:r>
      </w:del>
      <w:del w:id="187" w:author="咨询组" w:date="2025-10-15T13:51:06Z">
        <w:r>
          <w:rPr>
            <w:rFonts w:ascii="仿宋" w:hAnsi="仿宋" w:eastAsia="仿宋" w:cs="仿宋"/>
            <w:spacing w:val="12"/>
            <w:sz w:val="31"/>
            <w:szCs w:val="31"/>
          </w:rPr>
          <w:delText>整</w:delText>
        </w:r>
      </w:del>
      <w:del w:id="188" w:author="咨询组" w:date="2025-10-15T13:51:06Z">
        <w:r>
          <w:rPr>
            <w:rFonts w:ascii="仿宋" w:hAnsi="仿宋" w:eastAsia="仿宋" w:cs="仿宋"/>
            <w:spacing w:val="6"/>
            <w:sz w:val="31"/>
            <w:szCs w:val="31"/>
          </w:rPr>
          <w:delText>体付薪策略，组织回顾薪酬矩阵及城市系数。</w:delText>
        </w:r>
      </w:del>
    </w:p>
    <w:p w14:paraId="155E4F3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0" w:firstLineChars="200"/>
        <w:textAlignment w:val="baseline"/>
        <w:rPr>
          <w:rFonts w:hint="eastAsia" w:ascii="仿宋" w:hAnsi="仿宋" w:eastAsia="仿宋" w:cs="仿宋"/>
          <w:spacing w:val="2"/>
          <w:sz w:val="31"/>
          <w:szCs w:val="31"/>
          <w:lang w:eastAsia="zh-CN"/>
        </w:rPr>
      </w:pPr>
      <w:r>
        <w:rPr>
          <w:rFonts w:ascii="黑体" w:hAnsi="黑体" w:eastAsia="黑体" w:cs="黑体"/>
          <w:spacing w:val="10"/>
          <w:sz w:val="31"/>
          <w:szCs w:val="31"/>
        </w:rPr>
        <w:t>第</w:t>
      </w:r>
      <w:r>
        <w:rPr>
          <w:rFonts w:ascii="黑体" w:hAnsi="黑体" w:eastAsia="黑体" w:cs="黑体"/>
          <w:spacing w:val="7"/>
          <w:sz w:val="31"/>
          <w:szCs w:val="31"/>
        </w:rPr>
        <w:t>九条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薪酬科目</w:t>
      </w:r>
    </w:p>
    <w:p w14:paraId="4E8AE60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薪酬科目由基本工资、技能工资、加班工资、津贴补贴、月/季度奖金、年终奖、任期激励、特殊奖励和福利构成。其中：</w:t>
      </w:r>
    </w:p>
    <w:p w14:paraId="1EA6487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（一）技能工资适用于技能等级4级及以下的运行类岗位，</w:t>
      </w:r>
    </w:p>
    <w:p w14:paraId="0B57B7E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各级别技能等级对应的技能工资月度标准如下：</w:t>
      </w:r>
    </w:p>
    <w:p w14:paraId="628DD5B2">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rFonts w:ascii="Arial"/>
          <w:sz w:val="2"/>
        </w:rPr>
      </w:pPr>
    </w:p>
    <w:tbl>
      <w:tblPr>
        <w:tblStyle w:val="6"/>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1"/>
        <w:gridCol w:w="1519"/>
        <w:gridCol w:w="1855"/>
        <w:gridCol w:w="1854"/>
        <w:gridCol w:w="1859"/>
      </w:tblGrid>
      <w:tr w14:paraId="3A4C9A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1981" w:type="dxa"/>
            <w:vAlign w:val="top"/>
          </w:tcPr>
          <w:p w14:paraId="0BCEE147">
            <w:pPr>
              <w:keepNext w:val="0"/>
              <w:keepLines w:val="0"/>
              <w:pageBreakBefore w:val="0"/>
              <w:widowControl/>
              <w:kinsoku w:val="0"/>
              <w:wordWrap/>
              <w:overflowPunct/>
              <w:topLinePunct w:val="0"/>
              <w:autoSpaceDE w:val="0"/>
              <w:autoSpaceDN w:val="0"/>
              <w:bidi w:val="0"/>
              <w:adjustRightInd w:val="0"/>
              <w:snapToGrid w:val="0"/>
              <w:spacing w:before="96" w:line="334" w:lineRule="auto"/>
              <w:ind w:left="518"/>
              <w:textAlignment w:val="baseline"/>
              <w:rPr>
                <w:rFonts w:ascii="仿宋" w:hAnsi="仿宋" w:eastAsia="仿宋" w:cs="仿宋"/>
                <w:b w:val="0"/>
                <w:bCs w:val="0"/>
                <w:sz w:val="24"/>
                <w:szCs w:val="24"/>
              </w:rPr>
            </w:pPr>
            <w:r>
              <w:rPr>
                <w:rFonts w:ascii="仿宋" w:hAnsi="仿宋" w:eastAsia="仿宋" w:cs="仿宋"/>
                <w:b w:val="0"/>
                <w:bCs w:val="0"/>
                <w:spacing w:val="-2"/>
                <w:sz w:val="24"/>
                <w:szCs w:val="24"/>
                <w14:textOutline w14:w="4354" w14:cap="flat" w14:cmpd="sng">
                  <w14:solidFill>
                    <w14:srgbClr w14:val="000000"/>
                  </w14:solidFill>
                  <w14:prstDash w14:val="solid"/>
                  <w14:miter w14:val="0"/>
                </w14:textOutline>
              </w:rPr>
              <w:t>技能等级</w:t>
            </w:r>
          </w:p>
        </w:tc>
        <w:tc>
          <w:tcPr>
            <w:tcW w:w="1519" w:type="dxa"/>
            <w:vAlign w:val="top"/>
          </w:tcPr>
          <w:p w14:paraId="34EFDF68">
            <w:pPr>
              <w:keepNext w:val="0"/>
              <w:keepLines w:val="0"/>
              <w:pageBreakBefore w:val="0"/>
              <w:widowControl/>
              <w:kinsoku w:val="0"/>
              <w:wordWrap/>
              <w:overflowPunct/>
              <w:topLinePunct w:val="0"/>
              <w:autoSpaceDE w:val="0"/>
              <w:autoSpaceDN w:val="0"/>
              <w:bidi w:val="0"/>
              <w:adjustRightInd w:val="0"/>
              <w:snapToGrid w:val="0"/>
              <w:spacing w:before="95" w:line="334" w:lineRule="auto"/>
              <w:ind w:left="170"/>
              <w:textAlignment w:val="baseline"/>
              <w:rPr>
                <w:rFonts w:hint="eastAsia" w:ascii="仿宋" w:hAnsi="仿宋" w:eastAsia="宋体" w:cs="仿宋"/>
                <w:b w:val="0"/>
                <w:bCs w:val="0"/>
                <w:sz w:val="24"/>
                <w:szCs w:val="24"/>
                <w:lang w:eastAsia="zh-CN"/>
              </w:rPr>
            </w:pPr>
            <w:r>
              <w:rPr>
                <w:rFonts w:ascii="Times New Roman" w:hAnsi="Times New Roman" w:eastAsia="Times New Roman" w:cs="Times New Roman"/>
                <w:b w:val="0"/>
                <w:bCs w:val="0"/>
                <w:spacing w:val="-2"/>
                <w:sz w:val="24"/>
                <w:szCs w:val="24"/>
              </w:rPr>
              <w:t>1</w:t>
            </w:r>
            <w:r>
              <w:rPr>
                <w:rFonts w:ascii="仿宋" w:hAnsi="仿宋" w:eastAsia="仿宋" w:cs="仿宋"/>
                <w:b w:val="0"/>
                <w:bCs w:val="0"/>
                <w:spacing w:val="-2"/>
                <w:sz w:val="24"/>
                <w:szCs w:val="24"/>
                <w14:textOutline w14:w="4354" w14:cap="flat" w14:cmpd="sng">
                  <w14:solidFill>
                    <w14:srgbClr w14:val="000000"/>
                  </w14:solidFill>
                  <w14:prstDash w14:val="solid"/>
                  <w14:miter w14:val="0"/>
                </w14:textOutline>
              </w:rPr>
              <w:t>级</w:t>
            </w:r>
            <w:r>
              <w:rPr>
                <w:rFonts w:hint="eastAsia" w:ascii="仿宋" w:hAnsi="仿宋" w:eastAsia="仿宋" w:cs="仿宋"/>
                <w:b w:val="0"/>
                <w:bCs w:val="0"/>
                <w:spacing w:val="-2"/>
                <w:sz w:val="24"/>
                <w:szCs w:val="24"/>
                <w:lang w:eastAsia="zh-CN"/>
                <w14:textOutline w14:w="4354" w14:cap="flat" w14:cmpd="sng">
                  <w14:solidFill>
                    <w14:srgbClr w14:val="000000"/>
                  </w14:solidFill>
                  <w14:prstDash w14:val="solid"/>
                  <w14:miter w14:val="0"/>
                </w14:textOutline>
              </w:rPr>
              <w:t>（</w:t>
            </w:r>
            <w:r>
              <w:rPr>
                <w:rFonts w:ascii="Times New Roman" w:hAnsi="Times New Roman" w:eastAsia="Times New Roman" w:cs="Times New Roman"/>
                <w:b w:val="0"/>
                <w:bCs w:val="0"/>
                <w:spacing w:val="-1"/>
                <w:sz w:val="24"/>
                <w:szCs w:val="24"/>
              </w:rPr>
              <w:t>O</w:t>
            </w:r>
            <w:r>
              <w:rPr>
                <w:rFonts w:ascii="Times New Roman" w:hAnsi="Times New Roman" w:eastAsia="Times New Roman" w:cs="Times New Roman"/>
                <w:b w:val="0"/>
                <w:bCs w:val="0"/>
                <w:spacing w:val="-2"/>
                <w:sz w:val="24"/>
                <w:szCs w:val="24"/>
              </w:rPr>
              <w:t>1</w:t>
            </w:r>
            <w:r>
              <w:rPr>
                <w:rFonts w:hint="eastAsia" w:ascii="仿宋" w:hAnsi="仿宋" w:eastAsia="仿宋" w:cs="仿宋"/>
                <w:b w:val="0"/>
                <w:bCs w:val="0"/>
                <w:spacing w:val="-2"/>
                <w:sz w:val="24"/>
                <w:szCs w:val="24"/>
                <w:lang w:eastAsia="zh-CN"/>
                <w14:textOutline w14:w="4354" w14:cap="flat" w14:cmpd="sng">
                  <w14:solidFill>
                    <w14:srgbClr w14:val="000000"/>
                  </w14:solidFill>
                  <w14:prstDash w14:val="solid"/>
                  <w14:miter w14:val="0"/>
                </w14:textOutline>
              </w:rPr>
              <w:t>）</w:t>
            </w:r>
          </w:p>
        </w:tc>
        <w:tc>
          <w:tcPr>
            <w:tcW w:w="1855" w:type="dxa"/>
            <w:vAlign w:val="top"/>
          </w:tcPr>
          <w:p w14:paraId="38E2ACEF">
            <w:pPr>
              <w:keepNext w:val="0"/>
              <w:keepLines w:val="0"/>
              <w:pageBreakBefore w:val="0"/>
              <w:widowControl/>
              <w:kinsoku w:val="0"/>
              <w:wordWrap/>
              <w:overflowPunct/>
              <w:topLinePunct w:val="0"/>
              <w:autoSpaceDE w:val="0"/>
              <w:autoSpaceDN w:val="0"/>
              <w:bidi w:val="0"/>
              <w:adjustRightInd w:val="0"/>
              <w:snapToGrid w:val="0"/>
              <w:spacing w:before="95" w:line="334" w:lineRule="auto"/>
              <w:ind w:left="329"/>
              <w:textAlignment w:val="baseline"/>
              <w:rPr>
                <w:rFonts w:hint="eastAsia" w:ascii="仿宋" w:hAnsi="仿宋" w:eastAsia="宋体" w:cs="仿宋"/>
                <w:b w:val="0"/>
                <w:bCs w:val="0"/>
                <w:sz w:val="24"/>
                <w:szCs w:val="24"/>
                <w:lang w:eastAsia="zh-CN"/>
              </w:rPr>
            </w:pPr>
            <w:r>
              <w:rPr>
                <w:rFonts w:ascii="Times New Roman" w:hAnsi="Times New Roman" w:eastAsia="Times New Roman" w:cs="Times New Roman"/>
                <w:b w:val="0"/>
                <w:bCs w:val="0"/>
                <w:spacing w:val="19"/>
                <w:sz w:val="24"/>
                <w:szCs w:val="24"/>
              </w:rPr>
              <w:t>2</w:t>
            </w:r>
            <w:r>
              <w:rPr>
                <w:rFonts w:ascii="仿宋" w:hAnsi="仿宋" w:eastAsia="仿宋" w:cs="仿宋"/>
                <w:b w:val="0"/>
                <w:bCs w:val="0"/>
                <w:spacing w:val="18"/>
                <w:sz w:val="24"/>
                <w:szCs w:val="24"/>
                <w14:textOutline w14:w="4354" w14:cap="flat" w14:cmpd="sng">
                  <w14:solidFill>
                    <w14:srgbClr w14:val="000000"/>
                  </w14:solidFill>
                  <w14:prstDash w14:val="solid"/>
                  <w14:miter w14:val="0"/>
                </w14:textOutline>
              </w:rPr>
              <w:t>级</w:t>
            </w:r>
            <w:r>
              <w:rPr>
                <w:rFonts w:hint="eastAsia" w:ascii="仿宋" w:hAnsi="仿宋" w:eastAsia="仿宋" w:cs="仿宋"/>
                <w:b w:val="0"/>
                <w:bCs w:val="0"/>
                <w:spacing w:val="18"/>
                <w:sz w:val="24"/>
                <w:szCs w:val="24"/>
                <w:lang w:eastAsia="zh-CN"/>
                <w14:textOutline w14:w="4354" w14:cap="flat" w14:cmpd="sng">
                  <w14:solidFill>
                    <w14:srgbClr w14:val="000000"/>
                  </w14:solidFill>
                  <w14:prstDash w14:val="solid"/>
                  <w14:miter w14:val="0"/>
                </w14:textOutline>
              </w:rPr>
              <w:t>（</w:t>
            </w:r>
            <w:r>
              <w:rPr>
                <w:rFonts w:ascii="Times New Roman" w:hAnsi="Times New Roman" w:eastAsia="Times New Roman" w:cs="Times New Roman"/>
                <w:b w:val="0"/>
                <w:bCs w:val="0"/>
                <w:sz w:val="24"/>
                <w:szCs w:val="24"/>
              </w:rPr>
              <w:t>O</w:t>
            </w:r>
            <w:r>
              <w:rPr>
                <w:rFonts w:ascii="Times New Roman" w:hAnsi="Times New Roman" w:eastAsia="Times New Roman" w:cs="Times New Roman"/>
                <w:b w:val="0"/>
                <w:bCs w:val="0"/>
                <w:spacing w:val="18"/>
                <w:sz w:val="24"/>
                <w:szCs w:val="24"/>
              </w:rPr>
              <w:t>2</w:t>
            </w:r>
            <w:r>
              <w:rPr>
                <w:rFonts w:hint="eastAsia" w:ascii="仿宋" w:hAnsi="仿宋" w:eastAsia="仿宋" w:cs="仿宋"/>
                <w:b w:val="0"/>
                <w:bCs w:val="0"/>
                <w:spacing w:val="18"/>
                <w:sz w:val="24"/>
                <w:szCs w:val="24"/>
                <w:lang w:eastAsia="zh-CN"/>
                <w14:textOutline w14:w="4354" w14:cap="flat" w14:cmpd="sng">
                  <w14:solidFill>
                    <w14:srgbClr w14:val="000000"/>
                  </w14:solidFill>
                  <w14:prstDash w14:val="solid"/>
                  <w14:miter w14:val="0"/>
                </w14:textOutline>
              </w:rPr>
              <w:t>）</w:t>
            </w:r>
          </w:p>
        </w:tc>
        <w:tc>
          <w:tcPr>
            <w:tcW w:w="1854" w:type="dxa"/>
            <w:vAlign w:val="top"/>
          </w:tcPr>
          <w:p w14:paraId="20AA0749">
            <w:pPr>
              <w:keepNext w:val="0"/>
              <w:keepLines w:val="0"/>
              <w:pageBreakBefore w:val="0"/>
              <w:widowControl/>
              <w:kinsoku w:val="0"/>
              <w:wordWrap/>
              <w:overflowPunct/>
              <w:topLinePunct w:val="0"/>
              <w:autoSpaceDE w:val="0"/>
              <w:autoSpaceDN w:val="0"/>
              <w:bidi w:val="0"/>
              <w:adjustRightInd w:val="0"/>
              <w:snapToGrid w:val="0"/>
              <w:spacing w:before="95" w:line="334" w:lineRule="auto"/>
              <w:ind w:left="327"/>
              <w:textAlignment w:val="baseline"/>
              <w:rPr>
                <w:rFonts w:hint="eastAsia" w:ascii="仿宋" w:hAnsi="仿宋" w:eastAsia="宋体" w:cs="仿宋"/>
                <w:b w:val="0"/>
                <w:bCs w:val="0"/>
                <w:sz w:val="24"/>
                <w:szCs w:val="24"/>
                <w:lang w:eastAsia="zh-CN"/>
              </w:rPr>
            </w:pPr>
            <w:r>
              <w:rPr>
                <w:rFonts w:ascii="Times New Roman" w:hAnsi="Times New Roman" w:eastAsia="Times New Roman" w:cs="Times New Roman"/>
                <w:b w:val="0"/>
                <w:bCs w:val="0"/>
                <w:spacing w:val="21"/>
                <w:sz w:val="24"/>
                <w:szCs w:val="24"/>
              </w:rPr>
              <w:t>3</w:t>
            </w:r>
            <w:r>
              <w:rPr>
                <w:rFonts w:ascii="仿宋" w:hAnsi="仿宋" w:eastAsia="仿宋" w:cs="仿宋"/>
                <w:b w:val="0"/>
                <w:bCs w:val="0"/>
                <w:spacing w:val="18"/>
                <w:sz w:val="24"/>
                <w:szCs w:val="24"/>
                <w14:textOutline w14:w="4354" w14:cap="flat" w14:cmpd="sng">
                  <w14:solidFill>
                    <w14:srgbClr w14:val="000000"/>
                  </w14:solidFill>
                  <w14:prstDash w14:val="solid"/>
                  <w14:miter w14:val="0"/>
                </w14:textOutline>
              </w:rPr>
              <w:t>级</w:t>
            </w:r>
            <w:r>
              <w:rPr>
                <w:rFonts w:hint="eastAsia" w:ascii="仿宋" w:hAnsi="仿宋" w:eastAsia="仿宋" w:cs="仿宋"/>
                <w:b w:val="0"/>
                <w:bCs w:val="0"/>
                <w:spacing w:val="18"/>
                <w:sz w:val="24"/>
                <w:szCs w:val="24"/>
                <w:lang w:eastAsia="zh-CN"/>
                <w14:textOutline w14:w="4354" w14:cap="flat" w14:cmpd="sng">
                  <w14:solidFill>
                    <w14:srgbClr w14:val="000000"/>
                  </w14:solidFill>
                  <w14:prstDash w14:val="solid"/>
                  <w14:miter w14:val="0"/>
                </w14:textOutline>
              </w:rPr>
              <w:t>（</w:t>
            </w:r>
            <w:r>
              <w:rPr>
                <w:rFonts w:ascii="Times New Roman" w:hAnsi="Times New Roman" w:eastAsia="Times New Roman" w:cs="Times New Roman"/>
                <w:b w:val="0"/>
                <w:bCs w:val="0"/>
                <w:sz w:val="24"/>
                <w:szCs w:val="24"/>
              </w:rPr>
              <w:t>O</w:t>
            </w:r>
            <w:r>
              <w:rPr>
                <w:rFonts w:ascii="Times New Roman" w:hAnsi="Times New Roman" w:eastAsia="Times New Roman" w:cs="Times New Roman"/>
                <w:b w:val="0"/>
                <w:bCs w:val="0"/>
                <w:spacing w:val="18"/>
                <w:sz w:val="24"/>
                <w:szCs w:val="24"/>
              </w:rPr>
              <w:t>3</w:t>
            </w:r>
            <w:r>
              <w:rPr>
                <w:rFonts w:hint="eastAsia" w:ascii="仿宋" w:hAnsi="仿宋" w:eastAsia="仿宋" w:cs="仿宋"/>
                <w:b w:val="0"/>
                <w:bCs w:val="0"/>
                <w:spacing w:val="18"/>
                <w:sz w:val="24"/>
                <w:szCs w:val="24"/>
                <w:lang w:eastAsia="zh-CN"/>
                <w14:textOutline w14:w="4354" w14:cap="flat" w14:cmpd="sng">
                  <w14:solidFill>
                    <w14:srgbClr w14:val="000000"/>
                  </w14:solidFill>
                  <w14:prstDash w14:val="solid"/>
                  <w14:miter w14:val="0"/>
                </w14:textOutline>
              </w:rPr>
              <w:t>）</w:t>
            </w:r>
          </w:p>
        </w:tc>
        <w:tc>
          <w:tcPr>
            <w:tcW w:w="1859" w:type="dxa"/>
            <w:vAlign w:val="top"/>
          </w:tcPr>
          <w:p w14:paraId="61A3962D">
            <w:pPr>
              <w:keepNext w:val="0"/>
              <w:keepLines w:val="0"/>
              <w:pageBreakBefore w:val="0"/>
              <w:widowControl/>
              <w:kinsoku w:val="0"/>
              <w:wordWrap/>
              <w:overflowPunct/>
              <w:topLinePunct w:val="0"/>
              <w:autoSpaceDE w:val="0"/>
              <w:autoSpaceDN w:val="0"/>
              <w:bidi w:val="0"/>
              <w:adjustRightInd w:val="0"/>
              <w:snapToGrid w:val="0"/>
              <w:spacing w:before="95" w:line="334" w:lineRule="auto"/>
              <w:ind w:left="331"/>
              <w:textAlignment w:val="baseline"/>
              <w:rPr>
                <w:rFonts w:hint="eastAsia" w:ascii="仿宋" w:hAnsi="仿宋" w:eastAsia="宋体" w:cs="仿宋"/>
                <w:b w:val="0"/>
                <w:bCs w:val="0"/>
                <w:sz w:val="24"/>
                <w:szCs w:val="24"/>
                <w:lang w:eastAsia="zh-CN"/>
              </w:rPr>
            </w:pPr>
            <w:r>
              <w:rPr>
                <w:rFonts w:ascii="Times New Roman" w:hAnsi="Times New Roman" w:eastAsia="Times New Roman" w:cs="Times New Roman"/>
                <w:b w:val="0"/>
                <w:bCs w:val="0"/>
                <w:spacing w:val="20"/>
                <w:sz w:val="24"/>
                <w:szCs w:val="24"/>
              </w:rPr>
              <w:t>4</w:t>
            </w:r>
            <w:r>
              <w:rPr>
                <w:rFonts w:ascii="仿宋" w:hAnsi="仿宋" w:eastAsia="仿宋" w:cs="仿宋"/>
                <w:b w:val="0"/>
                <w:bCs w:val="0"/>
                <w:spacing w:val="18"/>
                <w:sz w:val="24"/>
                <w:szCs w:val="24"/>
                <w14:textOutline w14:w="4354" w14:cap="flat" w14:cmpd="sng">
                  <w14:solidFill>
                    <w14:srgbClr w14:val="000000"/>
                  </w14:solidFill>
                  <w14:prstDash w14:val="solid"/>
                  <w14:miter w14:val="0"/>
                </w14:textOutline>
              </w:rPr>
              <w:t>级</w:t>
            </w:r>
            <w:r>
              <w:rPr>
                <w:rFonts w:hint="eastAsia" w:ascii="仿宋" w:hAnsi="仿宋" w:eastAsia="仿宋" w:cs="仿宋"/>
                <w:b w:val="0"/>
                <w:bCs w:val="0"/>
                <w:spacing w:val="18"/>
                <w:sz w:val="24"/>
                <w:szCs w:val="24"/>
                <w:lang w:eastAsia="zh-CN"/>
                <w14:textOutline w14:w="4354" w14:cap="flat" w14:cmpd="sng">
                  <w14:solidFill>
                    <w14:srgbClr w14:val="000000"/>
                  </w14:solidFill>
                  <w14:prstDash w14:val="solid"/>
                  <w14:miter w14:val="0"/>
                </w14:textOutline>
              </w:rPr>
              <w:t>（</w:t>
            </w:r>
            <w:r>
              <w:rPr>
                <w:rFonts w:ascii="Times New Roman" w:hAnsi="Times New Roman" w:eastAsia="Times New Roman" w:cs="Times New Roman"/>
                <w:b w:val="0"/>
                <w:bCs w:val="0"/>
                <w:sz w:val="24"/>
                <w:szCs w:val="24"/>
              </w:rPr>
              <w:t>O</w:t>
            </w:r>
            <w:r>
              <w:rPr>
                <w:rFonts w:ascii="Times New Roman" w:hAnsi="Times New Roman" w:eastAsia="Times New Roman" w:cs="Times New Roman"/>
                <w:b w:val="0"/>
                <w:bCs w:val="0"/>
                <w:spacing w:val="18"/>
                <w:sz w:val="24"/>
                <w:szCs w:val="24"/>
              </w:rPr>
              <w:t>4</w:t>
            </w:r>
            <w:r>
              <w:rPr>
                <w:rFonts w:hint="eastAsia" w:ascii="仿宋" w:hAnsi="仿宋" w:eastAsia="仿宋" w:cs="仿宋"/>
                <w:b w:val="0"/>
                <w:bCs w:val="0"/>
                <w:spacing w:val="18"/>
                <w:sz w:val="24"/>
                <w:szCs w:val="24"/>
                <w:lang w:eastAsia="zh-CN"/>
                <w14:textOutline w14:w="4354" w14:cap="flat" w14:cmpd="sng">
                  <w14:solidFill>
                    <w14:srgbClr w14:val="000000"/>
                  </w14:solidFill>
                  <w14:prstDash w14:val="solid"/>
                  <w14:miter w14:val="0"/>
                </w14:textOutline>
              </w:rPr>
              <w:t>）</w:t>
            </w:r>
          </w:p>
        </w:tc>
      </w:tr>
      <w:tr w14:paraId="3334B7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9" w:hRule="atLeast"/>
        </w:trPr>
        <w:tc>
          <w:tcPr>
            <w:tcW w:w="1981" w:type="dxa"/>
            <w:vAlign w:val="top"/>
          </w:tcPr>
          <w:p w14:paraId="3F2046B7">
            <w:pPr>
              <w:keepNext w:val="0"/>
              <w:keepLines w:val="0"/>
              <w:pageBreakBefore w:val="0"/>
              <w:widowControl/>
              <w:kinsoku w:val="0"/>
              <w:wordWrap/>
              <w:overflowPunct/>
              <w:topLinePunct w:val="0"/>
              <w:autoSpaceDE w:val="0"/>
              <w:autoSpaceDN w:val="0"/>
              <w:bidi w:val="0"/>
              <w:adjustRightInd w:val="0"/>
              <w:snapToGrid w:val="0"/>
              <w:spacing w:before="97" w:line="334" w:lineRule="auto"/>
              <w:ind w:left="160"/>
              <w:textAlignment w:val="baseline"/>
              <w:rPr>
                <w:rFonts w:hint="eastAsia" w:ascii="仿宋" w:hAnsi="仿宋" w:eastAsia="仿宋" w:cs="仿宋"/>
                <w:sz w:val="24"/>
                <w:szCs w:val="24"/>
                <w:lang w:eastAsia="zh-CN"/>
              </w:rPr>
            </w:pPr>
            <w:r>
              <w:rPr>
                <w:rFonts w:ascii="仿宋" w:hAnsi="仿宋" w:eastAsia="仿宋" w:cs="仿宋"/>
                <w:spacing w:val="17"/>
                <w:sz w:val="24"/>
                <w:szCs w:val="24"/>
              </w:rPr>
              <w:t>技</w:t>
            </w:r>
            <w:r>
              <w:rPr>
                <w:rFonts w:ascii="仿宋" w:hAnsi="仿宋" w:eastAsia="仿宋" w:cs="仿宋"/>
                <w:spacing w:val="15"/>
                <w:sz w:val="24"/>
                <w:szCs w:val="24"/>
              </w:rPr>
              <w:t>能工资</w:t>
            </w:r>
            <w:r>
              <w:rPr>
                <w:rFonts w:hint="eastAsia" w:ascii="仿宋" w:hAnsi="仿宋" w:eastAsia="仿宋" w:cs="仿宋"/>
                <w:spacing w:val="15"/>
                <w:sz w:val="24"/>
                <w:szCs w:val="24"/>
                <w:lang w:eastAsia="zh-CN"/>
              </w:rPr>
              <w:t>（</w:t>
            </w:r>
            <w:r>
              <w:rPr>
                <w:rFonts w:ascii="仿宋" w:hAnsi="仿宋" w:eastAsia="仿宋" w:cs="仿宋"/>
                <w:spacing w:val="15"/>
                <w:sz w:val="24"/>
                <w:szCs w:val="24"/>
              </w:rPr>
              <w:t>元</w:t>
            </w:r>
            <w:r>
              <w:rPr>
                <w:rFonts w:hint="eastAsia" w:ascii="仿宋" w:hAnsi="仿宋" w:eastAsia="仿宋" w:cs="仿宋"/>
                <w:spacing w:val="15"/>
                <w:sz w:val="24"/>
                <w:szCs w:val="24"/>
                <w:lang w:eastAsia="zh-CN"/>
              </w:rPr>
              <w:t>）</w:t>
            </w:r>
          </w:p>
        </w:tc>
        <w:tc>
          <w:tcPr>
            <w:tcW w:w="1519" w:type="dxa"/>
            <w:vAlign w:val="top"/>
          </w:tcPr>
          <w:p w14:paraId="2F2C514B">
            <w:pPr>
              <w:keepNext w:val="0"/>
              <w:keepLines w:val="0"/>
              <w:pageBreakBefore w:val="0"/>
              <w:widowControl/>
              <w:kinsoku w:val="0"/>
              <w:wordWrap/>
              <w:overflowPunct/>
              <w:topLinePunct w:val="0"/>
              <w:autoSpaceDE w:val="0"/>
              <w:autoSpaceDN w:val="0"/>
              <w:bidi w:val="0"/>
              <w:adjustRightInd w:val="0"/>
              <w:snapToGrid w:val="0"/>
              <w:spacing w:before="140" w:line="334" w:lineRule="auto"/>
              <w:ind w:left="586"/>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5</w:t>
            </w:r>
            <w:r>
              <w:rPr>
                <w:rFonts w:ascii="Times New Roman" w:hAnsi="Times New Roman" w:eastAsia="Times New Roman" w:cs="Times New Roman"/>
                <w:spacing w:val="-2"/>
                <w:sz w:val="24"/>
                <w:szCs w:val="24"/>
              </w:rPr>
              <w:t>00</w:t>
            </w:r>
          </w:p>
        </w:tc>
        <w:tc>
          <w:tcPr>
            <w:tcW w:w="1855" w:type="dxa"/>
            <w:vAlign w:val="top"/>
          </w:tcPr>
          <w:p w14:paraId="0676D458">
            <w:pPr>
              <w:keepNext w:val="0"/>
              <w:keepLines w:val="0"/>
              <w:pageBreakBefore w:val="0"/>
              <w:widowControl/>
              <w:kinsoku w:val="0"/>
              <w:wordWrap/>
              <w:overflowPunct/>
              <w:topLinePunct w:val="0"/>
              <w:autoSpaceDE w:val="0"/>
              <w:autoSpaceDN w:val="0"/>
              <w:bidi w:val="0"/>
              <w:adjustRightInd w:val="0"/>
              <w:snapToGrid w:val="0"/>
              <w:spacing w:before="140" w:line="334" w:lineRule="auto"/>
              <w:ind w:left="758"/>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8</w:t>
            </w:r>
            <w:r>
              <w:rPr>
                <w:rFonts w:ascii="Times New Roman" w:hAnsi="Times New Roman" w:eastAsia="Times New Roman" w:cs="Times New Roman"/>
                <w:spacing w:val="-3"/>
                <w:sz w:val="24"/>
                <w:szCs w:val="24"/>
              </w:rPr>
              <w:t>00</w:t>
            </w:r>
          </w:p>
        </w:tc>
        <w:tc>
          <w:tcPr>
            <w:tcW w:w="1854" w:type="dxa"/>
            <w:vAlign w:val="top"/>
          </w:tcPr>
          <w:p w14:paraId="27B68FA3">
            <w:pPr>
              <w:keepNext w:val="0"/>
              <w:keepLines w:val="0"/>
              <w:pageBreakBefore w:val="0"/>
              <w:widowControl/>
              <w:kinsoku w:val="0"/>
              <w:wordWrap/>
              <w:overflowPunct/>
              <w:topLinePunct w:val="0"/>
              <w:autoSpaceDE w:val="0"/>
              <w:autoSpaceDN w:val="0"/>
              <w:bidi w:val="0"/>
              <w:adjustRightInd w:val="0"/>
              <w:snapToGrid w:val="0"/>
              <w:spacing w:before="140" w:line="334" w:lineRule="auto"/>
              <w:ind w:left="712"/>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w:t>
            </w:r>
            <w:r>
              <w:rPr>
                <w:rFonts w:ascii="Times New Roman" w:hAnsi="Times New Roman" w:eastAsia="Times New Roman" w:cs="Times New Roman"/>
                <w:spacing w:val="-5"/>
                <w:sz w:val="24"/>
                <w:szCs w:val="24"/>
              </w:rPr>
              <w:t>200</w:t>
            </w:r>
          </w:p>
        </w:tc>
        <w:tc>
          <w:tcPr>
            <w:tcW w:w="1859" w:type="dxa"/>
            <w:vAlign w:val="top"/>
          </w:tcPr>
          <w:p w14:paraId="13622014">
            <w:pPr>
              <w:keepNext w:val="0"/>
              <w:keepLines w:val="0"/>
              <w:pageBreakBefore w:val="0"/>
              <w:widowControl/>
              <w:kinsoku w:val="0"/>
              <w:wordWrap/>
              <w:overflowPunct/>
              <w:topLinePunct w:val="0"/>
              <w:autoSpaceDE w:val="0"/>
              <w:autoSpaceDN w:val="0"/>
              <w:bidi w:val="0"/>
              <w:adjustRightInd w:val="0"/>
              <w:snapToGrid w:val="0"/>
              <w:spacing w:before="140" w:line="334" w:lineRule="auto"/>
              <w:ind w:left="714"/>
              <w:textAlignment w:val="baseline"/>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w:t>
            </w:r>
            <w:r>
              <w:rPr>
                <w:rFonts w:ascii="Times New Roman" w:hAnsi="Times New Roman" w:eastAsia="Times New Roman" w:cs="Times New Roman"/>
                <w:spacing w:val="-5"/>
                <w:sz w:val="24"/>
                <w:szCs w:val="24"/>
              </w:rPr>
              <w:t>800</w:t>
            </w:r>
          </w:p>
        </w:tc>
      </w:tr>
    </w:tbl>
    <w:p w14:paraId="209E5F5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（二）季度奖金适用于干部及专业总监，其中M6级干部、P8专业岗和香港地区干部及专业总监不设季度奖金。</w:t>
      </w:r>
    </w:p>
    <w:p w14:paraId="6CDE294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（三）月度奖金适用于经理级及基层员工。</w:t>
      </w:r>
    </w:p>
    <w:p w14:paraId="494283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（四）任期激励适用于干部及专业总监、关键岗位员工，具体纳入任期激励的岗位根据任期激励方案确定。</w:t>
      </w:r>
    </w:p>
    <w:p w14:paraId="61F24ED1">
      <w:pPr>
        <w:keepNext w:val="0"/>
        <w:keepLines w:val="0"/>
        <w:pageBreakBefore w:val="0"/>
        <w:widowControl/>
        <w:kinsoku w:val="0"/>
        <w:wordWrap/>
        <w:overflowPunct/>
        <w:topLinePunct w:val="0"/>
        <w:autoSpaceDE w:val="0"/>
        <w:autoSpaceDN w:val="0"/>
        <w:bidi w:val="0"/>
        <w:adjustRightInd w:val="0"/>
        <w:snapToGrid w:val="0"/>
        <w:spacing w:before="1" w:line="334" w:lineRule="auto"/>
        <w:ind w:left="681"/>
        <w:textAlignment w:val="baseline"/>
        <w:rPr>
          <w:del w:id="189" w:author="咨询组" w:date="2025-10-15T13:55:19Z"/>
          <w:rFonts w:ascii="仿宋" w:hAnsi="仿宋" w:eastAsia="仿宋" w:cs="仿宋"/>
          <w:sz w:val="31"/>
          <w:szCs w:val="31"/>
        </w:rPr>
      </w:pPr>
      <w:del w:id="190" w:author="咨询组" w:date="2025-10-15T13:55:19Z">
        <w:r>
          <w:rPr>
            <w:rFonts w:ascii="黑体" w:hAnsi="黑体" w:eastAsia="黑体" w:cs="黑体"/>
            <w:spacing w:val="10"/>
            <w:sz w:val="31"/>
            <w:szCs w:val="31"/>
          </w:rPr>
          <w:delText>第</w:delText>
        </w:r>
      </w:del>
      <w:del w:id="191" w:author="咨询组" w:date="2025-10-15T13:55:19Z">
        <w:r>
          <w:rPr>
            <w:rFonts w:ascii="黑体" w:hAnsi="黑体" w:eastAsia="黑体" w:cs="黑体"/>
            <w:spacing w:val="7"/>
            <w:sz w:val="31"/>
            <w:szCs w:val="31"/>
          </w:rPr>
          <w:delText xml:space="preserve">十条 </w:delText>
        </w:r>
      </w:del>
      <w:del w:id="192" w:author="咨询组" w:date="2025-10-15T13:55:19Z">
        <w:r>
          <w:rPr>
            <w:rFonts w:ascii="仿宋" w:hAnsi="仿宋" w:eastAsia="仿宋" w:cs="仿宋"/>
            <w:spacing w:val="7"/>
            <w:sz w:val="31"/>
            <w:szCs w:val="31"/>
          </w:rPr>
          <w:delText>薪酬结构</w:delText>
        </w:r>
      </w:del>
    </w:p>
    <w:p w14:paraId="36895C38">
      <w:pPr>
        <w:keepNext w:val="0"/>
        <w:keepLines w:val="0"/>
        <w:pageBreakBefore w:val="0"/>
        <w:widowControl/>
        <w:kinsoku w:val="0"/>
        <w:wordWrap/>
        <w:overflowPunct/>
        <w:topLinePunct w:val="0"/>
        <w:autoSpaceDE w:val="0"/>
        <w:autoSpaceDN w:val="0"/>
        <w:bidi w:val="0"/>
        <w:adjustRightInd w:val="0"/>
        <w:snapToGrid w:val="0"/>
        <w:spacing w:before="188" w:line="334" w:lineRule="auto"/>
        <w:ind w:left="36" w:right="6" w:firstLine="655"/>
        <w:textAlignment w:val="baseline"/>
        <w:rPr>
          <w:del w:id="193" w:author="咨询组" w:date="2025-10-15T13:55:19Z"/>
          <w:rFonts w:ascii="仿宋" w:hAnsi="仿宋" w:eastAsia="仿宋" w:cs="仿宋"/>
          <w:sz w:val="31"/>
          <w:szCs w:val="31"/>
        </w:rPr>
      </w:pPr>
      <w:del w:id="194" w:author="咨询组" w:date="2025-10-15T13:55:19Z">
        <w:r>
          <w:rPr>
            <w:rFonts w:ascii="仿宋" w:hAnsi="仿宋" w:eastAsia="仿宋" w:cs="仿宋"/>
            <w:spacing w:val="20"/>
            <w:sz w:val="31"/>
            <w:szCs w:val="31"/>
          </w:rPr>
          <w:delText>薪</w:delText>
        </w:r>
      </w:del>
      <w:del w:id="195" w:author="咨询组" w:date="2025-10-15T13:55:19Z">
        <w:r>
          <w:rPr>
            <w:rFonts w:ascii="仿宋" w:hAnsi="仿宋" w:eastAsia="仿宋" w:cs="仿宋"/>
            <w:spacing w:val="13"/>
            <w:sz w:val="31"/>
            <w:szCs w:val="31"/>
          </w:rPr>
          <w:delText>酬结构是指各薪酬科目之间的比例关系，体现公司对各岗</w:delText>
        </w:r>
      </w:del>
      <w:del w:id="196" w:author="咨询组" w:date="2025-10-15T13:55:19Z">
        <w:r>
          <w:rPr>
            <w:rFonts w:ascii="仿宋" w:hAnsi="仿宋" w:eastAsia="仿宋" w:cs="仿宋"/>
            <w:spacing w:val="8"/>
            <w:sz w:val="31"/>
            <w:szCs w:val="31"/>
          </w:rPr>
          <w:delText>位类别的激励导向</w:delText>
        </w:r>
      </w:del>
      <w:del w:id="197" w:author="咨询组" w:date="2025-10-15T13:55:19Z">
        <w:r>
          <w:rPr>
            <w:rFonts w:ascii="仿宋" w:hAnsi="仿宋" w:eastAsia="仿宋" w:cs="仿宋"/>
            <w:spacing w:val="6"/>
            <w:sz w:val="31"/>
            <w:szCs w:val="31"/>
          </w:rPr>
          <w:delText>。</w:delText>
        </w:r>
      </w:del>
    </w:p>
    <w:p w14:paraId="46F7D719">
      <w:pPr>
        <w:keepNext w:val="0"/>
        <w:keepLines w:val="0"/>
        <w:pageBreakBefore w:val="0"/>
        <w:widowControl/>
        <w:kinsoku w:val="0"/>
        <w:wordWrap/>
        <w:overflowPunct/>
        <w:topLinePunct w:val="0"/>
        <w:autoSpaceDE w:val="0"/>
        <w:autoSpaceDN w:val="0"/>
        <w:bidi w:val="0"/>
        <w:adjustRightInd w:val="0"/>
        <w:snapToGrid w:val="0"/>
        <w:spacing w:before="3" w:line="334" w:lineRule="auto"/>
        <w:ind w:left="45" w:right="4" w:firstLine="649"/>
        <w:textAlignment w:val="baseline"/>
        <w:rPr>
          <w:del w:id="198" w:author="咨询组" w:date="2025-10-15T13:55:19Z"/>
          <w:rFonts w:ascii="仿宋" w:hAnsi="仿宋" w:eastAsia="仿宋" w:cs="仿宋"/>
          <w:sz w:val="31"/>
          <w:szCs w:val="31"/>
        </w:rPr>
      </w:pPr>
      <w:del w:id="199" w:author="咨询组" w:date="2025-10-15T13:55:19Z">
        <w:r>
          <w:rPr>
            <w:rFonts w:ascii="仿宋" w:hAnsi="仿宋" w:eastAsia="仿宋" w:cs="仿宋"/>
            <w:spacing w:val="-8"/>
            <w:sz w:val="31"/>
            <w:szCs w:val="31"/>
          </w:rPr>
          <w:delText>华润</w:delText>
        </w:r>
      </w:del>
      <w:del w:id="200" w:author="咨询组" w:date="2025-10-15T13:55:19Z">
        <w:r>
          <w:rPr>
            <w:rFonts w:ascii="仿宋" w:hAnsi="仿宋" w:eastAsia="仿宋" w:cs="仿宋"/>
            <w:spacing w:val="-5"/>
            <w:sz w:val="31"/>
            <w:szCs w:val="31"/>
          </w:rPr>
          <w:delText>啤</w:delText>
        </w:r>
      </w:del>
      <w:del w:id="201" w:author="咨询组" w:date="2025-10-15T13:55:19Z">
        <w:r>
          <w:rPr>
            <w:rFonts w:ascii="仿宋" w:hAnsi="仿宋" w:eastAsia="仿宋" w:cs="仿宋"/>
            <w:spacing w:val="-4"/>
            <w:sz w:val="31"/>
            <w:szCs w:val="31"/>
          </w:rPr>
          <w:delText>酒按照职级、岗位类别，设计不同的薪酬构成比例，包</w:delText>
        </w:r>
      </w:del>
      <w:del w:id="202" w:author="咨询组" w:date="2025-10-15T13:55:19Z">
        <w:r>
          <w:rPr>
            <w:rFonts w:ascii="仿宋" w:hAnsi="仿宋" w:eastAsia="仿宋" w:cs="仿宋"/>
            <w:spacing w:val="4"/>
            <w:sz w:val="31"/>
            <w:szCs w:val="31"/>
          </w:rPr>
          <w:delText>括干</w:delText>
        </w:r>
      </w:del>
      <w:del w:id="203" w:author="咨询组" w:date="2025-10-15T13:55:19Z">
        <w:r>
          <w:rPr>
            <w:rFonts w:ascii="仿宋" w:hAnsi="仿宋" w:eastAsia="仿宋" w:cs="仿宋"/>
            <w:spacing w:val="2"/>
            <w:sz w:val="31"/>
            <w:szCs w:val="31"/>
          </w:rPr>
          <w:delText>部及专业总监基本工资、目标季度奖金、目标年终奖的比例关</w:delText>
        </w:r>
      </w:del>
      <w:del w:id="204" w:author="咨询组" w:date="2025-10-15T13:55:19Z">
        <w:r>
          <w:rPr>
            <w:rFonts w:ascii="仿宋" w:hAnsi="仿宋" w:eastAsia="仿宋" w:cs="仿宋"/>
            <w:spacing w:val="4"/>
            <w:sz w:val="31"/>
            <w:szCs w:val="31"/>
          </w:rPr>
          <w:delText>系，</w:delText>
        </w:r>
      </w:del>
      <w:del w:id="205" w:author="咨询组" w:date="2025-10-15T13:55:19Z">
        <w:r>
          <w:rPr>
            <w:rFonts w:ascii="仿宋" w:hAnsi="仿宋" w:eastAsia="仿宋" w:cs="仿宋"/>
            <w:spacing w:val="2"/>
            <w:sz w:val="31"/>
            <w:szCs w:val="31"/>
          </w:rPr>
          <w:delText>经理级及基层固定工资与浮动工资比例、年终奖与月度收入倍</w:delText>
        </w:r>
      </w:del>
      <w:del w:id="206" w:author="咨询组" w:date="2025-10-15T13:55:19Z">
        <w:r>
          <w:rPr>
            <w:rFonts w:ascii="仿宋" w:hAnsi="仿宋" w:eastAsia="仿宋" w:cs="仿宋"/>
            <w:spacing w:val="1"/>
            <w:sz w:val="31"/>
            <w:szCs w:val="31"/>
          </w:rPr>
          <w:delText>数关系，明确激励导向、保障薪酬水平</w:delText>
        </w:r>
      </w:del>
      <w:del w:id="207" w:author="咨询组" w:date="2025-10-15T13:55:19Z">
        <w:r>
          <w:rPr>
            <w:rFonts w:ascii="仿宋" w:hAnsi="仿宋" w:eastAsia="仿宋" w:cs="仿宋"/>
            <w:sz w:val="31"/>
            <w:szCs w:val="31"/>
          </w:rPr>
          <w:delText>合理性及可控性。</w:delText>
        </w:r>
      </w:del>
    </w:p>
    <w:p w14:paraId="2239F39A">
      <w:pPr>
        <w:keepNext w:val="0"/>
        <w:keepLines w:val="0"/>
        <w:pageBreakBefore w:val="0"/>
        <w:widowControl/>
        <w:kinsoku w:val="0"/>
        <w:wordWrap/>
        <w:overflowPunct/>
        <w:topLinePunct w:val="0"/>
        <w:autoSpaceDE w:val="0"/>
        <w:autoSpaceDN w:val="0"/>
        <w:bidi w:val="0"/>
        <w:adjustRightInd w:val="0"/>
        <w:snapToGrid w:val="0"/>
        <w:spacing w:before="1" w:line="334" w:lineRule="auto"/>
        <w:ind w:left="674"/>
        <w:textAlignment w:val="baseline"/>
        <w:rPr>
          <w:del w:id="208" w:author="咨询组" w:date="2025-10-15T13:55:19Z"/>
          <w:rFonts w:ascii="仿宋" w:hAnsi="仿宋" w:eastAsia="仿宋" w:cs="仿宋"/>
          <w:sz w:val="31"/>
          <w:szCs w:val="31"/>
        </w:rPr>
      </w:pPr>
      <w:del w:id="209" w:author="咨询组" w:date="2025-10-15T13:55:19Z">
        <w:r>
          <w:rPr>
            <w:rFonts w:hint="eastAsia" w:ascii="仿宋" w:hAnsi="仿宋" w:eastAsia="仿宋" w:cs="仿宋"/>
            <w:spacing w:val="22"/>
            <w:sz w:val="31"/>
            <w:szCs w:val="31"/>
            <w:lang w:eastAsia="zh-CN"/>
          </w:rPr>
          <w:delText>（</w:delText>
        </w:r>
      </w:del>
      <w:del w:id="210" w:author="咨询组" w:date="2025-10-15T13:55:19Z">
        <w:r>
          <w:rPr>
            <w:rFonts w:ascii="仿宋" w:hAnsi="仿宋" w:eastAsia="仿宋" w:cs="仿宋"/>
            <w:spacing w:val="19"/>
            <w:sz w:val="31"/>
            <w:szCs w:val="31"/>
          </w:rPr>
          <w:delText>一</w:delText>
        </w:r>
      </w:del>
      <w:del w:id="211" w:author="咨询组" w:date="2025-10-15T13:55:19Z">
        <w:r>
          <w:rPr>
            <w:rFonts w:hint="eastAsia" w:ascii="仿宋" w:hAnsi="仿宋" w:eastAsia="仿宋" w:cs="仿宋"/>
            <w:spacing w:val="19"/>
            <w:sz w:val="31"/>
            <w:szCs w:val="31"/>
            <w:lang w:eastAsia="zh-CN"/>
          </w:rPr>
          <w:delText>）</w:delText>
        </w:r>
      </w:del>
      <w:del w:id="212" w:author="咨询组" w:date="2025-10-15T13:55:19Z">
        <w:r>
          <w:rPr>
            <w:rFonts w:ascii="仿宋" w:hAnsi="仿宋" w:eastAsia="仿宋" w:cs="仿宋"/>
            <w:spacing w:val="19"/>
            <w:sz w:val="31"/>
            <w:szCs w:val="31"/>
          </w:rPr>
          <w:delText>干部及专业总监薪酬结构</w:delText>
        </w:r>
      </w:del>
    </w:p>
    <w:p w14:paraId="701F6513">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213" w:author="咨询组" w:date="2025-10-15T13:55:19Z"/>
        </w:rPr>
      </w:pPr>
    </w:p>
    <w:tbl>
      <w:tblPr>
        <w:tblStyle w:val="6"/>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19"/>
        <w:gridCol w:w="1307"/>
        <w:gridCol w:w="1462"/>
        <w:gridCol w:w="2056"/>
        <w:gridCol w:w="1758"/>
        <w:gridCol w:w="1466"/>
      </w:tblGrid>
      <w:tr w14:paraId="7F634D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del w:id="214" w:author="咨询组" w:date="2025-10-15T13:55:19Z"/>
        </w:trPr>
        <w:tc>
          <w:tcPr>
            <w:tcW w:w="1019" w:type="dxa"/>
            <w:vAlign w:val="top"/>
          </w:tcPr>
          <w:p w14:paraId="58E40194">
            <w:pPr>
              <w:keepNext w:val="0"/>
              <w:keepLines w:val="0"/>
              <w:pageBreakBefore w:val="0"/>
              <w:widowControl/>
              <w:kinsoku w:val="0"/>
              <w:wordWrap/>
              <w:overflowPunct/>
              <w:topLinePunct w:val="0"/>
              <w:autoSpaceDE w:val="0"/>
              <w:autoSpaceDN w:val="0"/>
              <w:bidi w:val="0"/>
              <w:adjustRightInd w:val="0"/>
              <w:snapToGrid w:val="0"/>
              <w:spacing w:before="85" w:line="334" w:lineRule="auto"/>
              <w:ind w:left="285"/>
              <w:textAlignment w:val="baseline"/>
              <w:rPr>
                <w:del w:id="215" w:author="咨询组" w:date="2025-10-15T13:55:19Z"/>
                <w:rFonts w:ascii="仿宋" w:hAnsi="仿宋" w:eastAsia="仿宋" w:cs="仿宋"/>
                <w:sz w:val="24"/>
                <w:szCs w:val="24"/>
              </w:rPr>
            </w:pPr>
            <w:del w:id="216" w:author="咨询组" w:date="2025-10-15T13:55:19Z">
              <w:r>
                <w:rPr>
                  <w:rFonts w:ascii="仿宋" w:hAnsi="仿宋" w:eastAsia="仿宋" w:cs="仿宋"/>
                  <w:spacing w:val="-5"/>
                  <w:sz w:val="24"/>
                  <w:szCs w:val="24"/>
                  <w14:textOutline w14:w="4354" w14:cap="flat" w14:cmpd="sng">
                    <w14:solidFill>
                      <w14:srgbClr w14:val="000000"/>
                    </w14:solidFill>
                    <w14:prstDash w14:val="solid"/>
                    <w14:miter w14:val="0"/>
                  </w14:textOutline>
                </w:rPr>
                <w:delText>职</w:delText>
              </w:r>
            </w:del>
            <w:del w:id="217" w:author="咨询组" w:date="2025-10-15T13:55:19Z">
              <w:r>
                <w:rPr>
                  <w:rFonts w:ascii="仿宋" w:hAnsi="仿宋" w:eastAsia="仿宋" w:cs="仿宋"/>
                  <w:spacing w:val="-4"/>
                  <w:sz w:val="24"/>
                  <w:szCs w:val="24"/>
                  <w14:textOutline w14:w="4354" w14:cap="flat" w14:cmpd="sng">
                    <w14:solidFill>
                      <w14:srgbClr w14:val="000000"/>
                    </w14:solidFill>
                    <w14:prstDash w14:val="solid"/>
                    <w14:miter w14:val="0"/>
                  </w14:textOutline>
                </w:rPr>
                <w:delText>级</w:delText>
              </w:r>
            </w:del>
          </w:p>
        </w:tc>
        <w:tc>
          <w:tcPr>
            <w:tcW w:w="1307" w:type="dxa"/>
            <w:vAlign w:val="top"/>
          </w:tcPr>
          <w:p w14:paraId="08D9BE6D">
            <w:pPr>
              <w:keepNext w:val="0"/>
              <w:keepLines w:val="0"/>
              <w:pageBreakBefore w:val="0"/>
              <w:widowControl/>
              <w:kinsoku w:val="0"/>
              <w:wordWrap/>
              <w:overflowPunct/>
              <w:topLinePunct w:val="0"/>
              <w:autoSpaceDE w:val="0"/>
              <w:autoSpaceDN w:val="0"/>
              <w:bidi w:val="0"/>
              <w:adjustRightInd w:val="0"/>
              <w:snapToGrid w:val="0"/>
              <w:spacing w:before="86" w:line="334" w:lineRule="auto"/>
              <w:ind w:left="450"/>
              <w:textAlignment w:val="baseline"/>
              <w:rPr>
                <w:del w:id="218" w:author="咨询组" w:date="2025-10-15T13:55:19Z"/>
                <w:rFonts w:ascii="仿宋" w:hAnsi="仿宋" w:eastAsia="仿宋" w:cs="仿宋"/>
                <w:sz w:val="24"/>
                <w:szCs w:val="24"/>
              </w:rPr>
            </w:pPr>
            <w:del w:id="219" w:author="咨询组" w:date="2025-10-15T13:55:19Z">
              <w:r>
                <w:rPr>
                  <w:rFonts w:ascii="仿宋" w:hAnsi="仿宋" w:eastAsia="仿宋" w:cs="仿宋"/>
                  <w:spacing w:val="-10"/>
                  <w:sz w:val="24"/>
                  <w:szCs w:val="24"/>
                  <w14:textOutline w14:w="4354" w14:cap="flat" w14:cmpd="sng">
                    <w14:solidFill>
                      <w14:srgbClr w14:val="000000"/>
                    </w14:solidFill>
                    <w14:prstDash w14:val="solid"/>
                    <w14:miter w14:val="0"/>
                  </w14:textOutline>
                </w:rPr>
                <w:delText>岗级</w:delText>
              </w:r>
            </w:del>
          </w:p>
        </w:tc>
        <w:tc>
          <w:tcPr>
            <w:tcW w:w="1462" w:type="dxa"/>
            <w:vAlign w:val="top"/>
          </w:tcPr>
          <w:p w14:paraId="48A2076D">
            <w:pPr>
              <w:keepNext w:val="0"/>
              <w:keepLines w:val="0"/>
              <w:pageBreakBefore w:val="0"/>
              <w:widowControl/>
              <w:kinsoku w:val="0"/>
              <w:wordWrap/>
              <w:overflowPunct/>
              <w:topLinePunct w:val="0"/>
              <w:autoSpaceDE w:val="0"/>
              <w:autoSpaceDN w:val="0"/>
              <w:bidi w:val="0"/>
              <w:adjustRightInd w:val="0"/>
              <w:snapToGrid w:val="0"/>
              <w:spacing w:before="86" w:line="334" w:lineRule="auto"/>
              <w:ind w:left="250"/>
              <w:textAlignment w:val="baseline"/>
              <w:rPr>
                <w:del w:id="220" w:author="咨询组" w:date="2025-10-15T13:55:19Z"/>
                <w:rFonts w:ascii="仿宋" w:hAnsi="仿宋" w:eastAsia="仿宋" w:cs="仿宋"/>
                <w:sz w:val="24"/>
                <w:szCs w:val="24"/>
              </w:rPr>
            </w:pPr>
            <w:del w:id="221" w:author="咨询组" w:date="2025-10-15T13:55:19Z">
              <w:r>
                <w:rPr>
                  <w:rFonts w:ascii="仿宋" w:hAnsi="仿宋" w:eastAsia="仿宋" w:cs="仿宋"/>
                  <w:spacing w:val="-1"/>
                  <w:sz w:val="24"/>
                  <w:szCs w:val="24"/>
                  <w14:textOutline w14:w="4354" w14:cap="flat" w14:cmpd="sng">
                    <w14:solidFill>
                      <w14:srgbClr w14:val="000000"/>
                    </w14:solidFill>
                    <w14:prstDash w14:val="solid"/>
                    <w14:miter w14:val="0"/>
                  </w14:textOutline>
                </w:rPr>
                <w:delText>基本</w:delText>
              </w:r>
            </w:del>
            <w:del w:id="222" w:author="咨询组" w:date="2025-10-15T13:55:19Z">
              <w:r>
                <w:rPr>
                  <w:rFonts w:ascii="仿宋" w:hAnsi="仿宋" w:eastAsia="仿宋" w:cs="仿宋"/>
                  <w:sz w:val="24"/>
                  <w:szCs w:val="24"/>
                  <w14:textOutline w14:w="4354" w14:cap="flat" w14:cmpd="sng">
                    <w14:solidFill>
                      <w14:srgbClr w14:val="000000"/>
                    </w14:solidFill>
                    <w14:prstDash w14:val="solid"/>
                    <w14:miter w14:val="0"/>
                  </w14:textOutline>
                </w:rPr>
                <w:delText>工资</w:delText>
              </w:r>
            </w:del>
          </w:p>
        </w:tc>
        <w:tc>
          <w:tcPr>
            <w:tcW w:w="2056" w:type="dxa"/>
            <w:vAlign w:val="top"/>
          </w:tcPr>
          <w:p w14:paraId="1E9E6933">
            <w:pPr>
              <w:keepNext w:val="0"/>
              <w:keepLines w:val="0"/>
              <w:pageBreakBefore w:val="0"/>
              <w:widowControl/>
              <w:kinsoku w:val="0"/>
              <w:wordWrap/>
              <w:overflowPunct/>
              <w:topLinePunct w:val="0"/>
              <w:autoSpaceDE w:val="0"/>
              <w:autoSpaceDN w:val="0"/>
              <w:bidi w:val="0"/>
              <w:adjustRightInd w:val="0"/>
              <w:snapToGrid w:val="0"/>
              <w:spacing w:before="86" w:line="334" w:lineRule="auto"/>
              <w:ind w:left="354"/>
              <w:textAlignment w:val="baseline"/>
              <w:rPr>
                <w:del w:id="223" w:author="咨询组" w:date="2025-10-15T13:55:19Z"/>
                <w:rFonts w:ascii="仿宋" w:hAnsi="仿宋" w:eastAsia="仿宋" w:cs="仿宋"/>
                <w:sz w:val="24"/>
                <w:szCs w:val="24"/>
              </w:rPr>
            </w:pPr>
            <w:del w:id="224" w:author="咨询组" w:date="2025-10-15T13:55:19Z">
              <w:r>
                <w:rPr>
                  <w:rFonts w:ascii="仿宋" w:hAnsi="仿宋" w:eastAsia="仿宋" w:cs="仿宋"/>
                  <w:spacing w:val="-9"/>
                  <w:sz w:val="24"/>
                  <w:szCs w:val="24"/>
                  <w14:textOutline w14:w="4354" w14:cap="flat" w14:cmpd="sng">
                    <w14:solidFill>
                      <w14:srgbClr w14:val="000000"/>
                    </w14:solidFill>
                    <w14:prstDash w14:val="solid"/>
                    <w14:miter w14:val="0"/>
                  </w14:textOutline>
                </w:rPr>
                <w:delText>目</w:delText>
              </w:r>
            </w:del>
            <w:del w:id="225" w:author="咨询组" w:date="2025-10-15T13:55:19Z">
              <w:r>
                <w:rPr>
                  <w:rFonts w:ascii="仿宋" w:hAnsi="仿宋" w:eastAsia="仿宋" w:cs="仿宋"/>
                  <w:spacing w:val="-8"/>
                  <w:sz w:val="24"/>
                  <w:szCs w:val="24"/>
                  <w14:textOutline w14:w="4354" w14:cap="flat" w14:cmpd="sng">
                    <w14:solidFill>
                      <w14:srgbClr w14:val="000000"/>
                    </w14:solidFill>
                    <w14:prstDash w14:val="solid"/>
                    <w14:miter w14:val="0"/>
                  </w14:textOutline>
                </w:rPr>
                <w:delText>标季度奖金</w:delText>
              </w:r>
            </w:del>
          </w:p>
        </w:tc>
        <w:tc>
          <w:tcPr>
            <w:tcW w:w="1758" w:type="dxa"/>
            <w:vAlign w:val="top"/>
          </w:tcPr>
          <w:p w14:paraId="32063467">
            <w:pPr>
              <w:keepNext w:val="0"/>
              <w:keepLines w:val="0"/>
              <w:pageBreakBefore w:val="0"/>
              <w:widowControl/>
              <w:kinsoku w:val="0"/>
              <w:wordWrap/>
              <w:overflowPunct/>
              <w:topLinePunct w:val="0"/>
              <w:autoSpaceDE w:val="0"/>
              <w:autoSpaceDN w:val="0"/>
              <w:bidi w:val="0"/>
              <w:adjustRightInd w:val="0"/>
              <w:snapToGrid w:val="0"/>
              <w:spacing w:before="86" w:line="334" w:lineRule="auto"/>
              <w:ind w:left="326"/>
              <w:textAlignment w:val="baseline"/>
              <w:rPr>
                <w:del w:id="226" w:author="咨询组" w:date="2025-10-15T13:55:19Z"/>
                <w:rFonts w:ascii="仿宋" w:hAnsi="仿宋" w:eastAsia="仿宋" w:cs="仿宋"/>
                <w:sz w:val="24"/>
                <w:szCs w:val="24"/>
              </w:rPr>
            </w:pPr>
            <w:del w:id="227" w:author="咨询组" w:date="2025-10-15T13:55:19Z">
              <w:r>
                <w:rPr>
                  <w:rFonts w:ascii="仿宋" w:hAnsi="仿宋" w:eastAsia="仿宋" w:cs="仿宋"/>
                  <w:spacing w:val="-13"/>
                  <w:sz w:val="24"/>
                  <w:szCs w:val="24"/>
                  <w14:textOutline w14:w="4354" w14:cap="flat" w14:cmpd="sng">
                    <w14:solidFill>
                      <w14:srgbClr w14:val="000000"/>
                    </w14:solidFill>
                    <w14:prstDash w14:val="solid"/>
                    <w14:miter w14:val="0"/>
                  </w14:textOutline>
                </w:rPr>
                <w:delText>目</w:delText>
              </w:r>
            </w:del>
            <w:del w:id="228" w:author="咨询组" w:date="2025-10-15T13:55:19Z">
              <w:r>
                <w:rPr>
                  <w:rFonts w:ascii="仿宋" w:hAnsi="仿宋" w:eastAsia="仿宋" w:cs="仿宋"/>
                  <w:spacing w:val="-9"/>
                  <w:sz w:val="24"/>
                  <w:szCs w:val="24"/>
                  <w14:textOutline w14:w="4354" w14:cap="flat" w14:cmpd="sng">
                    <w14:solidFill>
                      <w14:srgbClr w14:val="000000"/>
                    </w14:solidFill>
                    <w14:prstDash w14:val="solid"/>
                    <w14:miter w14:val="0"/>
                  </w14:textOutline>
                </w:rPr>
                <w:delText>标年终奖</w:delText>
              </w:r>
            </w:del>
          </w:p>
        </w:tc>
        <w:tc>
          <w:tcPr>
            <w:tcW w:w="1466" w:type="dxa"/>
            <w:vAlign w:val="top"/>
          </w:tcPr>
          <w:p w14:paraId="7E6905D4">
            <w:pPr>
              <w:keepNext w:val="0"/>
              <w:keepLines w:val="0"/>
              <w:pageBreakBefore w:val="0"/>
              <w:widowControl/>
              <w:kinsoku w:val="0"/>
              <w:wordWrap/>
              <w:overflowPunct/>
              <w:topLinePunct w:val="0"/>
              <w:autoSpaceDE w:val="0"/>
              <w:autoSpaceDN w:val="0"/>
              <w:bidi w:val="0"/>
              <w:adjustRightInd w:val="0"/>
              <w:snapToGrid w:val="0"/>
              <w:spacing w:before="85" w:line="334" w:lineRule="auto"/>
              <w:ind w:left="264"/>
              <w:textAlignment w:val="baseline"/>
              <w:rPr>
                <w:del w:id="229" w:author="咨询组" w:date="2025-10-15T13:55:19Z"/>
                <w:rFonts w:ascii="仿宋" w:hAnsi="仿宋" w:eastAsia="仿宋" w:cs="仿宋"/>
                <w:sz w:val="24"/>
                <w:szCs w:val="24"/>
              </w:rPr>
            </w:pPr>
            <w:del w:id="230" w:author="咨询组" w:date="2025-10-15T13:55:19Z">
              <w:r>
                <w:rPr>
                  <w:rFonts w:ascii="仿宋" w:hAnsi="仿宋" w:eastAsia="仿宋" w:cs="仿宋"/>
                  <w:spacing w:val="-4"/>
                  <w:sz w:val="24"/>
                  <w:szCs w:val="24"/>
                  <w14:textOutline w14:w="4354" w14:cap="flat" w14:cmpd="sng">
                    <w14:solidFill>
                      <w14:srgbClr w14:val="000000"/>
                    </w14:solidFill>
                    <w14:prstDash w14:val="solid"/>
                    <w14:miter w14:val="0"/>
                  </w14:textOutline>
                </w:rPr>
                <w:delText>浮</w:delText>
              </w:r>
            </w:del>
            <w:del w:id="231" w:author="咨询组" w:date="2025-10-15T13:55:19Z">
              <w:r>
                <w:rPr>
                  <w:rFonts w:ascii="仿宋" w:hAnsi="仿宋" w:eastAsia="仿宋" w:cs="仿宋"/>
                  <w:spacing w:val="-3"/>
                  <w:sz w:val="24"/>
                  <w:szCs w:val="24"/>
                  <w14:textOutline w14:w="4354" w14:cap="flat" w14:cmpd="sng">
                    <w14:solidFill>
                      <w14:srgbClr w14:val="000000"/>
                    </w14:solidFill>
                    <w14:prstDash w14:val="solid"/>
                    <w14:miter w14:val="0"/>
                  </w14:textOutline>
                </w:rPr>
                <w:delText>动占比</w:delText>
              </w:r>
            </w:del>
          </w:p>
        </w:tc>
      </w:tr>
      <w:tr w14:paraId="054A50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del w:id="232" w:author="咨询组" w:date="2025-10-15T13:55:19Z"/>
        </w:trPr>
        <w:tc>
          <w:tcPr>
            <w:tcW w:w="1019" w:type="dxa"/>
            <w:vAlign w:val="top"/>
          </w:tcPr>
          <w:p w14:paraId="30E88BC4">
            <w:pPr>
              <w:keepNext w:val="0"/>
              <w:keepLines w:val="0"/>
              <w:pageBreakBefore w:val="0"/>
              <w:widowControl/>
              <w:kinsoku w:val="0"/>
              <w:wordWrap/>
              <w:overflowPunct/>
              <w:topLinePunct w:val="0"/>
              <w:autoSpaceDE w:val="0"/>
              <w:autoSpaceDN w:val="0"/>
              <w:bidi w:val="0"/>
              <w:adjustRightInd w:val="0"/>
              <w:snapToGrid w:val="0"/>
              <w:spacing w:before="131" w:line="334" w:lineRule="auto"/>
              <w:ind w:left="338"/>
              <w:textAlignment w:val="baseline"/>
              <w:rPr>
                <w:del w:id="233" w:author="咨询组" w:date="2025-10-15T13:55:19Z"/>
                <w:rFonts w:ascii="Times New Roman" w:hAnsi="Times New Roman" w:eastAsia="Times New Roman" w:cs="Times New Roman"/>
                <w:sz w:val="24"/>
                <w:szCs w:val="24"/>
              </w:rPr>
            </w:pPr>
            <w:del w:id="234" w:author="咨询组" w:date="2025-10-15T13:55:19Z">
              <w:r>
                <w:rPr>
                  <w:rFonts w:ascii="Times New Roman" w:hAnsi="Times New Roman" w:eastAsia="Times New Roman" w:cs="Times New Roman"/>
                  <w:b/>
                  <w:bCs/>
                  <w:spacing w:val="-2"/>
                  <w:sz w:val="24"/>
                  <w:szCs w:val="24"/>
                </w:rPr>
                <w:delText>M6</w:delText>
              </w:r>
            </w:del>
          </w:p>
        </w:tc>
        <w:tc>
          <w:tcPr>
            <w:tcW w:w="1307" w:type="dxa"/>
            <w:vAlign w:val="top"/>
          </w:tcPr>
          <w:p w14:paraId="4D78684E">
            <w:pPr>
              <w:keepNext w:val="0"/>
              <w:keepLines w:val="0"/>
              <w:pageBreakBefore w:val="0"/>
              <w:widowControl/>
              <w:kinsoku w:val="0"/>
              <w:wordWrap/>
              <w:overflowPunct/>
              <w:topLinePunct w:val="0"/>
              <w:autoSpaceDE w:val="0"/>
              <w:autoSpaceDN w:val="0"/>
              <w:bidi w:val="0"/>
              <w:adjustRightInd w:val="0"/>
              <w:snapToGrid w:val="0"/>
              <w:spacing w:before="126" w:line="334" w:lineRule="auto"/>
              <w:ind w:left="225"/>
              <w:textAlignment w:val="baseline"/>
              <w:rPr>
                <w:del w:id="235" w:author="咨询组" w:date="2025-10-15T13:55:19Z"/>
                <w:rFonts w:ascii="Times New Roman" w:hAnsi="Times New Roman" w:eastAsia="Times New Roman" w:cs="Times New Roman"/>
                <w:sz w:val="24"/>
                <w:szCs w:val="24"/>
              </w:rPr>
            </w:pPr>
            <w:del w:id="236" w:author="咨询组" w:date="2025-10-15T13:55:19Z">
              <w:r>
                <w:rPr>
                  <w:rFonts w:ascii="Times New Roman" w:hAnsi="Times New Roman" w:eastAsia="Times New Roman" w:cs="Times New Roman"/>
                  <w:sz w:val="24"/>
                  <w:szCs w:val="24"/>
                </w:rPr>
                <w:delText>PC</w:delText>
              </w:r>
            </w:del>
            <w:del w:id="237" w:author="咨询组" w:date="2025-10-15T13:55:19Z">
              <w:r>
                <w:rPr>
                  <w:rFonts w:ascii="Times New Roman" w:hAnsi="Times New Roman" w:eastAsia="Times New Roman" w:cs="Times New Roman"/>
                  <w:spacing w:val="-1"/>
                  <w:sz w:val="24"/>
                  <w:szCs w:val="24"/>
                </w:rPr>
                <w:delText>62-</w:delText>
              </w:r>
            </w:del>
            <w:del w:id="238" w:author="咨询组" w:date="2025-10-15T13:55:19Z">
              <w:r>
                <w:rPr>
                  <w:rFonts w:ascii="Times New Roman" w:hAnsi="Times New Roman" w:eastAsia="Times New Roman" w:cs="Times New Roman"/>
                  <w:sz w:val="24"/>
                  <w:szCs w:val="24"/>
                </w:rPr>
                <w:delText>64</w:delText>
              </w:r>
            </w:del>
          </w:p>
        </w:tc>
        <w:tc>
          <w:tcPr>
            <w:tcW w:w="1462" w:type="dxa"/>
            <w:vAlign w:val="top"/>
          </w:tcPr>
          <w:p w14:paraId="4B09F9C5">
            <w:pPr>
              <w:keepNext w:val="0"/>
              <w:keepLines w:val="0"/>
              <w:pageBreakBefore w:val="0"/>
              <w:widowControl/>
              <w:kinsoku w:val="0"/>
              <w:wordWrap/>
              <w:overflowPunct/>
              <w:topLinePunct w:val="0"/>
              <w:autoSpaceDE w:val="0"/>
              <w:autoSpaceDN w:val="0"/>
              <w:bidi w:val="0"/>
              <w:adjustRightInd w:val="0"/>
              <w:snapToGrid w:val="0"/>
              <w:spacing w:before="126" w:line="334" w:lineRule="auto"/>
              <w:ind w:left="512"/>
              <w:textAlignment w:val="baseline"/>
              <w:rPr>
                <w:del w:id="239" w:author="咨询组" w:date="2025-10-15T13:55:19Z"/>
                <w:rFonts w:ascii="Times New Roman" w:hAnsi="Times New Roman" w:eastAsia="Times New Roman" w:cs="Times New Roman"/>
                <w:sz w:val="24"/>
                <w:szCs w:val="24"/>
              </w:rPr>
            </w:pPr>
            <w:del w:id="240" w:author="咨询组" w:date="2025-10-15T13:55:19Z">
              <w:r>
                <w:rPr>
                  <w:rFonts w:ascii="Times New Roman" w:hAnsi="Times New Roman" w:eastAsia="Times New Roman" w:cs="Times New Roman"/>
                  <w:spacing w:val="-1"/>
                  <w:sz w:val="24"/>
                  <w:szCs w:val="24"/>
                </w:rPr>
                <w:delText>45%</w:delText>
              </w:r>
            </w:del>
          </w:p>
        </w:tc>
        <w:tc>
          <w:tcPr>
            <w:tcW w:w="2056" w:type="dxa"/>
            <w:vAlign w:val="top"/>
          </w:tcPr>
          <w:p w14:paraId="1E885837">
            <w:pPr>
              <w:keepNext w:val="0"/>
              <w:keepLines w:val="0"/>
              <w:pageBreakBefore w:val="0"/>
              <w:widowControl/>
              <w:kinsoku w:val="0"/>
              <w:wordWrap/>
              <w:overflowPunct/>
              <w:topLinePunct w:val="0"/>
              <w:autoSpaceDE w:val="0"/>
              <w:autoSpaceDN w:val="0"/>
              <w:bidi w:val="0"/>
              <w:adjustRightInd w:val="0"/>
              <w:snapToGrid w:val="0"/>
              <w:spacing w:before="196" w:line="334" w:lineRule="auto"/>
              <w:ind w:left="924"/>
              <w:textAlignment w:val="baseline"/>
              <w:rPr>
                <w:del w:id="241" w:author="咨询组" w:date="2025-10-15T13:55:19Z"/>
                <w:rFonts w:ascii="仿宋" w:hAnsi="仿宋" w:eastAsia="仿宋" w:cs="仿宋"/>
                <w:sz w:val="9"/>
                <w:szCs w:val="9"/>
              </w:rPr>
            </w:pPr>
            <w:del w:id="242" w:author="咨询组" w:date="2025-10-15T13:55:19Z">
              <w:r>
                <w:rPr>
                  <w:rFonts w:ascii="仿宋" w:hAnsi="仿宋" w:eastAsia="仿宋" w:cs="仿宋"/>
                  <w:spacing w:val="129"/>
                  <w:position w:val="1"/>
                  <w:sz w:val="9"/>
                  <w:szCs w:val="9"/>
                </w:rPr>
                <w:delText>—</w:delText>
              </w:r>
            </w:del>
          </w:p>
        </w:tc>
        <w:tc>
          <w:tcPr>
            <w:tcW w:w="1758" w:type="dxa"/>
            <w:vAlign w:val="top"/>
          </w:tcPr>
          <w:p w14:paraId="5C3134C2">
            <w:pPr>
              <w:keepNext w:val="0"/>
              <w:keepLines w:val="0"/>
              <w:pageBreakBefore w:val="0"/>
              <w:widowControl/>
              <w:kinsoku w:val="0"/>
              <w:wordWrap/>
              <w:overflowPunct/>
              <w:topLinePunct w:val="0"/>
              <w:autoSpaceDE w:val="0"/>
              <w:autoSpaceDN w:val="0"/>
              <w:bidi w:val="0"/>
              <w:adjustRightInd w:val="0"/>
              <w:snapToGrid w:val="0"/>
              <w:spacing w:before="126" w:line="334" w:lineRule="auto"/>
              <w:ind w:left="669"/>
              <w:textAlignment w:val="baseline"/>
              <w:rPr>
                <w:del w:id="243" w:author="咨询组" w:date="2025-10-15T13:55:19Z"/>
                <w:rFonts w:ascii="Times New Roman" w:hAnsi="Times New Roman" w:eastAsia="Times New Roman" w:cs="Times New Roman"/>
                <w:sz w:val="24"/>
                <w:szCs w:val="24"/>
              </w:rPr>
            </w:pPr>
            <w:del w:id="244" w:author="咨询组" w:date="2025-10-15T13:55:19Z">
              <w:r>
                <w:rPr>
                  <w:rFonts w:ascii="Times New Roman" w:hAnsi="Times New Roman" w:eastAsia="Times New Roman" w:cs="Times New Roman"/>
                  <w:spacing w:val="-3"/>
                  <w:sz w:val="24"/>
                  <w:szCs w:val="24"/>
                </w:rPr>
                <w:delText>5</w:delText>
              </w:r>
            </w:del>
            <w:del w:id="245" w:author="咨询组" w:date="2025-10-15T13:55:19Z">
              <w:r>
                <w:rPr>
                  <w:rFonts w:ascii="Times New Roman" w:hAnsi="Times New Roman" w:eastAsia="Times New Roman" w:cs="Times New Roman"/>
                  <w:spacing w:val="-2"/>
                  <w:sz w:val="24"/>
                  <w:szCs w:val="24"/>
                </w:rPr>
                <w:delText>5%</w:delText>
              </w:r>
            </w:del>
          </w:p>
        </w:tc>
        <w:tc>
          <w:tcPr>
            <w:tcW w:w="1466" w:type="dxa"/>
            <w:vAlign w:val="top"/>
          </w:tcPr>
          <w:p w14:paraId="486BB9A3">
            <w:pPr>
              <w:keepNext w:val="0"/>
              <w:keepLines w:val="0"/>
              <w:pageBreakBefore w:val="0"/>
              <w:widowControl/>
              <w:kinsoku w:val="0"/>
              <w:wordWrap/>
              <w:overflowPunct/>
              <w:topLinePunct w:val="0"/>
              <w:autoSpaceDE w:val="0"/>
              <w:autoSpaceDN w:val="0"/>
              <w:bidi w:val="0"/>
              <w:adjustRightInd w:val="0"/>
              <w:snapToGrid w:val="0"/>
              <w:spacing w:before="126" w:line="334" w:lineRule="auto"/>
              <w:ind w:left="522"/>
              <w:textAlignment w:val="baseline"/>
              <w:rPr>
                <w:del w:id="246" w:author="咨询组" w:date="2025-10-15T13:55:19Z"/>
                <w:rFonts w:ascii="Times New Roman" w:hAnsi="Times New Roman" w:eastAsia="Times New Roman" w:cs="Times New Roman"/>
                <w:sz w:val="24"/>
                <w:szCs w:val="24"/>
              </w:rPr>
            </w:pPr>
            <w:del w:id="247" w:author="咨询组" w:date="2025-10-15T13:55:19Z">
              <w:r>
                <w:rPr>
                  <w:rFonts w:ascii="Times New Roman" w:hAnsi="Times New Roman" w:eastAsia="Times New Roman" w:cs="Times New Roman"/>
                  <w:spacing w:val="-3"/>
                  <w:sz w:val="24"/>
                  <w:szCs w:val="24"/>
                </w:rPr>
                <w:delText>5</w:delText>
              </w:r>
            </w:del>
            <w:del w:id="248" w:author="咨询组" w:date="2025-10-15T13:55:19Z">
              <w:r>
                <w:rPr>
                  <w:rFonts w:ascii="Times New Roman" w:hAnsi="Times New Roman" w:eastAsia="Times New Roman" w:cs="Times New Roman"/>
                  <w:spacing w:val="-2"/>
                  <w:sz w:val="24"/>
                  <w:szCs w:val="24"/>
                </w:rPr>
                <w:delText>5%</w:delText>
              </w:r>
            </w:del>
          </w:p>
        </w:tc>
      </w:tr>
      <w:tr w14:paraId="19E3BE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del w:id="249" w:author="咨询组" w:date="2025-10-15T13:55:19Z"/>
        </w:trPr>
        <w:tc>
          <w:tcPr>
            <w:tcW w:w="1019" w:type="dxa"/>
            <w:vMerge w:val="restart"/>
            <w:tcBorders>
              <w:bottom w:val="nil"/>
            </w:tcBorders>
            <w:vAlign w:val="top"/>
          </w:tcPr>
          <w:p w14:paraId="1E724A3F">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250" w:author="咨询组" w:date="2025-10-15T13:55:19Z"/>
                <w:rFonts w:ascii="Arial"/>
                <w:sz w:val="21"/>
              </w:rPr>
            </w:pPr>
          </w:p>
          <w:p w14:paraId="2D2D1256">
            <w:pPr>
              <w:keepNext w:val="0"/>
              <w:keepLines w:val="0"/>
              <w:pageBreakBefore w:val="0"/>
              <w:widowControl/>
              <w:kinsoku w:val="0"/>
              <w:wordWrap/>
              <w:overflowPunct/>
              <w:topLinePunct w:val="0"/>
              <w:autoSpaceDE w:val="0"/>
              <w:autoSpaceDN w:val="0"/>
              <w:bidi w:val="0"/>
              <w:adjustRightInd w:val="0"/>
              <w:snapToGrid w:val="0"/>
              <w:spacing w:before="69" w:line="334" w:lineRule="auto"/>
              <w:ind w:left="124"/>
              <w:textAlignment w:val="baseline"/>
              <w:rPr>
                <w:del w:id="251" w:author="咨询组" w:date="2025-10-15T13:55:19Z"/>
                <w:rFonts w:ascii="Times New Roman" w:hAnsi="Times New Roman" w:eastAsia="Times New Roman" w:cs="Times New Roman"/>
                <w:sz w:val="24"/>
                <w:szCs w:val="24"/>
              </w:rPr>
            </w:pPr>
            <w:del w:id="252" w:author="咨询组" w:date="2025-10-15T13:55:19Z">
              <w:r>
                <w:rPr>
                  <w:rFonts w:ascii="Times New Roman" w:hAnsi="Times New Roman" w:eastAsia="Times New Roman" w:cs="Times New Roman"/>
                  <w:b/>
                  <w:bCs/>
                  <w:spacing w:val="-1"/>
                  <w:sz w:val="24"/>
                  <w:szCs w:val="24"/>
                </w:rPr>
                <w:delText>M</w:delText>
              </w:r>
            </w:del>
            <w:del w:id="253" w:author="咨询组" w:date="2025-10-15T13:55:19Z">
              <w:r>
                <w:rPr>
                  <w:rFonts w:ascii="Times New Roman" w:hAnsi="Times New Roman" w:eastAsia="Times New Roman" w:cs="Times New Roman"/>
                  <w:b/>
                  <w:bCs/>
                  <w:spacing w:val="-2"/>
                  <w:sz w:val="24"/>
                  <w:szCs w:val="24"/>
                </w:rPr>
                <w:delText>4-</w:delText>
              </w:r>
            </w:del>
            <w:del w:id="254" w:author="咨询组" w:date="2025-10-15T13:55:19Z">
              <w:r>
                <w:rPr>
                  <w:rFonts w:ascii="Times New Roman" w:hAnsi="Times New Roman" w:eastAsia="Times New Roman" w:cs="Times New Roman"/>
                  <w:b/>
                  <w:bCs/>
                  <w:spacing w:val="-1"/>
                  <w:sz w:val="24"/>
                  <w:szCs w:val="24"/>
                </w:rPr>
                <w:delText>M5</w:delText>
              </w:r>
            </w:del>
          </w:p>
        </w:tc>
        <w:tc>
          <w:tcPr>
            <w:tcW w:w="1307" w:type="dxa"/>
            <w:vAlign w:val="top"/>
          </w:tcPr>
          <w:p w14:paraId="16CCFEC0">
            <w:pPr>
              <w:keepNext w:val="0"/>
              <w:keepLines w:val="0"/>
              <w:pageBreakBefore w:val="0"/>
              <w:widowControl/>
              <w:kinsoku w:val="0"/>
              <w:wordWrap/>
              <w:overflowPunct/>
              <w:topLinePunct w:val="0"/>
              <w:autoSpaceDE w:val="0"/>
              <w:autoSpaceDN w:val="0"/>
              <w:bidi w:val="0"/>
              <w:adjustRightInd w:val="0"/>
              <w:snapToGrid w:val="0"/>
              <w:spacing w:before="125" w:line="334" w:lineRule="auto"/>
              <w:ind w:left="225"/>
              <w:textAlignment w:val="baseline"/>
              <w:rPr>
                <w:del w:id="255" w:author="咨询组" w:date="2025-10-15T13:55:19Z"/>
                <w:rFonts w:ascii="Times New Roman" w:hAnsi="Times New Roman" w:eastAsia="Times New Roman" w:cs="Times New Roman"/>
                <w:sz w:val="24"/>
                <w:szCs w:val="24"/>
              </w:rPr>
            </w:pPr>
            <w:del w:id="256" w:author="咨询组" w:date="2025-10-15T13:55:19Z">
              <w:r>
                <w:rPr>
                  <w:rFonts w:ascii="Times New Roman" w:hAnsi="Times New Roman" w:eastAsia="Times New Roman" w:cs="Times New Roman"/>
                  <w:sz w:val="24"/>
                  <w:szCs w:val="24"/>
                </w:rPr>
                <w:delText>PC</w:delText>
              </w:r>
            </w:del>
            <w:del w:id="257" w:author="咨询组" w:date="2025-10-15T13:55:19Z">
              <w:r>
                <w:rPr>
                  <w:rFonts w:ascii="Times New Roman" w:hAnsi="Times New Roman" w:eastAsia="Times New Roman" w:cs="Times New Roman"/>
                  <w:spacing w:val="-1"/>
                  <w:sz w:val="24"/>
                  <w:szCs w:val="24"/>
                </w:rPr>
                <w:delText>60-</w:delText>
              </w:r>
            </w:del>
            <w:del w:id="258" w:author="咨询组" w:date="2025-10-15T13:55:19Z">
              <w:r>
                <w:rPr>
                  <w:rFonts w:ascii="Times New Roman" w:hAnsi="Times New Roman" w:eastAsia="Times New Roman" w:cs="Times New Roman"/>
                  <w:sz w:val="24"/>
                  <w:szCs w:val="24"/>
                </w:rPr>
                <w:delText>62</w:delText>
              </w:r>
            </w:del>
          </w:p>
        </w:tc>
        <w:tc>
          <w:tcPr>
            <w:tcW w:w="1462" w:type="dxa"/>
            <w:vAlign w:val="top"/>
          </w:tcPr>
          <w:p w14:paraId="2014A30E">
            <w:pPr>
              <w:keepNext w:val="0"/>
              <w:keepLines w:val="0"/>
              <w:pageBreakBefore w:val="0"/>
              <w:widowControl/>
              <w:kinsoku w:val="0"/>
              <w:wordWrap/>
              <w:overflowPunct/>
              <w:topLinePunct w:val="0"/>
              <w:autoSpaceDE w:val="0"/>
              <w:autoSpaceDN w:val="0"/>
              <w:bidi w:val="0"/>
              <w:adjustRightInd w:val="0"/>
              <w:snapToGrid w:val="0"/>
              <w:spacing w:before="125" w:line="334" w:lineRule="auto"/>
              <w:ind w:left="512"/>
              <w:textAlignment w:val="baseline"/>
              <w:rPr>
                <w:del w:id="259" w:author="咨询组" w:date="2025-10-15T13:55:19Z"/>
                <w:rFonts w:ascii="Times New Roman" w:hAnsi="Times New Roman" w:eastAsia="Times New Roman" w:cs="Times New Roman"/>
                <w:sz w:val="24"/>
                <w:szCs w:val="24"/>
              </w:rPr>
            </w:pPr>
            <w:del w:id="260" w:author="咨询组" w:date="2025-10-15T13:55:19Z">
              <w:r>
                <w:rPr>
                  <w:rFonts w:ascii="Times New Roman" w:hAnsi="Times New Roman" w:eastAsia="Times New Roman" w:cs="Times New Roman"/>
                  <w:spacing w:val="-1"/>
                  <w:sz w:val="24"/>
                  <w:szCs w:val="24"/>
                </w:rPr>
                <w:delText>45%</w:delText>
              </w:r>
            </w:del>
          </w:p>
        </w:tc>
        <w:tc>
          <w:tcPr>
            <w:tcW w:w="2056" w:type="dxa"/>
            <w:vAlign w:val="top"/>
          </w:tcPr>
          <w:p w14:paraId="5359220A">
            <w:pPr>
              <w:keepNext w:val="0"/>
              <w:keepLines w:val="0"/>
              <w:pageBreakBefore w:val="0"/>
              <w:widowControl/>
              <w:kinsoku w:val="0"/>
              <w:wordWrap/>
              <w:overflowPunct/>
              <w:topLinePunct w:val="0"/>
              <w:autoSpaceDE w:val="0"/>
              <w:autoSpaceDN w:val="0"/>
              <w:bidi w:val="0"/>
              <w:adjustRightInd w:val="0"/>
              <w:snapToGrid w:val="0"/>
              <w:spacing w:before="125" w:line="334" w:lineRule="auto"/>
              <w:ind w:left="833"/>
              <w:textAlignment w:val="baseline"/>
              <w:rPr>
                <w:del w:id="261" w:author="咨询组" w:date="2025-10-15T13:55:19Z"/>
                <w:rFonts w:ascii="Times New Roman" w:hAnsi="Times New Roman" w:eastAsia="Times New Roman" w:cs="Times New Roman"/>
                <w:sz w:val="24"/>
                <w:szCs w:val="24"/>
              </w:rPr>
            </w:pPr>
            <w:del w:id="262" w:author="咨询组" w:date="2025-10-15T13:55:19Z">
              <w:r>
                <w:rPr>
                  <w:rFonts w:ascii="Times New Roman" w:hAnsi="Times New Roman" w:eastAsia="Times New Roman" w:cs="Times New Roman"/>
                  <w:spacing w:val="-6"/>
                  <w:sz w:val="24"/>
                  <w:szCs w:val="24"/>
                </w:rPr>
                <w:delText>1</w:delText>
              </w:r>
            </w:del>
            <w:del w:id="263" w:author="咨询组" w:date="2025-10-15T13:55:19Z">
              <w:r>
                <w:rPr>
                  <w:rFonts w:ascii="Times New Roman" w:hAnsi="Times New Roman" w:eastAsia="Times New Roman" w:cs="Times New Roman"/>
                  <w:spacing w:val="-5"/>
                  <w:sz w:val="24"/>
                  <w:szCs w:val="24"/>
                </w:rPr>
                <w:delText>0%</w:delText>
              </w:r>
            </w:del>
          </w:p>
        </w:tc>
        <w:tc>
          <w:tcPr>
            <w:tcW w:w="1758" w:type="dxa"/>
            <w:vAlign w:val="top"/>
          </w:tcPr>
          <w:p w14:paraId="14C43420">
            <w:pPr>
              <w:keepNext w:val="0"/>
              <w:keepLines w:val="0"/>
              <w:pageBreakBefore w:val="0"/>
              <w:widowControl/>
              <w:kinsoku w:val="0"/>
              <w:wordWrap/>
              <w:overflowPunct/>
              <w:topLinePunct w:val="0"/>
              <w:autoSpaceDE w:val="0"/>
              <w:autoSpaceDN w:val="0"/>
              <w:bidi w:val="0"/>
              <w:adjustRightInd w:val="0"/>
              <w:snapToGrid w:val="0"/>
              <w:spacing w:before="125" w:line="334" w:lineRule="auto"/>
              <w:ind w:left="662"/>
              <w:textAlignment w:val="baseline"/>
              <w:rPr>
                <w:del w:id="264" w:author="咨询组" w:date="2025-10-15T13:55:19Z"/>
                <w:rFonts w:ascii="Times New Roman" w:hAnsi="Times New Roman" w:eastAsia="Times New Roman" w:cs="Times New Roman"/>
                <w:sz w:val="24"/>
                <w:szCs w:val="24"/>
              </w:rPr>
            </w:pPr>
            <w:del w:id="265" w:author="咨询组" w:date="2025-10-15T13:55:19Z">
              <w:r>
                <w:rPr>
                  <w:rFonts w:ascii="Times New Roman" w:hAnsi="Times New Roman" w:eastAsia="Times New Roman" w:cs="Times New Roman"/>
                  <w:spacing w:val="-1"/>
                  <w:sz w:val="24"/>
                  <w:szCs w:val="24"/>
                </w:rPr>
                <w:delText>45%</w:delText>
              </w:r>
            </w:del>
          </w:p>
        </w:tc>
        <w:tc>
          <w:tcPr>
            <w:tcW w:w="1466" w:type="dxa"/>
            <w:vAlign w:val="top"/>
          </w:tcPr>
          <w:p w14:paraId="7807F2AE">
            <w:pPr>
              <w:keepNext w:val="0"/>
              <w:keepLines w:val="0"/>
              <w:pageBreakBefore w:val="0"/>
              <w:widowControl/>
              <w:kinsoku w:val="0"/>
              <w:wordWrap/>
              <w:overflowPunct/>
              <w:topLinePunct w:val="0"/>
              <w:autoSpaceDE w:val="0"/>
              <w:autoSpaceDN w:val="0"/>
              <w:bidi w:val="0"/>
              <w:adjustRightInd w:val="0"/>
              <w:snapToGrid w:val="0"/>
              <w:spacing w:before="125" w:line="334" w:lineRule="auto"/>
              <w:ind w:left="522"/>
              <w:textAlignment w:val="baseline"/>
              <w:rPr>
                <w:del w:id="266" w:author="咨询组" w:date="2025-10-15T13:55:19Z"/>
                <w:rFonts w:ascii="Times New Roman" w:hAnsi="Times New Roman" w:eastAsia="Times New Roman" w:cs="Times New Roman"/>
                <w:sz w:val="24"/>
                <w:szCs w:val="24"/>
              </w:rPr>
            </w:pPr>
            <w:del w:id="267" w:author="咨询组" w:date="2025-10-15T13:55:19Z">
              <w:r>
                <w:rPr>
                  <w:rFonts w:ascii="Times New Roman" w:hAnsi="Times New Roman" w:eastAsia="Times New Roman" w:cs="Times New Roman"/>
                  <w:spacing w:val="-3"/>
                  <w:sz w:val="24"/>
                  <w:szCs w:val="24"/>
                </w:rPr>
                <w:delText>5</w:delText>
              </w:r>
            </w:del>
            <w:del w:id="268" w:author="咨询组" w:date="2025-10-15T13:55:19Z">
              <w:r>
                <w:rPr>
                  <w:rFonts w:ascii="Times New Roman" w:hAnsi="Times New Roman" w:eastAsia="Times New Roman" w:cs="Times New Roman"/>
                  <w:spacing w:val="-2"/>
                  <w:sz w:val="24"/>
                  <w:szCs w:val="24"/>
                </w:rPr>
                <w:delText>5%</w:delText>
              </w:r>
            </w:del>
          </w:p>
        </w:tc>
      </w:tr>
      <w:tr w14:paraId="7DD8D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del w:id="269" w:author="咨询组" w:date="2025-10-15T13:55:19Z"/>
        </w:trPr>
        <w:tc>
          <w:tcPr>
            <w:tcW w:w="1019" w:type="dxa"/>
            <w:vMerge w:val="continue"/>
            <w:tcBorders>
              <w:top w:val="nil"/>
              <w:bottom w:val="nil"/>
            </w:tcBorders>
            <w:vAlign w:val="top"/>
          </w:tcPr>
          <w:p w14:paraId="49F84DFD">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270" w:author="咨询组" w:date="2025-10-15T13:55:19Z"/>
                <w:rFonts w:ascii="Arial"/>
                <w:sz w:val="21"/>
              </w:rPr>
            </w:pPr>
          </w:p>
        </w:tc>
        <w:tc>
          <w:tcPr>
            <w:tcW w:w="1307" w:type="dxa"/>
            <w:vAlign w:val="top"/>
          </w:tcPr>
          <w:p w14:paraId="6D2BC5CF">
            <w:pPr>
              <w:keepNext w:val="0"/>
              <w:keepLines w:val="0"/>
              <w:pageBreakBefore w:val="0"/>
              <w:widowControl/>
              <w:kinsoku w:val="0"/>
              <w:wordWrap/>
              <w:overflowPunct/>
              <w:topLinePunct w:val="0"/>
              <w:autoSpaceDE w:val="0"/>
              <w:autoSpaceDN w:val="0"/>
              <w:bidi w:val="0"/>
              <w:adjustRightInd w:val="0"/>
              <w:snapToGrid w:val="0"/>
              <w:spacing w:before="128" w:line="334" w:lineRule="auto"/>
              <w:ind w:left="225"/>
              <w:textAlignment w:val="baseline"/>
              <w:rPr>
                <w:del w:id="271" w:author="咨询组" w:date="2025-10-15T13:55:19Z"/>
                <w:rFonts w:ascii="Times New Roman" w:hAnsi="Times New Roman" w:eastAsia="Times New Roman" w:cs="Times New Roman"/>
                <w:sz w:val="24"/>
                <w:szCs w:val="24"/>
              </w:rPr>
            </w:pPr>
            <w:del w:id="272" w:author="咨询组" w:date="2025-10-15T13:55:19Z">
              <w:r>
                <w:rPr>
                  <w:rFonts w:ascii="Times New Roman" w:hAnsi="Times New Roman" w:eastAsia="Times New Roman" w:cs="Times New Roman"/>
                  <w:sz w:val="24"/>
                  <w:szCs w:val="24"/>
                </w:rPr>
                <w:delText>PC</w:delText>
              </w:r>
            </w:del>
            <w:del w:id="273" w:author="咨询组" w:date="2025-10-15T13:55:19Z">
              <w:r>
                <w:rPr>
                  <w:rFonts w:ascii="Times New Roman" w:hAnsi="Times New Roman" w:eastAsia="Times New Roman" w:cs="Times New Roman"/>
                  <w:spacing w:val="1"/>
                  <w:sz w:val="24"/>
                  <w:szCs w:val="24"/>
                </w:rPr>
                <w:delText>56</w:delText>
              </w:r>
            </w:del>
            <w:del w:id="274" w:author="咨询组" w:date="2025-10-15T13:55:19Z">
              <w:r>
                <w:rPr>
                  <w:rFonts w:ascii="Times New Roman" w:hAnsi="Times New Roman" w:eastAsia="Times New Roman" w:cs="Times New Roman"/>
                  <w:sz w:val="24"/>
                  <w:szCs w:val="24"/>
                </w:rPr>
                <w:delText>-59</w:delText>
              </w:r>
            </w:del>
          </w:p>
        </w:tc>
        <w:tc>
          <w:tcPr>
            <w:tcW w:w="1462" w:type="dxa"/>
            <w:vAlign w:val="top"/>
          </w:tcPr>
          <w:p w14:paraId="52B57496">
            <w:pPr>
              <w:keepNext w:val="0"/>
              <w:keepLines w:val="0"/>
              <w:pageBreakBefore w:val="0"/>
              <w:widowControl/>
              <w:kinsoku w:val="0"/>
              <w:wordWrap/>
              <w:overflowPunct/>
              <w:topLinePunct w:val="0"/>
              <w:autoSpaceDE w:val="0"/>
              <w:autoSpaceDN w:val="0"/>
              <w:bidi w:val="0"/>
              <w:adjustRightInd w:val="0"/>
              <w:snapToGrid w:val="0"/>
              <w:spacing w:before="128" w:line="334" w:lineRule="auto"/>
              <w:ind w:left="520"/>
              <w:textAlignment w:val="baseline"/>
              <w:rPr>
                <w:del w:id="275" w:author="咨询组" w:date="2025-10-15T13:55:19Z"/>
                <w:rFonts w:ascii="Times New Roman" w:hAnsi="Times New Roman" w:eastAsia="Times New Roman" w:cs="Times New Roman"/>
                <w:sz w:val="24"/>
                <w:szCs w:val="24"/>
              </w:rPr>
            </w:pPr>
            <w:del w:id="276" w:author="咨询组" w:date="2025-10-15T13:55:19Z">
              <w:r>
                <w:rPr>
                  <w:rFonts w:ascii="Times New Roman" w:hAnsi="Times New Roman" w:eastAsia="Times New Roman" w:cs="Times New Roman"/>
                  <w:spacing w:val="-3"/>
                  <w:sz w:val="24"/>
                  <w:szCs w:val="24"/>
                </w:rPr>
                <w:delText>5</w:delText>
              </w:r>
            </w:del>
            <w:del w:id="277" w:author="咨询组" w:date="2025-10-15T13:55:19Z">
              <w:r>
                <w:rPr>
                  <w:rFonts w:ascii="Times New Roman" w:hAnsi="Times New Roman" w:eastAsia="Times New Roman" w:cs="Times New Roman"/>
                  <w:spacing w:val="-2"/>
                  <w:sz w:val="24"/>
                  <w:szCs w:val="24"/>
                </w:rPr>
                <w:delText>0%</w:delText>
              </w:r>
            </w:del>
          </w:p>
        </w:tc>
        <w:tc>
          <w:tcPr>
            <w:tcW w:w="2056" w:type="dxa"/>
            <w:vAlign w:val="top"/>
          </w:tcPr>
          <w:p w14:paraId="70F2994E">
            <w:pPr>
              <w:keepNext w:val="0"/>
              <w:keepLines w:val="0"/>
              <w:pageBreakBefore w:val="0"/>
              <w:widowControl/>
              <w:kinsoku w:val="0"/>
              <w:wordWrap/>
              <w:overflowPunct/>
              <w:topLinePunct w:val="0"/>
              <w:autoSpaceDE w:val="0"/>
              <w:autoSpaceDN w:val="0"/>
              <w:bidi w:val="0"/>
              <w:adjustRightInd w:val="0"/>
              <w:snapToGrid w:val="0"/>
              <w:spacing w:before="128" w:line="334" w:lineRule="auto"/>
              <w:ind w:left="833"/>
              <w:textAlignment w:val="baseline"/>
              <w:rPr>
                <w:del w:id="278" w:author="咨询组" w:date="2025-10-15T13:55:19Z"/>
                <w:rFonts w:ascii="Times New Roman" w:hAnsi="Times New Roman" w:eastAsia="Times New Roman" w:cs="Times New Roman"/>
                <w:sz w:val="24"/>
                <w:szCs w:val="24"/>
              </w:rPr>
            </w:pPr>
            <w:del w:id="279" w:author="咨询组" w:date="2025-10-15T13:55:19Z">
              <w:r>
                <w:rPr>
                  <w:rFonts w:ascii="Times New Roman" w:hAnsi="Times New Roman" w:eastAsia="Times New Roman" w:cs="Times New Roman"/>
                  <w:spacing w:val="-6"/>
                  <w:sz w:val="24"/>
                  <w:szCs w:val="24"/>
                </w:rPr>
                <w:delText>1</w:delText>
              </w:r>
            </w:del>
            <w:del w:id="280" w:author="咨询组" w:date="2025-10-15T13:55:19Z">
              <w:r>
                <w:rPr>
                  <w:rFonts w:ascii="Times New Roman" w:hAnsi="Times New Roman" w:eastAsia="Times New Roman" w:cs="Times New Roman"/>
                  <w:spacing w:val="-5"/>
                  <w:sz w:val="24"/>
                  <w:szCs w:val="24"/>
                </w:rPr>
                <w:delText>0%</w:delText>
              </w:r>
            </w:del>
          </w:p>
        </w:tc>
        <w:tc>
          <w:tcPr>
            <w:tcW w:w="1758" w:type="dxa"/>
            <w:vAlign w:val="top"/>
          </w:tcPr>
          <w:p w14:paraId="4584ECCE">
            <w:pPr>
              <w:keepNext w:val="0"/>
              <w:keepLines w:val="0"/>
              <w:pageBreakBefore w:val="0"/>
              <w:widowControl/>
              <w:kinsoku w:val="0"/>
              <w:wordWrap/>
              <w:overflowPunct/>
              <w:topLinePunct w:val="0"/>
              <w:autoSpaceDE w:val="0"/>
              <w:autoSpaceDN w:val="0"/>
              <w:bidi w:val="0"/>
              <w:adjustRightInd w:val="0"/>
              <w:snapToGrid w:val="0"/>
              <w:spacing w:before="128" w:line="334" w:lineRule="auto"/>
              <w:ind w:left="662"/>
              <w:textAlignment w:val="baseline"/>
              <w:rPr>
                <w:del w:id="281" w:author="咨询组" w:date="2025-10-15T13:55:19Z"/>
                <w:rFonts w:ascii="Times New Roman" w:hAnsi="Times New Roman" w:eastAsia="Times New Roman" w:cs="Times New Roman"/>
                <w:sz w:val="24"/>
                <w:szCs w:val="24"/>
              </w:rPr>
            </w:pPr>
            <w:del w:id="282" w:author="咨询组" w:date="2025-10-15T13:55:19Z">
              <w:r>
                <w:rPr>
                  <w:rFonts w:ascii="Times New Roman" w:hAnsi="Times New Roman" w:eastAsia="Times New Roman" w:cs="Times New Roman"/>
                  <w:spacing w:val="-1"/>
                  <w:sz w:val="24"/>
                  <w:szCs w:val="24"/>
                </w:rPr>
                <w:delText>40%</w:delText>
              </w:r>
            </w:del>
          </w:p>
        </w:tc>
        <w:tc>
          <w:tcPr>
            <w:tcW w:w="1466" w:type="dxa"/>
            <w:vAlign w:val="top"/>
          </w:tcPr>
          <w:p w14:paraId="5B80963D">
            <w:pPr>
              <w:keepNext w:val="0"/>
              <w:keepLines w:val="0"/>
              <w:pageBreakBefore w:val="0"/>
              <w:widowControl/>
              <w:kinsoku w:val="0"/>
              <w:wordWrap/>
              <w:overflowPunct/>
              <w:topLinePunct w:val="0"/>
              <w:autoSpaceDE w:val="0"/>
              <w:autoSpaceDN w:val="0"/>
              <w:bidi w:val="0"/>
              <w:adjustRightInd w:val="0"/>
              <w:snapToGrid w:val="0"/>
              <w:spacing w:before="128" w:line="334" w:lineRule="auto"/>
              <w:ind w:left="522"/>
              <w:textAlignment w:val="baseline"/>
              <w:rPr>
                <w:del w:id="283" w:author="咨询组" w:date="2025-10-15T13:55:19Z"/>
                <w:rFonts w:ascii="Times New Roman" w:hAnsi="Times New Roman" w:eastAsia="Times New Roman" w:cs="Times New Roman"/>
                <w:sz w:val="24"/>
                <w:szCs w:val="24"/>
              </w:rPr>
            </w:pPr>
            <w:del w:id="284" w:author="咨询组" w:date="2025-10-15T13:55:19Z">
              <w:r>
                <w:rPr>
                  <w:rFonts w:ascii="Times New Roman" w:hAnsi="Times New Roman" w:eastAsia="Times New Roman" w:cs="Times New Roman"/>
                  <w:spacing w:val="-3"/>
                  <w:sz w:val="24"/>
                  <w:szCs w:val="24"/>
                </w:rPr>
                <w:delText>5</w:delText>
              </w:r>
            </w:del>
            <w:del w:id="285" w:author="咨询组" w:date="2025-10-15T13:55:19Z">
              <w:r>
                <w:rPr>
                  <w:rFonts w:ascii="Times New Roman" w:hAnsi="Times New Roman" w:eastAsia="Times New Roman" w:cs="Times New Roman"/>
                  <w:spacing w:val="-2"/>
                  <w:sz w:val="24"/>
                  <w:szCs w:val="24"/>
                </w:rPr>
                <w:delText>0%</w:delText>
              </w:r>
            </w:del>
          </w:p>
        </w:tc>
      </w:tr>
      <w:tr w14:paraId="650084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del w:id="286" w:author="咨询组" w:date="2025-10-15T13:55:19Z"/>
        </w:trPr>
        <w:tc>
          <w:tcPr>
            <w:tcW w:w="1019" w:type="dxa"/>
            <w:vMerge w:val="continue"/>
            <w:tcBorders>
              <w:top w:val="nil"/>
            </w:tcBorders>
            <w:vAlign w:val="top"/>
          </w:tcPr>
          <w:p w14:paraId="2B1C6BFE">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287" w:author="咨询组" w:date="2025-10-15T13:55:19Z"/>
                <w:rFonts w:ascii="Arial"/>
                <w:sz w:val="21"/>
              </w:rPr>
            </w:pPr>
          </w:p>
        </w:tc>
        <w:tc>
          <w:tcPr>
            <w:tcW w:w="1307" w:type="dxa"/>
            <w:vAlign w:val="top"/>
          </w:tcPr>
          <w:p w14:paraId="264E7331">
            <w:pPr>
              <w:keepNext w:val="0"/>
              <w:keepLines w:val="0"/>
              <w:pageBreakBefore w:val="0"/>
              <w:widowControl/>
              <w:kinsoku w:val="0"/>
              <w:wordWrap/>
              <w:overflowPunct/>
              <w:topLinePunct w:val="0"/>
              <w:autoSpaceDE w:val="0"/>
              <w:autoSpaceDN w:val="0"/>
              <w:bidi w:val="0"/>
              <w:adjustRightInd w:val="0"/>
              <w:snapToGrid w:val="0"/>
              <w:spacing w:before="127" w:line="334" w:lineRule="auto"/>
              <w:ind w:left="225"/>
              <w:textAlignment w:val="baseline"/>
              <w:rPr>
                <w:del w:id="288" w:author="咨询组" w:date="2025-10-15T13:55:19Z"/>
                <w:rFonts w:ascii="Times New Roman" w:hAnsi="Times New Roman" w:eastAsia="Times New Roman" w:cs="Times New Roman"/>
                <w:sz w:val="24"/>
                <w:szCs w:val="24"/>
              </w:rPr>
            </w:pPr>
            <w:del w:id="289" w:author="咨询组" w:date="2025-10-15T13:55:19Z">
              <w:r>
                <w:rPr>
                  <w:rFonts w:ascii="Times New Roman" w:hAnsi="Times New Roman" w:eastAsia="Times New Roman" w:cs="Times New Roman"/>
                  <w:sz w:val="24"/>
                  <w:szCs w:val="24"/>
                </w:rPr>
                <w:delText>PC</w:delText>
              </w:r>
            </w:del>
            <w:del w:id="290" w:author="咨询组" w:date="2025-10-15T13:55:19Z">
              <w:r>
                <w:rPr>
                  <w:rFonts w:ascii="Times New Roman" w:hAnsi="Times New Roman" w:eastAsia="Times New Roman" w:cs="Times New Roman"/>
                  <w:spacing w:val="1"/>
                  <w:sz w:val="24"/>
                  <w:szCs w:val="24"/>
                </w:rPr>
                <w:delText>54</w:delText>
              </w:r>
            </w:del>
            <w:del w:id="291" w:author="咨询组" w:date="2025-10-15T13:55:19Z">
              <w:r>
                <w:rPr>
                  <w:rFonts w:ascii="Times New Roman" w:hAnsi="Times New Roman" w:eastAsia="Times New Roman" w:cs="Times New Roman"/>
                  <w:sz w:val="24"/>
                  <w:szCs w:val="24"/>
                </w:rPr>
                <w:delText>-55</w:delText>
              </w:r>
            </w:del>
          </w:p>
        </w:tc>
        <w:tc>
          <w:tcPr>
            <w:tcW w:w="1462" w:type="dxa"/>
            <w:vAlign w:val="top"/>
          </w:tcPr>
          <w:p w14:paraId="3CB21852">
            <w:pPr>
              <w:keepNext w:val="0"/>
              <w:keepLines w:val="0"/>
              <w:pageBreakBefore w:val="0"/>
              <w:widowControl/>
              <w:kinsoku w:val="0"/>
              <w:wordWrap/>
              <w:overflowPunct/>
              <w:topLinePunct w:val="0"/>
              <w:autoSpaceDE w:val="0"/>
              <w:autoSpaceDN w:val="0"/>
              <w:bidi w:val="0"/>
              <w:adjustRightInd w:val="0"/>
              <w:snapToGrid w:val="0"/>
              <w:spacing w:before="127" w:line="334" w:lineRule="auto"/>
              <w:ind w:left="520"/>
              <w:textAlignment w:val="baseline"/>
              <w:rPr>
                <w:del w:id="292" w:author="咨询组" w:date="2025-10-15T13:55:19Z"/>
                <w:rFonts w:ascii="Times New Roman" w:hAnsi="Times New Roman" w:eastAsia="Times New Roman" w:cs="Times New Roman"/>
                <w:sz w:val="24"/>
                <w:szCs w:val="24"/>
              </w:rPr>
            </w:pPr>
            <w:del w:id="293" w:author="咨询组" w:date="2025-10-15T13:55:19Z">
              <w:r>
                <w:rPr>
                  <w:rFonts w:ascii="Times New Roman" w:hAnsi="Times New Roman" w:eastAsia="Times New Roman" w:cs="Times New Roman"/>
                  <w:spacing w:val="-3"/>
                  <w:sz w:val="24"/>
                  <w:szCs w:val="24"/>
                </w:rPr>
                <w:delText>5</w:delText>
              </w:r>
            </w:del>
            <w:del w:id="294" w:author="咨询组" w:date="2025-10-15T13:55:19Z">
              <w:r>
                <w:rPr>
                  <w:rFonts w:ascii="Times New Roman" w:hAnsi="Times New Roman" w:eastAsia="Times New Roman" w:cs="Times New Roman"/>
                  <w:spacing w:val="-2"/>
                  <w:sz w:val="24"/>
                  <w:szCs w:val="24"/>
                </w:rPr>
                <w:delText>5%</w:delText>
              </w:r>
            </w:del>
          </w:p>
        </w:tc>
        <w:tc>
          <w:tcPr>
            <w:tcW w:w="2056" w:type="dxa"/>
            <w:vAlign w:val="top"/>
          </w:tcPr>
          <w:p w14:paraId="445049E8">
            <w:pPr>
              <w:keepNext w:val="0"/>
              <w:keepLines w:val="0"/>
              <w:pageBreakBefore w:val="0"/>
              <w:widowControl/>
              <w:kinsoku w:val="0"/>
              <w:wordWrap/>
              <w:overflowPunct/>
              <w:topLinePunct w:val="0"/>
              <w:autoSpaceDE w:val="0"/>
              <w:autoSpaceDN w:val="0"/>
              <w:bidi w:val="0"/>
              <w:adjustRightInd w:val="0"/>
              <w:snapToGrid w:val="0"/>
              <w:spacing w:before="127" w:line="334" w:lineRule="auto"/>
              <w:ind w:left="810"/>
              <w:textAlignment w:val="baseline"/>
              <w:rPr>
                <w:del w:id="295" w:author="咨询组" w:date="2025-10-15T13:55:19Z"/>
                <w:rFonts w:ascii="Times New Roman" w:hAnsi="Times New Roman" w:eastAsia="Times New Roman" w:cs="Times New Roman"/>
                <w:sz w:val="24"/>
                <w:szCs w:val="24"/>
              </w:rPr>
            </w:pPr>
            <w:del w:id="296" w:author="咨询组" w:date="2025-10-15T13:55:19Z">
              <w:r>
                <w:rPr>
                  <w:rFonts w:ascii="Times New Roman" w:hAnsi="Times New Roman" w:eastAsia="Times New Roman" w:cs="Times New Roman"/>
                  <w:spacing w:val="-1"/>
                  <w:sz w:val="24"/>
                  <w:szCs w:val="24"/>
                </w:rPr>
                <w:delText>20%</w:delText>
              </w:r>
            </w:del>
          </w:p>
        </w:tc>
        <w:tc>
          <w:tcPr>
            <w:tcW w:w="1758" w:type="dxa"/>
            <w:vAlign w:val="top"/>
          </w:tcPr>
          <w:p w14:paraId="6A52B5CB">
            <w:pPr>
              <w:keepNext w:val="0"/>
              <w:keepLines w:val="0"/>
              <w:pageBreakBefore w:val="0"/>
              <w:widowControl/>
              <w:kinsoku w:val="0"/>
              <w:wordWrap/>
              <w:overflowPunct/>
              <w:topLinePunct w:val="0"/>
              <w:autoSpaceDE w:val="0"/>
              <w:autoSpaceDN w:val="0"/>
              <w:bidi w:val="0"/>
              <w:adjustRightInd w:val="0"/>
              <w:snapToGrid w:val="0"/>
              <w:spacing w:before="127" w:line="334" w:lineRule="auto"/>
              <w:ind w:left="663"/>
              <w:textAlignment w:val="baseline"/>
              <w:rPr>
                <w:del w:id="297" w:author="咨询组" w:date="2025-10-15T13:55:19Z"/>
                <w:rFonts w:ascii="Times New Roman" w:hAnsi="Times New Roman" w:eastAsia="Times New Roman" w:cs="Times New Roman"/>
                <w:sz w:val="24"/>
                <w:szCs w:val="24"/>
              </w:rPr>
            </w:pPr>
            <w:del w:id="298" w:author="咨询组" w:date="2025-10-15T13:55:19Z">
              <w:r>
                <w:rPr>
                  <w:rFonts w:ascii="Times New Roman" w:hAnsi="Times New Roman" w:eastAsia="Times New Roman" w:cs="Times New Roman"/>
                  <w:spacing w:val="-1"/>
                  <w:sz w:val="24"/>
                  <w:szCs w:val="24"/>
                </w:rPr>
                <w:delText>25%</w:delText>
              </w:r>
            </w:del>
          </w:p>
        </w:tc>
        <w:tc>
          <w:tcPr>
            <w:tcW w:w="1466" w:type="dxa"/>
            <w:vAlign w:val="top"/>
          </w:tcPr>
          <w:p w14:paraId="3BDEFBA1">
            <w:pPr>
              <w:keepNext w:val="0"/>
              <w:keepLines w:val="0"/>
              <w:pageBreakBefore w:val="0"/>
              <w:widowControl/>
              <w:kinsoku w:val="0"/>
              <w:wordWrap/>
              <w:overflowPunct/>
              <w:topLinePunct w:val="0"/>
              <w:autoSpaceDE w:val="0"/>
              <w:autoSpaceDN w:val="0"/>
              <w:bidi w:val="0"/>
              <w:adjustRightInd w:val="0"/>
              <w:snapToGrid w:val="0"/>
              <w:spacing w:before="127" w:line="334" w:lineRule="auto"/>
              <w:ind w:left="515"/>
              <w:textAlignment w:val="baseline"/>
              <w:rPr>
                <w:del w:id="299" w:author="咨询组" w:date="2025-10-15T13:55:19Z"/>
                <w:rFonts w:ascii="Times New Roman" w:hAnsi="Times New Roman" w:eastAsia="Times New Roman" w:cs="Times New Roman"/>
                <w:sz w:val="24"/>
                <w:szCs w:val="24"/>
              </w:rPr>
            </w:pPr>
            <w:del w:id="300" w:author="咨询组" w:date="2025-10-15T13:55:19Z">
              <w:r>
                <w:rPr>
                  <w:rFonts w:ascii="Times New Roman" w:hAnsi="Times New Roman" w:eastAsia="Times New Roman" w:cs="Times New Roman"/>
                  <w:spacing w:val="-1"/>
                  <w:sz w:val="24"/>
                  <w:szCs w:val="24"/>
                </w:rPr>
                <w:delText>45%</w:delText>
              </w:r>
            </w:del>
          </w:p>
        </w:tc>
      </w:tr>
    </w:tbl>
    <w:p w14:paraId="775E4C5A">
      <w:pPr>
        <w:keepNext w:val="0"/>
        <w:keepLines w:val="0"/>
        <w:pageBreakBefore w:val="0"/>
        <w:widowControl/>
        <w:kinsoku w:val="0"/>
        <w:wordWrap/>
        <w:overflowPunct/>
        <w:topLinePunct w:val="0"/>
        <w:autoSpaceDE w:val="0"/>
        <w:autoSpaceDN w:val="0"/>
        <w:bidi w:val="0"/>
        <w:adjustRightInd w:val="0"/>
        <w:snapToGrid w:val="0"/>
        <w:spacing w:before="150" w:line="334" w:lineRule="auto"/>
        <w:ind w:left="706"/>
        <w:textAlignment w:val="baseline"/>
        <w:rPr>
          <w:del w:id="301" w:author="咨询组" w:date="2025-10-15T13:55:19Z"/>
          <w:rFonts w:ascii="仿宋" w:hAnsi="仿宋" w:eastAsia="仿宋" w:cs="仿宋"/>
          <w:sz w:val="31"/>
          <w:szCs w:val="31"/>
        </w:rPr>
      </w:pPr>
      <w:del w:id="302" w:author="咨询组" w:date="2025-10-15T13:55:19Z">
        <w:r>
          <w:rPr>
            <w:rFonts w:ascii="Times New Roman" w:hAnsi="Times New Roman" w:eastAsia="Times New Roman" w:cs="Times New Roman"/>
            <w:spacing w:val="14"/>
            <w:sz w:val="31"/>
            <w:szCs w:val="31"/>
          </w:rPr>
          <w:delText>1.</w:delText>
        </w:r>
      </w:del>
      <w:del w:id="303" w:author="咨询组" w:date="2025-10-15T13:55:19Z">
        <w:r>
          <w:rPr>
            <w:rFonts w:ascii="仿宋" w:hAnsi="仿宋" w:eastAsia="仿宋" w:cs="仿宋"/>
            <w:spacing w:val="8"/>
            <w:sz w:val="31"/>
            <w:szCs w:val="31"/>
          </w:rPr>
          <w:delText>上</w:delText>
        </w:r>
      </w:del>
      <w:del w:id="304" w:author="咨询组" w:date="2025-10-15T13:55:19Z">
        <w:r>
          <w:rPr>
            <w:rFonts w:ascii="仿宋" w:hAnsi="仿宋" w:eastAsia="仿宋" w:cs="仿宋"/>
            <w:spacing w:val="7"/>
            <w:sz w:val="31"/>
            <w:szCs w:val="31"/>
          </w:rPr>
          <w:delText>述结构比例中不含津贴补贴、任期激励、特殊奖励；</w:delText>
        </w:r>
      </w:del>
    </w:p>
    <w:p w14:paraId="78A34155">
      <w:pPr>
        <w:keepNext w:val="0"/>
        <w:keepLines w:val="0"/>
        <w:pageBreakBefore w:val="0"/>
        <w:widowControl/>
        <w:kinsoku w:val="0"/>
        <w:wordWrap/>
        <w:overflowPunct/>
        <w:topLinePunct w:val="0"/>
        <w:autoSpaceDE w:val="0"/>
        <w:autoSpaceDN w:val="0"/>
        <w:bidi w:val="0"/>
        <w:adjustRightInd w:val="0"/>
        <w:snapToGrid w:val="0"/>
        <w:spacing w:before="249" w:line="334" w:lineRule="auto"/>
        <w:ind w:left="41" w:right="1" w:firstLine="634"/>
        <w:textAlignment w:val="baseline"/>
        <w:rPr>
          <w:del w:id="305" w:author="咨询组" w:date="2025-10-15T13:55:19Z"/>
          <w:rFonts w:ascii="仿宋" w:hAnsi="仿宋" w:eastAsia="仿宋" w:cs="仿宋"/>
          <w:sz w:val="31"/>
          <w:szCs w:val="31"/>
        </w:rPr>
      </w:pPr>
      <w:del w:id="306" w:author="咨询组" w:date="2025-10-15T13:55:19Z">
        <w:r>
          <w:rPr>
            <w:rFonts w:ascii="Times New Roman" w:hAnsi="Times New Roman" w:eastAsia="Times New Roman" w:cs="Times New Roman"/>
            <w:spacing w:val="11"/>
            <w:sz w:val="31"/>
            <w:szCs w:val="31"/>
          </w:rPr>
          <w:delText>2.</w:delText>
        </w:r>
      </w:del>
      <w:del w:id="307" w:author="咨询组" w:date="2025-10-15T13:55:19Z">
        <w:r>
          <w:rPr>
            <w:rFonts w:ascii="仿宋" w:hAnsi="仿宋" w:eastAsia="仿宋" w:cs="仿宋"/>
            <w:spacing w:val="11"/>
            <w:sz w:val="31"/>
            <w:szCs w:val="31"/>
          </w:rPr>
          <w:delText>获得与干部同等职级的专业总监、专业岗按相应</w:delText>
        </w:r>
      </w:del>
      <w:del w:id="308" w:author="咨询组" w:date="2025-10-15T13:55:19Z">
        <w:r>
          <w:rPr>
            <w:rFonts w:ascii="Times New Roman" w:hAnsi="Times New Roman" w:eastAsia="Times New Roman" w:cs="Times New Roman"/>
            <w:sz w:val="31"/>
            <w:szCs w:val="31"/>
          </w:rPr>
          <w:delText>PC</w:delText>
        </w:r>
      </w:del>
      <w:del w:id="309" w:author="咨询组" w:date="2025-10-15T13:55:19Z">
        <w:r>
          <w:rPr>
            <w:rFonts w:ascii="仿宋" w:hAnsi="仿宋" w:eastAsia="仿宋" w:cs="仿宋"/>
            <w:spacing w:val="11"/>
            <w:sz w:val="31"/>
            <w:szCs w:val="31"/>
          </w:rPr>
          <w:delText>薪酬</w:delText>
        </w:r>
      </w:del>
      <w:del w:id="310" w:author="咨询组" w:date="2025-10-15T13:55:19Z">
        <w:r>
          <w:rPr>
            <w:rFonts w:ascii="仿宋" w:hAnsi="仿宋" w:eastAsia="仿宋" w:cs="仿宋"/>
            <w:spacing w:val="10"/>
            <w:sz w:val="31"/>
            <w:szCs w:val="31"/>
          </w:rPr>
          <w:delText>结</w:delText>
        </w:r>
      </w:del>
      <w:del w:id="311" w:author="咨询组" w:date="2025-10-15T13:55:19Z">
        <w:r>
          <w:rPr>
            <w:rFonts w:ascii="仿宋" w:hAnsi="仿宋" w:eastAsia="仿宋" w:cs="仿宋"/>
            <w:spacing w:val="-13"/>
            <w:sz w:val="31"/>
            <w:szCs w:val="31"/>
          </w:rPr>
          <w:delText>构</w:delText>
        </w:r>
      </w:del>
      <w:del w:id="312" w:author="咨询组" w:date="2025-10-15T13:55:19Z">
        <w:r>
          <w:rPr>
            <w:rFonts w:ascii="仿宋" w:hAnsi="仿宋" w:eastAsia="仿宋" w:cs="仿宋"/>
            <w:spacing w:val="-10"/>
            <w:sz w:val="31"/>
            <w:szCs w:val="31"/>
          </w:rPr>
          <w:delText>执行；</w:delText>
        </w:r>
      </w:del>
    </w:p>
    <w:p w14:paraId="6238DFDF">
      <w:pPr>
        <w:keepNext w:val="0"/>
        <w:keepLines w:val="0"/>
        <w:pageBreakBefore w:val="0"/>
        <w:widowControl/>
        <w:kinsoku w:val="0"/>
        <w:wordWrap/>
        <w:overflowPunct/>
        <w:topLinePunct w:val="0"/>
        <w:autoSpaceDE w:val="0"/>
        <w:autoSpaceDN w:val="0"/>
        <w:bidi w:val="0"/>
        <w:adjustRightInd w:val="0"/>
        <w:snapToGrid w:val="0"/>
        <w:spacing w:before="1" w:line="334" w:lineRule="auto"/>
        <w:ind w:left="682"/>
        <w:textAlignment w:val="baseline"/>
        <w:rPr>
          <w:del w:id="313" w:author="咨询组" w:date="2025-10-15T13:55:19Z"/>
          <w:rFonts w:ascii="仿宋" w:hAnsi="仿宋" w:eastAsia="仿宋" w:cs="仿宋"/>
          <w:sz w:val="31"/>
          <w:szCs w:val="31"/>
        </w:rPr>
      </w:pPr>
      <w:del w:id="314" w:author="咨询组" w:date="2025-10-15T13:55:19Z">
        <w:r>
          <w:rPr>
            <w:rFonts w:ascii="Times New Roman" w:hAnsi="Times New Roman" w:eastAsia="Times New Roman" w:cs="Times New Roman"/>
            <w:spacing w:val="6"/>
            <w:sz w:val="31"/>
            <w:szCs w:val="31"/>
          </w:rPr>
          <w:delText>3.</w:delText>
        </w:r>
      </w:del>
      <w:del w:id="315" w:author="咨询组" w:date="2025-10-15T13:55:19Z">
        <w:r>
          <w:rPr>
            <w:rFonts w:ascii="仿宋" w:hAnsi="仿宋" w:eastAsia="仿宋" w:cs="仿宋"/>
            <w:spacing w:val="6"/>
            <w:sz w:val="31"/>
            <w:szCs w:val="31"/>
          </w:rPr>
          <w:delText>香港地区干</w:delText>
        </w:r>
      </w:del>
      <w:del w:id="316" w:author="咨询组" w:date="2025-10-15T13:55:19Z">
        <w:r>
          <w:rPr>
            <w:rFonts w:ascii="仿宋" w:hAnsi="仿宋" w:eastAsia="仿宋" w:cs="仿宋"/>
            <w:spacing w:val="5"/>
            <w:sz w:val="31"/>
            <w:szCs w:val="31"/>
          </w:rPr>
          <w:delText>部</w:delText>
        </w:r>
      </w:del>
      <w:del w:id="317" w:author="咨询组" w:date="2025-10-15T13:55:19Z">
        <w:r>
          <w:rPr>
            <w:rFonts w:ascii="仿宋" w:hAnsi="仿宋" w:eastAsia="仿宋" w:cs="仿宋"/>
            <w:spacing w:val="3"/>
            <w:sz w:val="31"/>
            <w:szCs w:val="31"/>
          </w:rPr>
          <w:delText>及专业总监目标年终奖为基本工资的</w:delText>
        </w:r>
      </w:del>
      <w:del w:id="318" w:author="咨询组" w:date="2025-10-15T13:55:19Z">
        <w:r>
          <w:rPr>
            <w:rFonts w:ascii="Times New Roman" w:hAnsi="Times New Roman" w:eastAsia="Times New Roman" w:cs="Times New Roman"/>
            <w:spacing w:val="3"/>
            <w:sz w:val="31"/>
            <w:szCs w:val="31"/>
          </w:rPr>
          <w:delText>5</w:delText>
        </w:r>
      </w:del>
      <w:del w:id="319" w:author="咨询组" w:date="2025-10-15T13:55:19Z">
        <w:r>
          <w:rPr>
            <w:rFonts w:ascii="仿宋" w:hAnsi="仿宋" w:eastAsia="仿宋" w:cs="仿宋"/>
            <w:spacing w:val="3"/>
            <w:sz w:val="31"/>
            <w:szCs w:val="31"/>
          </w:rPr>
          <w:delText>倍。</w:delText>
        </w:r>
      </w:del>
    </w:p>
    <w:p w14:paraId="0680E5A5">
      <w:pPr>
        <w:keepNext w:val="0"/>
        <w:keepLines w:val="0"/>
        <w:pageBreakBefore w:val="0"/>
        <w:widowControl/>
        <w:kinsoku w:val="0"/>
        <w:wordWrap/>
        <w:overflowPunct/>
        <w:topLinePunct w:val="0"/>
        <w:autoSpaceDE w:val="0"/>
        <w:autoSpaceDN w:val="0"/>
        <w:bidi w:val="0"/>
        <w:adjustRightInd w:val="0"/>
        <w:snapToGrid w:val="0"/>
        <w:spacing w:before="248" w:line="334" w:lineRule="auto"/>
        <w:ind w:left="695"/>
        <w:textAlignment w:val="baseline"/>
        <w:rPr>
          <w:del w:id="320" w:author="咨询组" w:date="2025-10-15T13:55:19Z"/>
          <w:rFonts w:ascii="仿宋" w:hAnsi="仿宋" w:eastAsia="仿宋" w:cs="仿宋"/>
          <w:sz w:val="31"/>
          <w:szCs w:val="31"/>
        </w:rPr>
      </w:pPr>
      <w:del w:id="321" w:author="咨询组" w:date="2025-10-15T13:55:19Z">
        <w:r>
          <w:rPr>
            <w:rFonts w:hint="eastAsia" w:ascii="仿宋" w:hAnsi="仿宋" w:eastAsia="仿宋" w:cs="仿宋"/>
            <w:spacing w:val="24"/>
            <w:sz w:val="31"/>
            <w:szCs w:val="31"/>
            <w:lang w:eastAsia="zh-CN"/>
          </w:rPr>
          <w:delText>（</w:delText>
        </w:r>
      </w:del>
      <w:del w:id="322" w:author="咨询组" w:date="2025-10-15T13:55:19Z">
        <w:r>
          <w:rPr>
            <w:rFonts w:ascii="仿宋" w:hAnsi="仿宋" w:eastAsia="仿宋" w:cs="仿宋"/>
            <w:spacing w:val="18"/>
            <w:sz w:val="31"/>
            <w:szCs w:val="31"/>
          </w:rPr>
          <w:delText>二</w:delText>
        </w:r>
      </w:del>
      <w:del w:id="323" w:author="咨询组" w:date="2025-10-15T13:55:19Z">
        <w:r>
          <w:rPr>
            <w:rFonts w:hint="eastAsia" w:ascii="仿宋" w:hAnsi="仿宋" w:eastAsia="仿宋" w:cs="仿宋"/>
            <w:spacing w:val="18"/>
            <w:sz w:val="31"/>
            <w:szCs w:val="31"/>
            <w:lang w:eastAsia="zh-CN"/>
          </w:rPr>
          <w:delText>）</w:delText>
        </w:r>
      </w:del>
      <w:del w:id="324" w:author="咨询组" w:date="2025-10-15T13:55:19Z">
        <w:r>
          <w:rPr>
            <w:rFonts w:ascii="仿宋" w:hAnsi="仿宋" w:eastAsia="仿宋" w:cs="仿宋"/>
            <w:spacing w:val="18"/>
            <w:sz w:val="31"/>
            <w:szCs w:val="31"/>
          </w:rPr>
          <w:delText>经理级及基层薪酬结构</w:delText>
        </w:r>
      </w:del>
    </w:p>
    <w:p w14:paraId="7ABF9AED">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325" w:author="咨询组" w:date="2025-10-15T13:55:19Z"/>
        </w:rPr>
      </w:pPr>
    </w:p>
    <w:tbl>
      <w:tblPr>
        <w:tblStyle w:val="6"/>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74"/>
        <w:gridCol w:w="1843"/>
        <w:gridCol w:w="1434"/>
        <w:gridCol w:w="2257"/>
        <w:gridCol w:w="2260"/>
      </w:tblGrid>
      <w:tr w14:paraId="552A84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del w:id="326" w:author="咨询组" w:date="2025-10-15T13:55:19Z"/>
        </w:trPr>
        <w:tc>
          <w:tcPr>
            <w:tcW w:w="3117" w:type="dxa"/>
            <w:gridSpan w:val="2"/>
            <w:vAlign w:val="top"/>
          </w:tcPr>
          <w:p w14:paraId="76DEB760">
            <w:pPr>
              <w:keepNext w:val="0"/>
              <w:keepLines w:val="0"/>
              <w:pageBreakBefore w:val="0"/>
              <w:widowControl/>
              <w:kinsoku w:val="0"/>
              <w:wordWrap/>
              <w:overflowPunct/>
              <w:topLinePunct w:val="0"/>
              <w:autoSpaceDE w:val="0"/>
              <w:autoSpaceDN w:val="0"/>
              <w:bidi w:val="0"/>
              <w:adjustRightInd w:val="0"/>
              <w:snapToGrid w:val="0"/>
              <w:spacing w:before="197" w:line="334" w:lineRule="auto"/>
              <w:ind w:left="1114"/>
              <w:textAlignment w:val="baseline"/>
              <w:rPr>
                <w:del w:id="327" w:author="咨询组" w:date="2025-10-15T13:55:19Z"/>
                <w:rFonts w:ascii="仿宋" w:hAnsi="仿宋" w:eastAsia="仿宋" w:cs="仿宋"/>
                <w:sz w:val="24"/>
                <w:szCs w:val="24"/>
              </w:rPr>
            </w:pPr>
            <w:del w:id="328" w:author="咨询组" w:date="2025-10-15T13:55:19Z">
              <w:r>
                <w:rPr>
                  <w:rFonts w:ascii="仿宋" w:hAnsi="仿宋" w:eastAsia="仿宋" w:cs="仿宋"/>
                  <w:spacing w:val="-11"/>
                  <w:sz w:val="24"/>
                  <w:szCs w:val="24"/>
                  <w14:textOutline w14:w="4354" w14:cap="flat" w14:cmpd="sng">
                    <w14:solidFill>
                      <w14:srgbClr w14:val="000000"/>
                    </w14:solidFill>
                    <w14:prstDash w14:val="solid"/>
                    <w14:miter w14:val="0"/>
                  </w14:textOutline>
                </w:rPr>
                <w:delText>岗</w:delText>
              </w:r>
            </w:del>
            <w:del w:id="329" w:author="咨询组" w:date="2025-10-15T13:55:19Z">
              <w:r>
                <w:rPr>
                  <w:rFonts w:ascii="仿宋" w:hAnsi="仿宋" w:eastAsia="仿宋" w:cs="仿宋"/>
                  <w:spacing w:val="-9"/>
                  <w:sz w:val="24"/>
                  <w:szCs w:val="24"/>
                  <w14:textOutline w14:w="4354" w14:cap="flat" w14:cmpd="sng">
                    <w14:solidFill>
                      <w14:srgbClr w14:val="000000"/>
                    </w14:solidFill>
                    <w14:prstDash w14:val="solid"/>
                    <w14:miter w14:val="0"/>
                  </w14:textOutline>
                </w:rPr>
                <w:delText>位类别</w:delText>
              </w:r>
            </w:del>
          </w:p>
        </w:tc>
        <w:tc>
          <w:tcPr>
            <w:tcW w:w="1434" w:type="dxa"/>
            <w:vAlign w:val="top"/>
          </w:tcPr>
          <w:p w14:paraId="68C4CC44">
            <w:pPr>
              <w:keepNext w:val="0"/>
              <w:keepLines w:val="0"/>
              <w:pageBreakBefore w:val="0"/>
              <w:widowControl/>
              <w:kinsoku w:val="0"/>
              <w:wordWrap/>
              <w:overflowPunct/>
              <w:topLinePunct w:val="0"/>
              <w:autoSpaceDE w:val="0"/>
              <w:autoSpaceDN w:val="0"/>
              <w:bidi w:val="0"/>
              <w:adjustRightInd w:val="0"/>
              <w:snapToGrid w:val="0"/>
              <w:spacing w:before="196" w:line="334" w:lineRule="auto"/>
              <w:ind w:left="381"/>
              <w:textAlignment w:val="baseline"/>
              <w:rPr>
                <w:del w:id="330" w:author="咨询组" w:date="2025-10-15T13:55:19Z"/>
                <w:rFonts w:ascii="仿宋" w:hAnsi="仿宋" w:eastAsia="仿宋" w:cs="仿宋"/>
                <w:sz w:val="24"/>
                <w:szCs w:val="24"/>
              </w:rPr>
            </w:pPr>
            <w:del w:id="331" w:author="咨询组" w:date="2025-10-15T13:55:19Z">
              <w:r>
                <w:rPr>
                  <w:rFonts w:ascii="仿宋" w:hAnsi="仿宋" w:eastAsia="仿宋" w:cs="仿宋"/>
                  <w:spacing w:val="-10"/>
                  <w:sz w:val="24"/>
                  <w:szCs w:val="24"/>
                  <w14:textOutline w14:w="4354" w14:cap="flat" w14:cmpd="sng">
                    <w14:solidFill>
                      <w14:srgbClr w14:val="000000"/>
                    </w14:solidFill>
                    <w14:prstDash w14:val="solid"/>
                    <w14:miter w14:val="0"/>
                  </w14:textOutline>
                </w:rPr>
                <w:delText>固</w:delText>
              </w:r>
            </w:del>
            <w:del w:id="332" w:author="咨询组" w:date="2025-10-15T13:55:19Z">
              <w:r>
                <w:rPr>
                  <w:rFonts w:ascii="仿宋" w:hAnsi="仿宋" w:eastAsia="仿宋" w:cs="仿宋"/>
                  <w:spacing w:val="-9"/>
                  <w:sz w:val="24"/>
                  <w:szCs w:val="24"/>
                  <w14:textOutline w14:w="4354" w14:cap="flat" w14:cmpd="sng">
                    <w14:solidFill>
                      <w14:srgbClr w14:val="000000"/>
                    </w14:solidFill>
                    <w14:prstDash w14:val="solid"/>
                    <w14:miter w14:val="0"/>
                  </w14:textOutline>
                </w:rPr>
                <w:delText>浮比</w:delText>
              </w:r>
            </w:del>
          </w:p>
        </w:tc>
        <w:tc>
          <w:tcPr>
            <w:tcW w:w="2257" w:type="dxa"/>
            <w:vAlign w:val="top"/>
          </w:tcPr>
          <w:p w14:paraId="15F67D0B">
            <w:pPr>
              <w:keepNext w:val="0"/>
              <w:keepLines w:val="0"/>
              <w:pageBreakBefore w:val="0"/>
              <w:widowControl/>
              <w:kinsoku w:val="0"/>
              <w:wordWrap/>
              <w:overflowPunct/>
              <w:topLinePunct w:val="0"/>
              <w:autoSpaceDE w:val="0"/>
              <w:autoSpaceDN w:val="0"/>
              <w:bidi w:val="0"/>
              <w:adjustRightInd w:val="0"/>
              <w:snapToGrid w:val="0"/>
              <w:spacing w:before="41" w:line="334" w:lineRule="auto"/>
              <w:ind w:left="455" w:right="404" w:firstLine="159"/>
              <w:textAlignment w:val="baseline"/>
              <w:rPr>
                <w:del w:id="333" w:author="咨询组" w:date="2025-10-15T13:55:19Z"/>
                <w:rFonts w:ascii="仿宋" w:hAnsi="仿宋" w:eastAsia="仿宋" w:cs="仿宋"/>
                <w:sz w:val="24"/>
                <w:szCs w:val="24"/>
              </w:rPr>
            </w:pPr>
            <w:del w:id="334" w:author="咨询组" w:date="2025-10-15T13:55:19Z">
              <w:r>
                <w:rPr>
                  <w:rFonts w:ascii="仿宋" w:hAnsi="仿宋" w:eastAsia="仿宋" w:cs="仿宋"/>
                  <w:sz w:val="24"/>
                  <w:szCs w:val="24"/>
                  <w14:textOutline w14:w="4354" w14:cap="flat" w14:cmpd="sng">
                    <w14:solidFill>
                      <w14:srgbClr w14:val="000000"/>
                    </w14:solidFill>
                    <w14:prstDash w14:val="solid"/>
                    <w14:miter w14:val="0"/>
                  </w14:textOutline>
                </w:rPr>
                <w:delText>基本工资</w:delText>
              </w:r>
            </w:del>
            <w:del w:id="335" w:author="咨询组" w:date="2025-10-15T13:55:19Z">
              <w:r>
                <w:rPr>
                  <w:rFonts w:ascii="Times New Roman" w:hAnsi="Times New Roman" w:eastAsia="Times New Roman" w:cs="Times New Roman"/>
                  <w:b/>
                  <w:bCs/>
                  <w:sz w:val="24"/>
                  <w:szCs w:val="24"/>
                </w:rPr>
                <w:delText>/</w:delText>
              </w:r>
            </w:del>
            <w:del w:id="336" w:author="咨询组" w:date="2025-10-15T13:55:19Z">
              <w:r>
                <w:rPr>
                  <w:rFonts w:ascii="Times New Roman" w:hAnsi="Times New Roman" w:eastAsia="Times New Roman" w:cs="Times New Roman"/>
                  <w:sz w:val="24"/>
                  <w:szCs w:val="24"/>
                </w:rPr>
                <w:delText xml:space="preserve">   </w:delText>
              </w:r>
            </w:del>
            <w:del w:id="337" w:author="咨询组" w:date="2025-10-15T13:55:19Z">
              <w:r>
                <w:rPr>
                  <w:rFonts w:ascii="仿宋" w:hAnsi="仿宋" w:eastAsia="仿宋" w:cs="仿宋"/>
                  <w:spacing w:val="-9"/>
                  <w:sz w:val="24"/>
                  <w:szCs w:val="24"/>
                  <w14:textOutline w14:w="4354" w14:cap="flat" w14:cmpd="sng">
                    <w14:solidFill>
                      <w14:srgbClr w14:val="000000"/>
                    </w14:solidFill>
                    <w14:prstDash w14:val="solid"/>
                    <w14:miter w14:val="0"/>
                  </w14:textOutline>
                </w:rPr>
                <w:delText>目</w:delText>
              </w:r>
            </w:del>
            <w:del w:id="338" w:author="咨询组" w:date="2025-10-15T13:55:19Z">
              <w:r>
                <w:rPr>
                  <w:rFonts w:ascii="仿宋" w:hAnsi="仿宋" w:eastAsia="仿宋" w:cs="仿宋"/>
                  <w:spacing w:val="-8"/>
                  <w:sz w:val="24"/>
                  <w:szCs w:val="24"/>
                  <w14:textOutline w14:w="4354" w14:cap="flat" w14:cmpd="sng">
                    <w14:solidFill>
                      <w14:srgbClr w14:val="000000"/>
                    </w14:solidFill>
                    <w14:prstDash w14:val="solid"/>
                    <w14:miter w14:val="0"/>
                  </w14:textOutline>
                </w:rPr>
                <w:delText>标月度奖金</w:delText>
              </w:r>
            </w:del>
          </w:p>
        </w:tc>
        <w:tc>
          <w:tcPr>
            <w:tcW w:w="2260" w:type="dxa"/>
            <w:vAlign w:val="top"/>
          </w:tcPr>
          <w:p w14:paraId="1E049501">
            <w:pPr>
              <w:keepNext w:val="0"/>
              <w:keepLines w:val="0"/>
              <w:pageBreakBefore w:val="0"/>
              <w:widowControl/>
              <w:kinsoku w:val="0"/>
              <w:wordWrap/>
              <w:overflowPunct/>
              <w:topLinePunct w:val="0"/>
              <w:autoSpaceDE w:val="0"/>
              <w:autoSpaceDN w:val="0"/>
              <w:bidi w:val="0"/>
              <w:adjustRightInd w:val="0"/>
              <w:snapToGrid w:val="0"/>
              <w:spacing w:before="41" w:line="334" w:lineRule="auto"/>
              <w:ind w:left="454" w:right="408" w:firstLine="86"/>
              <w:textAlignment w:val="baseline"/>
              <w:rPr>
                <w:del w:id="339" w:author="咨询组" w:date="2025-10-15T13:55:19Z"/>
                <w:rFonts w:ascii="仿宋" w:hAnsi="仿宋" w:eastAsia="仿宋" w:cs="仿宋"/>
                <w:sz w:val="24"/>
                <w:szCs w:val="24"/>
              </w:rPr>
            </w:pPr>
            <w:del w:id="340" w:author="咨询组" w:date="2025-10-15T13:55:19Z">
              <w:r>
                <w:rPr>
                  <w:rFonts w:ascii="仿宋" w:hAnsi="仿宋" w:eastAsia="仿宋" w:cs="仿宋"/>
                  <w:spacing w:val="-9"/>
                  <w:sz w:val="24"/>
                  <w:szCs w:val="24"/>
                  <w14:textOutline w14:w="4354" w14:cap="flat" w14:cmpd="sng">
                    <w14:solidFill>
                      <w14:srgbClr w14:val="000000"/>
                    </w14:solidFill>
                    <w14:prstDash w14:val="solid"/>
                    <w14:miter w14:val="0"/>
                  </w14:textOutline>
                </w:rPr>
                <w:delText>目</w:delText>
              </w:r>
            </w:del>
            <w:del w:id="341" w:author="咨询组" w:date="2025-10-15T13:55:19Z">
              <w:r>
                <w:rPr>
                  <w:rFonts w:ascii="仿宋" w:hAnsi="仿宋" w:eastAsia="仿宋" w:cs="仿宋"/>
                  <w:spacing w:val="-7"/>
                  <w:sz w:val="24"/>
                  <w:szCs w:val="24"/>
                  <w14:textOutline w14:w="4354" w14:cap="flat" w14:cmpd="sng">
                    <w14:solidFill>
                      <w14:srgbClr w14:val="000000"/>
                    </w14:solidFill>
                    <w14:prstDash w14:val="solid"/>
                    <w14:miter w14:val="0"/>
                  </w14:textOutline>
                </w:rPr>
                <w:delText>标年终奖</w:delText>
              </w:r>
            </w:del>
            <w:del w:id="342" w:author="咨询组" w:date="2025-10-15T13:55:19Z">
              <w:r>
                <w:rPr>
                  <w:rFonts w:ascii="Times New Roman" w:hAnsi="Times New Roman" w:eastAsia="Times New Roman" w:cs="Times New Roman"/>
                  <w:b/>
                  <w:bCs/>
                  <w:spacing w:val="-7"/>
                  <w:sz w:val="24"/>
                  <w:szCs w:val="24"/>
                </w:rPr>
                <w:delText>/</w:delText>
              </w:r>
            </w:del>
            <w:del w:id="343" w:author="咨询组" w:date="2025-10-15T13:55:19Z">
              <w:r>
                <w:rPr>
                  <w:rFonts w:ascii="Times New Roman" w:hAnsi="Times New Roman" w:eastAsia="Times New Roman" w:cs="Times New Roman"/>
                  <w:sz w:val="24"/>
                  <w:szCs w:val="24"/>
                </w:rPr>
                <w:delText xml:space="preserve"> </w:delText>
              </w:r>
            </w:del>
            <w:del w:id="344" w:author="咨询组" w:date="2025-10-15T13:55:19Z">
              <w:r>
                <w:rPr>
                  <w:rFonts w:ascii="仿宋" w:hAnsi="仿宋" w:eastAsia="仿宋" w:cs="仿宋"/>
                  <w:spacing w:val="-9"/>
                  <w:sz w:val="24"/>
                  <w:szCs w:val="24"/>
                  <w14:textOutline w14:w="4354" w14:cap="flat" w14:cmpd="sng">
                    <w14:solidFill>
                      <w14:srgbClr w14:val="000000"/>
                    </w14:solidFill>
                    <w14:prstDash w14:val="solid"/>
                    <w14:miter w14:val="0"/>
                  </w14:textOutline>
                </w:rPr>
                <w:delText>目</w:delText>
              </w:r>
            </w:del>
            <w:del w:id="345" w:author="咨询组" w:date="2025-10-15T13:55:19Z">
              <w:r>
                <w:rPr>
                  <w:rFonts w:ascii="仿宋" w:hAnsi="仿宋" w:eastAsia="仿宋" w:cs="仿宋"/>
                  <w:spacing w:val="-8"/>
                  <w:sz w:val="24"/>
                  <w:szCs w:val="24"/>
                  <w14:textOutline w14:w="4354" w14:cap="flat" w14:cmpd="sng">
                    <w14:solidFill>
                      <w14:srgbClr w14:val="000000"/>
                    </w14:solidFill>
                    <w14:prstDash w14:val="solid"/>
                    <w14:miter w14:val="0"/>
                  </w14:textOutline>
                </w:rPr>
                <w:delText>标月度收入</w:delText>
              </w:r>
            </w:del>
          </w:p>
        </w:tc>
      </w:tr>
      <w:tr w14:paraId="3937AE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del w:id="346" w:author="咨询组" w:date="2025-10-15T13:55:19Z"/>
        </w:trPr>
        <w:tc>
          <w:tcPr>
            <w:tcW w:w="1274" w:type="dxa"/>
            <w:vMerge w:val="restart"/>
            <w:tcBorders>
              <w:bottom w:val="nil"/>
            </w:tcBorders>
            <w:vAlign w:val="top"/>
          </w:tcPr>
          <w:p w14:paraId="71A2FF6D">
            <w:pPr>
              <w:keepNext w:val="0"/>
              <w:keepLines w:val="0"/>
              <w:pageBreakBefore w:val="0"/>
              <w:widowControl/>
              <w:kinsoku w:val="0"/>
              <w:wordWrap/>
              <w:overflowPunct/>
              <w:topLinePunct w:val="0"/>
              <w:autoSpaceDE w:val="0"/>
              <w:autoSpaceDN w:val="0"/>
              <w:bidi w:val="0"/>
              <w:adjustRightInd w:val="0"/>
              <w:snapToGrid w:val="0"/>
              <w:spacing w:before="279" w:line="334" w:lineRule="auto"/>
              <w:ind w:left="283"/>
              <w:textAlignment w:val="baseline"/>
              <w:rPr>
                <w:del w:id="347" w:author="咨询组" w:date="2025-10-15T13:55:19Z"/>
                <w:rFonts w:ascii="仿宋" w:hAnsi="仿宋" w:eastAsia="仿宋" w:cs="仿宋"/>
                <w:sz w:val="24"/>
                <w:szCs w:val="24"/>
              </w:rPr>
            </w:pPr>
            <w:del w:id="348" w:author="咨询组" w:date="2025-10-15T13:55:19Z">
              <w:r>
                <w:rPr>
                  <w:rFonts w:ascii="仿宋" w:hAnsi="仿宋" w:eastAsia="仿宋" w:cs="仿宋"/>
                  <w:spacing w:val="-3"/>
                  <w:sz w:val="24"/>
                  <w:szCs w:val="24"/>
                </w:rPr>
                <w:delText>管</w:delText>
              </w:r>
            </w:del>
            <w:del w:id="349" w:author="咨询组" w:date="2025-10-15T13:55:19Z">
              <w:r>
                <w:rPr>
                  <w:rFonts w:ascii="仿宋" w:hAnsi="仿宋" w:eastAsia="仿宋" w:cs="仿宋"/>
                  <w:spacing w:val="-2"/>
                  <w:sz w:val="24"/>
                  <w:szCs w:val="24"/>
                </w:rPr>
                <w:delText>理类</w:delText>
              </w:r>
            </w:del>
          </w:p>
        </w:tc>
        <w:tc>
          <w:tcPr>
            <w:tcW w:w="1843" w:type="dxa"/>
            <w:vAlign w:val="top"/>
          </w:tcPr>
          <w:p w14:paraId="7FCC9708">
            <w:pPr>
              <w:keepNext w:val="0"/>
              <w:keepLines w:val="0"/>
              <w:pageBreakBefore w:val="0"/>
              <w:widowControl/>
              <w:kinsoku w:val="0"/>
              <w:wordWrap/>
              <w:overflowPunct/>
              <w:topLinePunct w:val="0"/>
              <w:autoSpaceDE w:val="0"/>
              <w:autoSpaceDN w:val="0"/>
              <w:bidi w:val="0"/>
              <w:adjustRightInd w:val="0"/>
              <w:snapToGrid w:val="0"/>
              <w:spacing w:before="122" w:line="334" w:lineRule="auto"/>
              <w:ind w:left="493"/>
              <w:textAlignment w:val="baseline"/>
              <w:rPr>
                <w:del w:id="350" w:author="咨询组" w:date="2025-10-15T13:55:19Z"/>
                <w:rFonts w:ascii="Times New Roman" w:hAnsi="Times New Roman" w:eastAsia="Times New Roman" w:cs="Times New Roman"/>
                <w:sz w:val="24"/>
                <w:szCs w:val="24"/>
              </w:rPr>
            </w:pPr>
            <w:del w:id="351" w:author="咨询组" w:date="2025-10-15T13:55:19Z">
              <w:r>
                <w:rPr>
                  <w:rFonts w:ascii="Times New Roman" w:hAnsi="Times New Roman" w:eastAsia="Times New Roman" w:cs="Times New Roman"/>
                  <w:sz w:val="24"/>
                  <w:szCs w:val="24"/>
                </w:rPr>
                <w:delText>PC</w:delText>
              </w:r>
            </w:del>
            <w:del w:id="352" w:author="咨询组" w:date="2025-10-15T13:55:19Z">
              <w:r>
                <w:rPr>
                  <w:rFonts w:ascii="Times New Roman" w:hAnsi="Times New Roman" w:eastAsia="Times New Roman" w:cs="Times New Roman"/>
                  <w:spacing w:val="1"/>
                  <w:sz w:val="24"/>
                  <w:szCs w:val="24"/>
                </w:rPr>
                <w:delText>54</w:delText>
              </w:r>
            </w:del>
            <w:del w:id="353" w:author="咨询组" w:date="2025-10-15T13:55:19Z">
              <w:r>
                <w:rPr>
                  <w:rFonts w:ascii="Times New Roman" w:hAnsi="Times New Roman" w:eastAsia="Times New Roman" w:cs="Times New Roman"/>
                  <w:sz w:val="24"/>
                  <w:szCs w:val="24"/>
                </w:rPr>
                <w:delText>-55</w:delText>
              </w:r>
            </w:del>
          </w:p>
        </w:tc>
        <w:tc>
          <w:tcPr>
            <w:tcW w:w="1434" w:type="dxa"/>
            <w:vAlign w:val="top"/>
          </w:tcPr>
          <w:p w14:paraId="43A44E60">
            <w:pPr>
              <w:keepNext w:val="0"/>
              <w:keepLines w:val="0"/>
              <w:pageBreakBefore w:val="0"/>
              <w:widowControl/>
              <w:kinsoku w:val="0"/>
              <w:wordWrap/>
              <w:overflowPunct/>
              <w:topLinePunct w:val="0"/>
              <w:autoSpaceDE w:val="0"/>
              <w:autoSpaceDN w:val="0"/>
              <w:bidi w:val="0"/>
              <w:adjustRightInd w:val="0"/>
              <w:snapToGrid w:val="0"/>
              <w:spacing w:before="122" w:line="334" w:lineRule="auto"/>
              <w:ind w:left="451"/>
              <w:textAlignment w:val="baseline"/>
              <w:rPr>
                <w:del w:id="354" w:author="咨询组" w:date="2025-10-15T13:55:19Z"/>
                <w:rFonts w:ascii="Times New Roman" w:hAnsi="Times New Roman" w:eastAsia="Times New Roman" w:cs="Times New Roman"/>
                <w:sz w:val="24"/>
                <w:szCs w:val="24"/>
              </w:rPr>
            </w:pPr>
            <w:del w:id="355" w:author="咨询组" w:date="2025-10-15T13:55:19Z">
              <w:r>
                <w:rPr>
                  <w:rFonts w:ascii="Times New Roman" w:hAnsi="Times New Roman" w:eastAsia="Times New Roman" w:cs="Times New Roman"/>
                  <w:spacing w:val="-2"/>
                  <w:sz w:val="24"/>
                  <w:szCs w:val="24"/>
                </w:rPr>
                <w:delText>55:4</w:delText>
              </w:r>
            </w:del>
            <w:del w:id="356" w:author="咨询组" w:date="2025-10-15T13:55:19Z">
              <w:r>
                <w:rPr>
                  <w:rFonts w:ascii="Times New Roman" w:hAnsi="Times New Roman" w:eastAsia="Times New Roman" w:cs="Times New Roman"/>
                  <w:spacing w:val="-1"/>
                  <w:sz w:val="24"/>
                  <w:szCs w:val="24"/>
                </w:rPr>
                <w:delText>5</w:delText>
              </w:r>
            </w:del>
          </w:p>
        </w:tc>
        <w:tc>
          <w:tcPr>
            <w:tcW w:w="2257" w:type="dxa"/>
            <w:vAlign w:val="top"/>
          </w:tcPr>
          <w:p w14:paraId="4D8EA9DA">
            <w:pPr>
              <w:keepNext w:val="0"/>
              <w:keepLines w:val="0"/>
              <w:pageBreakBefore w:val="0"/>
              <w:widowControl/>
              <w:kinsoku w:val="0"/>
              <w:wordWrap/>
              <w:overflowPunct/>
              <w:topLinePunct w:val="0"/>
              <w:autoSpaceDE w:val="0"/>
              <w:autoSpaceDN w:val="0"/>
              <w:bidi w:val="0"/>
              <w:adjustRightInd w:val="0"/>
              <w:snapToGrid w:val="0"/>
              <w:spacing w:before="122" w:line="334" w:lineRule="auto"/>
              <w:ind w:left="860"/>
              <w:textAlignment w:val="baseline"/>
              <w:rPr>
                <w:del w:id="357" w:author="咨询组" w:date="2025-10-15T13:55:19Z"/>
                <w:rFonts w:ascii="Times New Roman" w:hAnsi="Times New Roman" w:eastAsia="Times New Roman" w:cs="Times New Roman"/>
                <w:sz w:val="24"/>
                <w:szCs w:val="24"/>
              </w:rPr>
            </w:pPr>
            <w:del w:id="358" w:author="咨询组" w:date="2025-10-15T13:55:19Z">
              <w:r>
                <w:rPr>
                  <w:rFonts w:ascii="Times New Roman" w:hAnsi="Times New Roman" w:eastAsia="Times New Roman" w:cs="Times New Roman"/>
                  <w:spacing w:val="-2"/>
                  <w:sz w:val="24"/>
                  <w:szCs w:val="24"/>
                </w:rPr>
                <w:delText>74</w:delText>
              </w:r>
            </w:del>
            <w:del w:id="359" w:author="咨询组" w:date="2025-10-15T13:55:19Z">
              <w:r>
                <w:rPr>
                  <w:rFonts w:ascii="Times New Roman" w:hAnsi="Times New Roman" w:eastAsia="Times New Roman" w:cs="Times New Roman"/>
                  <w:spacing w:val="-1"/>
                  <w:sz w:val="24"/>
                  <w:szCs w:val="24"/>
                </w:rPr>
                <w:delText>:26</w:delText>
              </w:r>
            </w:del>
          </w:p>
        </w:tc>
        <w:tc>
          <w:tcPr>
            <w:tcW w:w="2260" w:type="dxa"/>
            <w:vAlign w:val="top"/>
          </w:tcPr>
          <w:p w14:paraId="3CDE7DC0">
            <w:pPr>
              <w:keepNext w:val="0"/>
              <w:keepLines w:val="0"/>
              <w:pageBreakBefore w:val="0"/>
              <w:widowControl/>
              <w:kinsoku w:val="0"/>
              <w:wordWrap/>
              <w:overflowPunct/>
              <w:topLinePunct w:val="0"/>
              <w:autoSpaceDE w:val="0"/>
              <w:autoSpaceDN w:val="0"/>
              <w:bidi w:val="0"/>
              <w:adjustRightInd w:val="0"/>
              <w:snapToGrid w:val="0"/>
              <w:spacing w:before="78" w:line="334" w:lineRule="auto"/>
              <w:ind w:left="804"/>
              <w:textAlignment w:val="baseline"/>
              <w:rPr>
                <w:del w:id="360" w:author="咨询组" w:date="2025-10-15T13:55:19Z"/>
                <w:rFonts w:ascii="仿宋" w:hAnsi="仿宋" w:eastAsia="仿宋" w:cs="仿宋"/>
                <w:sz w:val="24"/>
                <w:szCs w:val="24"/>
              </w:rPr>
            </w:pPr>
            <w:del w:id="361" w:author="咨询组" w:date="2025-10-15T13:55:19Z">
              <w:r>
                <w:rPr>
                  <w:rFonts w:ascii="Times New Roman" w:hAnsi="Times New Roman" w:eastAsia="Times New Roman" w:cs="Times New Roman"/>
                  <w:spacing w:val="-4"/>
                  <w:sz w:val="24"/>
                  <w:szCs w:val="24"/>
                </w:rPr>
                <w:delText>4</w:delText>
              </w:r>
            </w:del>
            <w:del w:id="362" w:author="咨询组" w:date="2025-10-15T13:55:19Z">
              <w:r>
                <w:rPr>
                  <w:rFonts w:ascii="Times New Roman" w:hAnsi="Times New Roman" w:eastAsia="Times New Roman" w:cs="Times New Roman"/>
                  <w:spacing w:val="-3"/>
                  <w:sz w:val="24"/>
                  <w:szCs w:val="24"/>
                </w:rPr>
                <w:delText xml:space="preserve"> </w:delText>
              </w:r>
            </w:del>
            <w:del w:id="363" w:author="咨询组" w:date="2025-10-15T13:55:19Z">
              <w:r>
                <w:rPr>
                  <w:rFonts w:ascii="仿宋" w:hAnsi="仿宋" w:eastAsia="仿宋" w:cs="仿宋"/>
                  <w:spacing w:val="-2"/>
                  <w:sz w:val="24"/>
                  <w:szCs w:val="24"/>
                </w:rPr>
                <w:delText>个月</w:delText>
              </w:r>
            </w:del>
          </w:p>
        </w:tc>
      </w:tr>
      <w:tr w14:paraId="0EC09A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del w:id="364" w:author="咨询组" w:date="2025-10-15T13:55:19Z"/>
        </w:trPr>
        <w:tc>
          <w:tcPr>
            <w:tcW w:w="1274" w:type="dxa"/>
            <w:vMerge w:val="continue"/>
            <w:tcBorders>
              <w:top w:val="nil"/>
            </w:tcBorders>
            <w:vAlign w:val="top"/>
          </w:tcPr>
          <w:p w14:paraId="39D8C62D">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365" w:author="咨询组" w:date="2025-10-15T13:55:19Z"/>
                <w:rFonts w:ascii="Arial"/>
                <w:sz w:val="21"/>
              </w:rPr>
            </w:pPr>
          </w:p>
        </w:tc>
        <w:tc>
          <w:tcPr>
            <w:tcW w:w="1843" w:type="dxa"/>
            <w:vAlign w:val="top"/>
          </w:tcPr>
          <w:p w14:paraId="7B94D50C">
            <w:pPr>
              <w:keepNext w:val="0"/>
              <w:keepLines w:val="0"/>
              <w:pageBreakBefore w:val="0"/>
              <w:widowControl/>
              <w:kinsoku w:val="0"/>
              <w:wordWrap/>
              <w:overflowPunct/>
              <w:topLinePunct w:val="0"/>
              <w:autoSpaceDE w:val="0"/>
              <w:autoSpaceDN w:val="0"/>
              <w:bidi w:val="0"/>
              <w:adjustRightInd w:val="0"/>
              <w:snapToGrid w:val="0"/>
              <w:spacing w:before="80" w:line="334" w:lineRule="auto"/>
              <w:ind w:left="270"/>
              <w:textAlignment w:val="baseline"/>
              <w:rPr>
                <w:del w:id="366" w:author="咨询组" w:date="2025-10-15T13:55:19Z"/>
                <w:rFonts w:ascii="仿宋" w:hAnsi="仿宋" w:eastAsia="仿宋" w:cs="仿宋"/>
                <w:sz w:val="24"/>
                <w:szCs w:val="24"/>
              </w:rPr>
            </w:pPr>
            <w:del w:id="367" w:author="咨询组" w:date="2025-10-15T13:55:19Z">
              <w:r>
                <w:rPr>
                  <w:rFonts w:ascii="Times New Roman" w:hAnsi="Times New Roman" w:eastAsia="Times New Roman" w:cs="Times New Roman"/>
                  <w:spacing w:val="-1"/>
                  <w:sz w:val="24"/>
                  <w:szCs w:val="24"/>
                </w:rPr>
                <w:delText>PC</w:delText>
              </w:r>
            </w:del>
            <w:del w:id="368" w:author="咨询组" w:date="2025-10-15T13:55:19Z">
              <w:r>
                <w:rPr>
                  <w:rFonts w:ascii="Times New Roman" w:hAnsi="Times New Roman" w:eastAsia="Times New Roman" w:cs="Times New Roman"/>
                  <w:spacing w:val="-2"/>
                  <w:sz w:val="24"/>
                  <w:szCs w:val="24"/>
                </w:rPr>
                <w:delText xml:space="preserve">53 </w:delText>
              </w:r>
            </w:del>
            <w:del w:id="369" w:author="咨询组" w:date="2025-10-15T13:55:19Z">
              <w:r>
                <w:rPr>
                  <w:rFonts w:ascii="仿宋" w:hAnsi="仿宋" w:eastAsia="仿宋" w:cs="仿宋"/>
                  <w:spacing w:val="-2"/>
                  <w:sz w:val="24"/>
                  <w:szCs w:val="24"/>
                </w:rPr>
                <w:delText>及以</w:delText>
              </w:r>
            </w:del>
            <w:del w:id="370" w:author="咨询组" w:date="2025-10-15T13:55:19Z">
              <w:r>
                <w:rPr>
                  <w:rFonts w:ascii="仿宋" w:hAnsi="仿宋" w:eastAsia="仿宋" w:cs="仿宋"/>
                  <w:spacing w:val="-1"/>
                  <w:sz w:val="24"/>
                  <w:szCs w:val="24"/>
                </w:rPr>
                <w:delText>下</w:delText>
              </w:r>
            </w:del>
          </w:p>
        </w:tc>
        <w:tc>
          <w:tcPr>
            <w:tcW w:w="1434" w:type="dxa"/>
            <w:vAlign w:val="top"/>
          </w:tcPr>
          <w:p w14:paraId="5B987B0C">
            <w:pPr>
              <w:keepNext w:val="0"/>
              <w:keepLines w:val="0"/>
              <w:pageBreakBefore w:val="0"/>
              <w:widowControl/>
              <w:kinsoku w:val="0"/>
              <w:wordWrap/>
              <w:overflowPunct/>
              <w:topLinePunct w:val="0"/>
              <w:autoSpaceDE w:val="0"/>
              <w:autoSpaceDN w:val="0"/>
              <w:bidi w:val="0"/>
              <w:adjustRightInd w:val="0"/>
              <w:snapToGrid w:val="0"/>
              <w:spacing w:before="124" w:line="334" w:lineRule="auto"/>
              <w:ind w:left="451"/>
              <w:textAlignment w:val="baseline"/>
              <w:rPr>
                <w:del w:id="371" w:author="咨询组" w:date="2025-10-15T13:55:19Z"/>
                <w:rFonts w:ascii="Times New Roman" w:hAnsi="Times New Roman" w:eastAsia="Times New Roman" w:cs="Times New Roman"/>
                <w:sz w:val="24"/>
                <w:szCs w:val="24"/>
              </w:rPr>
            </w:pPr>
            <w:del w:id="372" w:author="咨询组" w:date="2025-10-15T13:55:19Z">
              <w:r>
                <w:rPr>
                  <w:rFonts w:ascii="Times New Roman" w:hAnsi="Times New Roman" w:eastAsia="Times New Roman" w:cs="Times New Roman"/>
                  <w:spacing w:val="-2"/>
                  <w:sz w:val="24"/>
                  <w:szCs w:val="24"/>
                </w:rPr>
                <w:delText>55:4</w:delText>
              </w:r>
            </w:del>
            <w:del w:id="373" w:author="咨询组" w:date="2025-10-15T13:55:19Z">
              <w:r>
                <w:rPr>
                  <w:rFonts w:ascii="Times New Roman" w:hAnsi="Times New Roman" w:eastAsia="Times New Roman" w:cs="Times New Roman"/>
                  <w:spacing w:val="-1"/>
                  <w:sz w:val="24"/>
                  <w:szCs w:val="24"/>
                </w:rPr>
                <w:delText>5</w:delText>
              </w:r>
            </w:del>
          </w:p>
        </w:tc>
        <w:tc>
          <w:tcPr>
            <w:tcW w:w="2257" w:type="dxa"/>
            <w:vAlign w:val="top"/>
          </w:tcPr>
          <w:p w14:paraId="264B980F">
            <w:pPr>
              <w:keepNext w:val="0"/>
              <w:keepLines w:val="0"/>
              <w:pageBreakBefore w:val="0"/>
              <w:widowControl/>
              <w:kinsoku w:val="0"/>
              <w:wordWrap/>
              <w:overflowPunct/>
              <w:topLinePunct w:val="0"/>
              <w:autoSpaceDE w:val="0"/>
              <w:autoSpaceDN w:val="0"/>
              <w:bidi w:val="0"/>
              <w:adjustRightInd w:val="0"/>
              <w:snapToGrid w:val="0"/>
              <w:spacing w:before="124" w:line="334" w:lineRule="auto"/>
              <w:ind w:left="862"/>
              <w:textAlignment w:val="baseline"/>
              <w:rPr>
                <w:del w:id="374" w:author="咨询组" w:date="2025-10-15T13:55:19Z"/>
                <w:rFonts w:ascii="Times New Roman" w:hAnsi="Times New Roman" w:eastAsia="Times New Roman" w:cs="Times New Roman"/>
                <w:sz w:val="24"/>
                <w:szCs w:val="24"/>
              </w:rPr>
            </w:pPr>
            <w:del w:id="375" w:author="咨询组" w:date="2025-10-15T13:55:19Z">
              <w:r>
                <w:rPr>
                  <w:rFonts w:ascii="Times New Roman" w:hAnsi="Times New Roman" w:eastAsia="Times New Roman" w:cs="Times New Roman"/>
                  <w:spacing w:val="-2"/>
                  <w:sz w:val="24"/>
                  <w:szCs w:val="24"/>
                </w:rPr>
                <w:delText>60:4</w:delText>
              </w:r>
            </w:del>
            <w:del w:id="376" w:author="咨询组" w:date="2025-10-15T13:55:19Z">
              <w:r>
                <w:rPr>
                  <w:rFonts w:ascii="Times New Roman" w:hAnsi="Times New Roman" w:eastAsia="Times New Roman" w:cs="Times New Roman"/>
                  <w:spacing w:val="-1"/>
                  <w:sz w:val="24"/>
                  <w:szCs w:val="24"/>
                </w:rPr>
                <w:delText>0</w:delText>
              </w:r>
            </w:del>
          </w:p>
        </w:tc>
        <w:tc>
          <w:tcPr>
            <w:tcW w:w="2260" w:type="dxa"/>
            <w:vAlign w:val="top"/>
          </w:tcPr>
          <w:p w14:paraId="786A30E2">
            <w:pPr>
              <w:keepNext w:val="0"/>
              <w:keepLines w:val="0"/>
              <w:pageBreakBefore w:val="0"/>
              <w:widowControl/>
              <w:kinsoku w:val="0"/>
              <w:wordWrap/>
              <w:overflowPunct/>
              <w:topLinePunct w:val="0"/>
              <w:autoSpaceDE w:val="0"/>
              <w:autoSpaceDN w:val="0"/>
              <w:bidi w:val="0"/>
              <w:adjustRightInd w:val="0"/>
              <w:snapToGrid w:val="0"/>
              <w:spacing w:before="79" w:line="334" w:lineRule="auto"/>
              <w:ind w:left="828"/>
              <w:textAlignment w:val="baseline"/>
              <w:rPr>
                <w:del w:id="377" w:author="咨询组" w:date="2025-10-15T13:55:19Z"/>
                <w:rFonts w:ascii="仿宋" w:hAnsi="仿宋" w:eastAsia="仿宋" w:cs="仿宋"/>
                <w:sz w:val="24"/>
                <w:szCs w:val="24"/>
              </w:rPr>
            </w:pPr>
            <w:del w:id="378" w:author="咨询组" w:date="2025-10-15T13:55:19Z">
              <w:r>
                <w:rPr>
                  <w:rFonts w:ascii="Times New Roman" w:hAnsi="Times New Roman" w:eastAsia="Times New Roman" w:cs="Times New Roman"/>
                  <w:spacing w:val="-11"/>
                  <w:sz w:val="24"/>
                  <w:szCs w:val="24"/>
                </w:rPr>
                <w:delText>1</w:delText>
              </w:r>
            </w:del>
            <w:del w:id="379" w:author="咨询组" w:date="2025-10-15T13:55:19Z">
              <w:r>
                <w:rPr>
                  <w:rFonts w:ascii="Times New Roman" w:hAnsi="Times New Roman" w:eastAsia="Times New Roman" w:cs="Times New Roman"/>
                  <w:spacing w:val="-8"/>
                  <w:sz w:val="24"/>
                  <w:szCs w:val="24"/>
                </w:rPr>
                <w:delText xml:space="preserve"> </w:delText>
              </w:r>
            </w:del>
            <w:del w:id="380" w:author="咨询组" w:date="2025-10-15T13:55:19Z">
              <w:r>
                <w:rPr>
                  <w:rFonts w:ascii="仿宋" w:hAnsi="仿宋" w:eastAsia="仿宋" w:cs="仿宋"/>
                  <w:spacing w:val="-8"/>
                  <w:sz w:val="24"/>
                  <w:szCs w:val="24"/>
                </w:rPr>
                <w:delText>个月</w:delText>
              </w:r>
            </w:del>
          </w:p>
        </w:tc>
      </w:tr>
      <w:tr w14:paraId="7914D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del w:id="381" w:author="咨询组" w:date="2025-10-15T13:55:19Z"/>
        </w:trPr>
        <w:tc>
          <w:tcPr>
            <w:tcW w:w="3117" w:type="dxa"/>
            <w:gridSpan w:val="2"/>
            <w:vAlign w:val="top"/>
          </w:tcPr>
          <w:p w14:paraId="5FADCA21">
            <w:pPr>
              <w:keepNext w:val="0"/>
              <w:keepLines w:val="0"/>
              <w:pageBreakBefore w:val="0"/>
              <w:widowControl/>
              <w:kinsoku w:val="0"/>
              <w:wordWrap/>
              <w:overflowPunct/>
              <w:topLinePunct w:val="0"/>
              <w:autoSpaceDE w:val="0"/>
              <w:autoSpaceDN w:val="0"/>
              <w:bidi w:val="0"/>
              <w:adjustRightInd w:val="0"/>
              <w:snapToGrid w:val="0"/>
              <w:spacing w:before="80" w:line="334" w:lineRule="auto"/>
              <w:ind w:left="1214"/>
              <w:textAlignment w:val="baseline"/>
              <w:rPr>
                <w:del w:id="382" w:author="咨询组" w:date="2025-10-15T13:55:19Z"/>
                <w:rFonts w:ascii="仿宋" w:hAnsi="仿宋" w:eastAsia="仿宋" w:cs="仿宋"/>
                <w:sz w:val="24"/>
                <w:szCs w:val="24"/>
              </w:rPr>
            </w:pPr>
            <w:del w:id="383" w:author="咨询组" w:date="2025-10-15T13:55:19Z">
              <w:r>
                <w:rPr>
                  <w:rFonts w:ascii="仿宋" w:hAnsi="仿宋" w:eastAsia="仿宋" w:cs="仿宋"/>
                  <w:spacing w:val="-6"/>
                  <w:sz w:val="24"/>
                  <w:szCs w:val="24"/>
                </w:rPr>
                <w:delText>业</w:delText>
              </w:r>
            </w:del>
            <w:del w:id="384" w:author="咨询组" w:date="2025-10-15T13:55:19Z">
              <w:r>
                <w:rPr>
                  <w:rFonts w:ascii="仿宋" w:hAnsi="仿宋" w:eastAsia="仿宋" w:cs="仿宋"/>
                  <w:spacing w:val="-4"/>
                  <w:sz w:val="24"/>
                  <w:szCs w:val="24"/>
                </w:rPr>
                <w:delText>务类</w:delText>
              </w:r>
            </w:del>
          </w:p>
        </w:tc>
        <w:tc>
          <w:tcPr>
            <w:tcW w:w="1434" w:type="dxa"/>
            <w:vAlign w:val="top"/>
          </w:tcPr>
          <w:p w14:paraId="7896F921">
            <w:pPr>
              <w:keepNext w:val="0"/>
              <w:keepLines w:val="0"/>
              <w:pageBreakBefore w:val="0"/>
              <w:widowControl/>
              <w:kinsoku w:val="0"/>
              <w:wordWrap/>
              <w:overflowPunct/>
              <w:topLinePunct w:val="0"/>
              <w:autoSpaceDE w:val="0"/>
              <w:autoSpaceDN w:val="0"/>
              <w:bidi w:val="0"/>
              <w:adjustRightInd w:val="0"/>
              <w:snapToGrid w:val="0"/>
              <w:spacing w:before="125" w:line="334" w:lineRule="auto"/>
              <w:ind w:left="451"/>
              <w:textAlignment w:val="baseline"/>
              <w:rPr>
                <w:del w:id="385" w:author="咨询组" w:date="2025-10-15T13:55:19Z"/>
                <w:rFonts w:ascii="Times New Roman" w:hAnsi="Times New Roman" w:eastAsia="Times New Roman" w:cs="Times New Roman"/>
                <w:sz w:val="24"/>
                <w:szCs w:val="24"/>
              </w:rPr>
            </w:pPr>
            <w:del w:id="386" w:author="咨询组" w:date="2025-10-15T13:55:19Z">
              <w:r>
                <w:rPr>
                  <w:rFonts w:ascii="Times New Roman" w:hAnsi="Times New Roman" w:eastAsia="Times New Roman" w:cs="Times New Roman"/>
                  <w:spacing w:val="-2"/>
                  <w:sz w:val="24"/>
                  <w:szCs w:val="24"/>
                </w:rPr>
                <w:delText>55:4</w:delText>
              </w:r>
            </w:del>
            <w:del w:id="387" w:author="咨询组" w:date="2025-10-15T13:55:19Z">
              <w:r>
                <w:rPr>
                  <w:rFonts w:ascii="Times New Roman" w:hAnsi="Times New Roman" w:eastAsia="Times New Roman" w:cs="Times New Roman"/>
                  <w:spacing w:val="-1"/>
                  <w:sz w:val="24"/>
                  <w:szCs w:val="24"/>
                </w:rPr>
                <w:delText>5</w:delText>
              </w:r>
            </w:del>
          </w:p>
        </w:tc>
        <w:tc>
          <w:tcPr>
            <w:tcW w:w="2257" w:type="dxa"/>
            <w:vAlign w:val="top"/>
          </w:tcPr>
          <w:p w14:paraId="13B08BF4">
            <w:pPr>
              <w:keepNext w:val="0"/>
              <w:keepLines w:val="0"/>
              <w:pageBreakBefore w:val="0"/>
              <w:widowControl/>
              <w:kinsoku w:val="0"/>
              <w:wordWrap/>
              <w:overflowPunct/>
              <w:topLinePunct w:val="0"/>
              <w:autoSpaceDE w:val="0"/>
              <w:autoSpaceDN w:val="0"/>
              <w:bidi w:val="0"/>
              <w:adjustRightInd w:val="0"/>
              <w:snapToGrid w:val="0"/>
              <w:spacing w:before="125" w:line="334" w:lineRule="auto"/>
              <w:ind w:left="862"/>
              <w:textAlignment w:val="baseline"/>
              <w:rPr>
                <w:del w:id="388" w:author="咨询组" w:date="2025-10-15T13:55:19Z"/>
                <w:rFonts w:ascii="Times New Roman" w:hAnsi="Times New Roman" w:eastAsia="Times New Roman" w:cs="Times New Roman"/>
                <w:sz w:val="24"/>
                <w:szCs w:val="24"/>
              </w:rPr>
            </w:pPr>
            <w:del w:id="389" w:author="咨询组" w:date="2025-10-15T13:55:19Z">
              <w:r>
                <w:rPr>
                  <w:rFonts w:ascii="Times New Roman" w:hAnsi="Times New Roman" w:eastAsia="Times New Roman" w:cs="Times New Roman"/>
                  <w:spacing w:val="-2"/>
                  <w:sz w:val="24"/>
                  <w:szCs w:val="24"/>
                </w:rPr>
                <w:delText>60:4</w:delText>
              </w:r>
            </w:del>
            <w:del w:id="390" w:author="咨询组" w:date="2025-10-15T13:55:19Z">
              <w:r>
                <w:rPr>
                  <w:rFonts w:ascii="Times New Roman" w:hAnsi="Times New Roman" w:eastAsia="Times New Roman" w:cs="Times New Roman"/>
                  <w:spacing w:val="-1"/>
                  <w:sz w:val="24"/>
                  <w:szCs w:val="24"/>
                </w:rPr>
                <w:delText>0</w:delText>
              </w:r>
            </w:del>
          </w:p>
        </w:tc>
        <w:tc>
          <w:tcPr>
            <w:tcW w:w="2260" w:type="dxa"/>
            <w:vAlign w:val="top"/>
          </w:tcPr>
          <w:p w14:paraId="77B4EBB4">
            <w:pPr>
              <w:keepNext w:val="0"/>
              <w:keepLines w:val="0"/>
              <w:pageBreakBefore w:val="0"/>
              <w:widowControl/>
              <w:kinsoku w:val="0"/>
              <w:wordWrap/>
              <w:overflowPunct/>
              <w:topLinePunct w:val="0"/>
              <w:autoSpaceDE w:val="0"/>
              <w:autoSpaceDN w:val="0"/>
              <w:bidi w:val="0"/>
              <w:adjustRightInd w:val="0"/>
              <w:snapToGrid w:val="0"/>
              <w:spacing w:before="80" w:line="334" w:lineRule="auto"/>
              <w:ind w:left="828"/>
              <w:textAlignment w:val="baseline"/>
              <w:rPr>
                <w:del w:id="391" w:author="咨询组" w:date="2025-10-15T13:55:19Z"/>
                <w:rFonts w:ascii="仿宋" w:hAnsi="仿宋" w:eastAsia="仿宋" w:cs="仿宋"/>
                <w:sz w:val="24"/>
                <w:szCs w:val="24"/>
              </w:rPr>
            </w:pPr>
            <w:del w:id="392" w:author="咨询组" w:date="2025-10-15T13:55:19Z">
              <w:r>
                <w:rPr>
                  <w:rFonts w:ascii="Times New Roman" w:hAnsi="Times New Roman" w:eastAsia="Times New Roman" w:cs="Times New Roman"/>
                  <w:spacing w:val="-11"/>
                  <w:sz w:val="24"/>
                  <w:szCs w:val="24"/>
                </w:rPr>
                <w:delText>1</w:delText>
              </w:r>
            </w:del>
            <w:del w:id="393" w:author="咨询组" w:date="2025-10-15T13:55:19Z">
              <w:r>
                <w:rPr>
                  <w:rFonts w:ascii="Times New Roman" w:hAnsi="Times New Roman" w:eastAsia="Times New Roman" w:cs="Times New Roman"/>
                  <w:spacing w:val="-8"/>
                  <w:sz w:val="24"/>
                  <w:szCs w:val="24"/>
                </w:rPr>
                <w:delText xml:space="preserve"> </w:delText>
              </w:r>
            </w:del>
            <w:del w:id="394" w:author="咨询组" w:date="2025-10-15T13:55:19Z">
              <w:r>
                <w:rPr>
                  <w:rFonts w:ascii="仿宋" w:hAnsi="仿宋" w:eastAsia="仿宋" w:cs="仿宋"/>
                  <w:spacing w:val="-8"/>
                  <w:sz w:val="24"/>
                  <w:szCs w:val="24"/>
                </w:rPr>
                <w:delText>个月</w:delText>
              </w:r>
            </w:del>
          </w:p>
        </w:tc>
      </w:tr>
    </w:tbl>
    <w:p w14:paraId="3022631C">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395" w:author="咨询组" w:date="2025-10-15T13:55:19Z"/>
          <w:rFonts w:ascii="Arial"/>
          <w:sz w:val="12"/>
        </w:rPr>
      </w:pPr>
    </w:p>
    <w:p w14:paraId="129F6C73">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396" w:author="咨询组" w:date="2025-10-15T13:55:19Z"/>
        </w:rPr>
        <w:sectPr>
          <w:pgSz w:w="11907" w:h="16839"/>
          <w:pgMar w:top="1230" w:right="1389" w:bottom="901" w:left="1390" w:header="1216" w:footer="726" w:gutter="0"/>
          <w:cols w:space="0" w:num="1"/>
          <w:rtlGutter w:val="0"/>
          <w:docGrid w:linePitch="0" w:charSpace="0"/>
        </w:sectPr>
      </w:pPr>
    </w:p>
    <w:p w14:paraId="46696F19">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397" w:author="咨询组" w:date="2025-10-15T13:55:19Z"/>
        </w:rPr>
      </w:pPr>
      <w:del w:id="398" w:author="咨询组" w:date="2025-10-15T13:55:19Z">
        <w:r>
          <w:rPr/>
          <w:drawing>
            <wp:anchor distT="0" distB="0" distL="0" distR="0" simplePos="0" relativeHeight="251660288"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9" name="IM 9"/>
              <wp:cNvGraphicFramePr/>
              <a:graphic xmlns:a="http://schemas.openxmlformats.org/drawingml/2006/main">
                <a:graphicData uri="http://schemas.openxmlformats.org/drawingml/2006/picture">
                  <pic:pic xmlns:pic="http://schemas.openxmlformats.org/drawingml/2006/picture">
                    <pic:nvPicPr>
                      <pic:cNvPr id="9" name="IM 9"/>
                      <pic:cNvPicPr/>
                    </pic:nvPicPr>
                    <pic:blipFill>
                      <a:blip r:embed="rId6"/>
                      <a:stretch>
                        <a:fillRect/>
                      </a:stretch>
                    </pic:blipFill>
                    <pic:spPr>
                      <a:xfrm>
                        <a:off x="0" y="0"/>
                        <a:ext cx="1249679" cy="669035"/>
                      </a:xfrm>
                      <a:prstGeom prst="rect">
                        <a:avLst/>
                      </a:prstGeom>
                    </pic:spPr>
                  </pic:pic>
                </a:graphicData>
              </a:graphic>
            </wp:anchor>
          </w:drawing>
        </w:r>
      </w:del>
    </w:p>
    <w:tbl>
      <w:tblPr>
        <w:tblStyle w:val="6"/>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16"/>
        <w:gridCol w:w="1434"/>
        <w:gridCol w:w="2258"/>
        <w:gridCol w:w="2260"/>
      </w:tblGrid>
      <w:tr w14:paraId="27A35F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del w:id="400" w:author="咨询组" w:date="2025-10-15T13:55:19Z"/>
        </w:trPr>
        <w:tc>
          <w:tcPr>
            <w:tcW w:w="3116" w:type="dxa"/>
            <w:vAlign w:val="top"/>
          </w:tcPr>
          <w:p w14:paraId="4879AD99">
            <w:pPr>
              <w:keepNext w:val="0"/>
              <w:keepLines w:val="0"/>
              <w:pageBreakBefore w:val="0"/>
              <w:widowControl/>
              <w:kinsoku w:val="0"/>
              <w:wordWrap/>
              <w:overflowPunct/>
              <w:topLinePunct w:val="0"/>
              <w:autoSpaceDE w:val="0"/>
              <w:autoSpaceDN w:val="0"/>
              <w:bidi w:val="0"/>
              <w:adjustRightInd w:val="0"/>
              <w:snapToGrid w:val="0"/>
              <w:spacing w:before="81" w:line="334" w:lineRule="auto"/>
              <w:ind w:left="1211"/>
              <w:textAlignment w:val="baseline"/>
              <w:rPr>
                <w:del w:id="401" w:author="咨询组" w:date="2025-10-15T13:55:19Z"/>
                <w:rFonts w:ascii="仿宋" w:hAnsi="仿宋" w:eastAsia="仿宋" w:cs="仿宋"/>
                <w:sz w:val="24"/>
                <w:szCs w:val="24"/>
              </w:rPr>
            </w:pPr>
            <w:del w:id="402" w:author="咨询组" w:date="2025-10-15T13:55:19Z">
              <w:r>
                <w:rPr>
                  <w:rFonts w:ascii="仿宋" w:hAnsi="仿宋" w:eastAsia="仿宋" w:cs="仿宋"/>
                  <w:spacing w:val="-6"/>
                  <w:sz w:val="24"/>
                  <w:szCs w:val="24"/>
                </w:rPr>
                <w:delText>专</w:delText>
              </w:r>
            </w:del>
            <w:del w:id="403" w:author="咨询组" w:date="2025-10-15T13:55:19Z">
              <w:r>
                <w:rPr>
                  <w:rFonts w:ascii="仿宋" w:hAnsi="仿宋" w:eastAsia="仿宋" w:cs="仿宋"/>
                  <w:spacing w:val="-3"/>
                  <w:sz w:val="24"/>
                  <w:szCs w:val="24"/>
                </w:rPr>
                <w:delText>业类</w:delText>
              </w:r>
            </w:del>
          </w:p>
        </w:tc>
        <w:tc>
          <w:tcPr>
            <w:tcW w:w="1434" w:type="dxa"/>
            <w:vAlign w:val="top"/>
          </w:tcPr>
          <w:p w14:paraId="4DE55DA5">
            <w:pPr>
              <w:keepNext w:val="0"/>
              <w:keepLines w:val="0"/>
              <w:pageBreakBefore w:val="0"/>
              <w:widowControl/>
              <w:kinsoku w:val="0"/>
              <w:wordWrap/>
              <w:overflowPunct/>
              <w:topLinePunct w:val="0"/>
              <w:autoSpaceDE w:val="0"/>
              <w:autoSpaceDN w:val="0"/>
              <w:bidi w:val="0"/>
              <w:adjustRightInd w:val="0"/>
              <w:snapToGrid w:val="0"/>
              <w:spacing w:before="125" w:line="334" w:lineRule="auto"/>
              <w:ind w:left="450"/>
              <w:textAlignment w:val="baseline"/>
              <w:rPr>
                <w:del w:id="404" w:author="咨询组" w:date="2025-10-15T13:55:19Z"/>
                <w:rFonts w:ascii="Times New Roman" w:hAnsi="Times New Roman" w:eastAsia="Times New Roman" w:cs="Times New Roman"/>
                <w:sz w:val="24"/>
                <w:szCs w:val="24"/>
              </w:rPr>
            </w:pPr>
            <w:del w:id="405" w:author="咨询组" w:date="2025-10-15T13:55:19Z">
              <w:r>
                <w:rPr>
                  <w:rFonts w:ascii="Times New Roman" w:hAnsi="Times New Roman" w:eastAsia="Times New Roman" w:cs="Times New Roman"/>
                  <w:spacing w:val="-2"/>
                  <w:sz w:val="24"/>
                  <w:szCs w:val="24"/>
                </w:rPr>
                <w:delText>74</w:delText>
              </w:r>
            </w:del>
            <w:del w:id="406" w:author="咨询组" w:date="2025-10-15T13:55:19Z">
              <w:r>
                <w:rPr>
                  <w:rFonts w:ascii="Times New Roman" w:hAnsi="Times New Roman" w:eastAsia="Times New Roman" w:cs="Times New Roman"/>
                  <w:spacing w:val="-1"/>
                  <w:sz w:val="24"/>
                  <w:szCs w:val="24"/>
                </w:rPr>
                <w:delText>:26</w:delText>
              </w:r>
            </w:del>
          </w:p>
        </w:tc>
        <w:tc>
          <w:tcPr>
            <w:tcW w:w="2258" w:type="dxa"/>
            <w:vAlign w:val="top"/>
          </w:tcPr>
          <w:p w14:paraId="51732A8B">
            <w:pPr>
              <w:keepNext w:val="0"/>
              <w:keepLines w:val="0"/>
              <w:pageBreakBefore w:val="0"/>
              <w:widowControl/>
              <w:kinsoku w:val="0"/>
              <w:wordWrap/>
              <w:overflowPunct/>
              <w:topLinePunct w:val="0"/>
              <w:autoSpaceDE w:val="0"/>
              <w:autoSpaceDN w:val="0"/>
              <w:bidi w:val="0"/>
              <w:adjustRightInd w:val="0"/>
              <w:snapToGrid w:val="0"/>
              <w:spacing w:before="125" w:line="334" w:lineRule="auto"/>
              <w:ind w:left="867"/>
              <w:textAlignment w:val="baseline"/>
              <w:rPr>
                <w:del w:id="407" w:author="咨询组" w:date="2025-10-15T13:55:19Z"/>
                <w:rFonts w:ascii="Times New Roman" w:hAnsi="Times New Roman" w:eastAsia="Times New Roman" w:cs="Times New Roman"/>
                <w:sz w:val="24"/>
                <w:szCs w:val="24"/>
              </w:rPr>
            </w:pPr>
            <w:del w:id="408" w:author="咨询组" w:date="2025-10-15T13:55:19Z">
              <w:r>
                <w:rPr>
                  <w:rFonts w:ascii="Times New Roman" w:hAnsi="Times New Roman" w:eastAsia="Times New Roman" w:cs="Times New Roman"/>
                  <w:spacing w:val="-4"/>
                  <w:sz w:val="24"/>
                  <w:szCs w:val="24"/>
                </w:rPr>
                <w:delText>8</w:delText>
              </w:r>
            </w:del>
            <w:del w:id="409" w:author="咨询组" w:date="2025-10-15T13:55:19Z">
              <w:r>
                <w:rPr>
                  <w:rFonts w:ascii="Times New Roman" w:hAnsi="Times New Roman" w:eastAsia="Times New Roman" w:cs="Times New Roman"/>
                  <w:spacing w:val="-2"/>
                  <w:sz w:val="24"/>
                  <w:szCs w:val="24"/>
                </w:rPr>
                <w:delText>0:20</w:delText>
              </w:r>
            </w:del>
          </w:p>
        </w:tc>
        <w:tc>
          <w:tcPr>
            <w:tcW w:w="2260" w:type="dxa"/>
            <w:vAlign w:val="top"/>
          </w:tcPr>
          <w:p w14:paraId="4D58E92C">
            <w:pPr>
              <w:keepNext w:val="0"/>
              <w:keepLines w:val="0"/>
              <w:pageBreakBefore w:val="0"/>
              <w:widowControl/>
              <w:kinsoku w:val="0"/>
              <w:wordWrap/>
              <w:overflowPunct/>
              <w:topLinePunct w:val="0"/>
              <w:autoSpaceDE w:val="0"/>
              <w:autoSpaceDN w:val="0"/>
              <w:bidi w:val="0"/>
              <w:adjustRightInd w:val="0"/>
              <w:snapToGrid w:val="0"/>
              <w:spacing w:before="81" w:line="334" w:lineRule="auto"/>
              <w:ind w:left="828"/>
              <w:textAlignment w:val="baseline"/>
              <w:rPr>
                <w:del w:id="410" w:author="咨询组" w:date="2025-10-15T13:55:19Z"/>
                <w:rFonts w:ascii="仿宋" w:hAnsi="仿宋" w:eastAsia="仿宋" w:cs="仿宋"/>
                <w:sz w:val="24"/>
                <w:szCs w:val="24"/>
              </w:rPr>
            </w:pPr>
            <w:del w:id="411" w:author="咨询组" w:date="2025-10-15T13:55:19Z">
              <w:r>
                <w:rPr>
                  <w:rFonts w:ascii="Times New Roman" w:hAnsi="Times New Roman" w:eastAsia="Times New Roman" w:cs="Times New Roman"/>
                  <w:spacing w:val="-11"/>
                  <w:sz w:val="24"/>
                  <w:szCs w:val="24"/>
                </w:rPr>
                <w:delText>1</w:delText>
              </w:r>
            </w:del>
            <w:del w:id="412" w:author="咨询组" w:date="2025-10-15T13:55:19Z">
              <w:r>
                <w:rPr>
                  <w:rFonts w:ascii="Times New Roman" w:hAnsi="Times New Roman" w:eastAsia="Times New Roman" w:cs="Times New Roman"/>
                  <w:spacing w:val="-8"/>
                  <w:sz w:val="24"/>
                  <w:szCs w:val="24"/>
                </w:rPr>
                <w:delText xml:space="preserve"> </w:delText>
              </w:r>
            </w:del>
            <w:del w:id="413" w:author="咨询组" w:date="2025-10-15T13:55:19Z">
              <w:r>
                <w:rPr>
                  <w:rFonts w:ascii="仿宋" w:hAnsi="仿宋" w:eastAsia="仿宋" w:cs="仿宋"/>
                  <w:spacing w:val="-8"/>
                  <w:sz w:val="24"/>
                  <w:szCs w:val="24"/>
                </w:rPr>
                <w:delText>个月</w:delText>
              </w:r>
            </w:del>
          </w:p>
        </w:tc>
      </w:tr>
      <w:tr w14:paraId="7A39C7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del w:id="414" w:author="咨询组" w:date="2025-10-15T13:55:19Z"/>
        </w:trPr>
        <w:tc>
          <w:tcPr>
            <w:tcW w:w="3116" w:type="dxa"/>
            <w:vAlign w:val="top"/>
          </w:tcPr>
          <w:p w14:paraId="79D005CE">
            <w:pPr>
              <w:keepNext w:val="0"/>
              <w:keepLines w:val="0"/>
              <w:pageBreakBefore w:val="0"/>
              <w:widowControl/>
              <w:kinsoku w:val="0"/>
              <w:wordWrap/>
              <w:overflowPunct/>
              <w:topLinePunct w:val="0"/>
              <w:autoSpaceDE w:val="0"/>
              <w:autoSpaceDN w:val="0"/>
              <w:bidi w:val="0"/>
              <w:adjustRightInd w:val="0"/>
              <w:snapToGrid w:val="0"/>
              <w:spacing w:before="77" w:line="334" w:lineRule="auto"/>
              <w:ind w:left="1205"/>
              <w:textAlignment w:val="baseline"/>
              <w:rPr>
                <w:del w:id="415" w:author="咨询组" w:date="2025-10-15T13:55:19Z"/>
                <w:rFonts w:ascii="仿宋" w:hAnsi="仿宋" w:eastAsia="仿宋" w:cs="仿宋"/>
                <w:sz w:val="24"/>
                <w:szCs w:val="24"/>
              </w:rPr>
            </w:pPr>
            <w:del w:id="416" w:author="咨询组" w:date="2025-10-15T13:55:19Z">
              <w:r>
                <w:rPr>
                  <w:rFonts w:ascii="仿宋" w:hAnsi="仿宋" w:eastAsia="仿宋" w:cs="仿宋"/>
                  <w:spacing w:val="-3"/>
                  <w:sz w:val="24"/>
                  <w:szCs w:val="24"/>
                </w:rPr>
                <w:delText>运</w:delText>
              </w:r>
            </w:del>
            <w:del w:id="417" w:author="咨询组" w:date="2025-10-15T13:55:19Z">
              <w:r>
                <w:rPr>
                  <w:rFonts w:ascii="仿宋" w:hAnsi="仿宋" w:eastAsia="仿宋" w:cs="仿宋"/>
                  <w:spacing w:val="-2"/>
                  <w:sz w:val="24"/>
                  <w:szCs w:val="24"/>
                </w:rPr>
                <w:delText>行类</w:delText>
              </w:r>
            </w:del>
          </w:p>
        </w:tc>
        <w:tc>
          <w:tcPr>
            <w:tcW w:w="1434" w:type="dxa"/>
            <w:vAlign w:val="top"/>
          </w:tcPr>
          <w:p w14:paraId="75C1BCC3">
            <w:pPr>
              <w:keepNext w:val="0"/>
              <w:keepLines w:val="0"/>
              <w:pageBreakBefore w:val="0"/>
              <w:widowControl/>
              <w:kinsoku w:val="0"/>
              <w:wordWrap/>
              <w:overflowPunct/>
              <w:topLinePunct w:val="0"/>
              <w:autoSpaceDE w:val="0"/>
              <w:autoSpaceDN w:val="0"/>
              <w:bidi w:val="0"/>
              <w:adjustRightInd w:val="0"/>
              <w:snapToGrid w:val="0"/>
              <w:spacing w:before="121" w:line="334" w:lineRule="auto"/>
              <w:ind w:left="450"/>
              <w:textAlignment w:val="baseline"/>
              <w:rPr>
                <w:del w:id="418" w:author="咨询组" w:date="2025-10-15T13:55:19Z"/>
                <w:rFonts w:ascii="Times New Roman" w:hAnsi="Times New Roman" w:eastAsia="Times New Roman" w:cs="Times New Roman"/>
                <w:sz w:val="24"/>
                <w:szCs w:val="24"/>
              </w:rPr>
            </w:pPr>
            <w:del w:id="419" w:author="咨询组" w:date="2025-10-15T13:55:19Z">
              <w:r>
                <w:rPr>
                  <w:rFonts w:ascii="Times New Roman" w:hAnsi="Times New Roman" w:eastAsia="Times New Roman" w:cs="Times New Roman"/>
                  <w:spacing w:val="-2"/>
                  <w:sz w:val="24"/>
                  <w:szCs w:val="24"/>
                </w:rPr>
                <w:delText>74</w:delText>
              </w:r>
            </w:del>
            <w:del w:id="420" w:author="咨询组" w:date="2025-10-15T13:55:19Z">
              <w:r>
                <w:rPr>
                  <w:rFonts w:ascii="Times New Roman" w:hAnsi="Times New Roman" w:eastAsia="Times New Roman" w:cs="Times New Roman"/>
                  <w:spacing w:val="-1"/>
                  <w:sz w:val="24"/>
                  <w:szCs w:val="24"/>
                </w:rPr>
                <w:delText>:26</w:delText>
              </w:r>
            </w:del>
          </w:p>
        </w:tc>
        <w:tc>
          <w:tcPr>
            <w:tcW w:w="2258" w:type="dxa"/>
            <w:vAlign w:val="top"/>
          </w:tcPr>
          <w:p w14:paraId="2C74A3A9">
            <w:pPr>
              <w:keepNext w:val="0"/>
              <w:keepLines w:val="0"/>
              <w:pageBreakBefore w:val="0"/>
              <w:widowControl/>
              <w:kinsoku w:val="0"/>
              <w:wordWrap/>
              <w:overflowPunct/>
              <w:topLinePunct w:val="0"/>
              <w:autoSpaceDE w:val="0"/>
              <w:autoSpaceDN w:val="0"/>
              <w:bidi w:val="0"/>
              <w:adjustRightInd w:val="0"/>
              <w:snapToGrid w:val="0"/>
              <w:spacing w:before="121" w:line="334" w:lineRule="auto"/>
              <w:ind w:left="867"/>
              <w:textAlignment w:val="baseline"/>
              <w:rPr>
                <w:del w:id="421" w:author="咨询组" w:date="2025-10-15T13:55:19Z"/>
                <w:rFonts w:ascii="Times New Roman" w:hAnsi="Times New Roman" w:eastAsia="Times New Roman" w:cs="Times New Roman"/>
                <w:sz w:val="24"/>
                <w:szCs w:val="24"/>
              </w:rPr>
            </w:pPr>
            <w:del w:id="422" w:author="咨询组" w:date="2025-10-15T13:55:19Z">
              <w:r>
                <w:rPr>
                  <w:rFonts w:ascii="Times New Roman" w:hAnsi="Times New Roman" w:eastAsia="Times New Roman" w:cs="Times New Roman"/>
                  <w:spacing w:val="-4"/>
                  <w:sz w:val="24"/>
                  <w:szCs w:val="24"/>
                </w:rPr>
                <w:delText>8</w:delText>
              </w:r>
            </w:del>
            <w:del w:id="423" w:author="咨询组" w:date="2025-10-15T13:55:19Z">
              <w:r>
                <w:rPr>
                  <w:rFonts w:ascii="Times New Roman" w:hAnsi="Times New Roman" w:eastAsia="Times New Roman" w:cs="Times New Roman"/>
                  <w:spacing w:val="-2"/>
                  <w:sz w:val="24"/>
                  <w:szCs w:val="24"/>
                </w:rPr>
                <w:delText>0:20</w:delText>
              </w:r>
            </w:del>
          </w:p>
        </w:tc>
        <w:tc>
          <w:tcPr>
            <w:tcW w:w="2260" w:type="dxa"/>
            <w:vAlign w:val="top"/>
          </w:tcPr>
          <w:p w14:paraId="6F11D07B">
            <w:pPr>
              <w:keepNext w:val="0"/>
              <w:keepLines w:val="0"/>
              <w:pageBreakBefore w:val="0"/>
              <w:widowControl/>
              <w:kinsoku w:val="0"/>
              <w:wordWrap/>
              <w:overflowPunct/>
              <w:topLinePunct w:val="0"/>
              <w:autoSpaceDE w:val="0"/>
              <w:autoSpaceDN w:val="0"/>
              <w:bidi w:val="0"/>
              <w:adjustRightInd w:val="0"/>
              <w:snapToGrid w:val="0"/>
              <w:spacing w:before="77" w:line="334" w:lineRule="auto"/>
              <w:ind w:left="828"/>
              <w:textAlignment w:val="baseline"/>
              <w:rPr>
                <w:del w:id="424" w:author="咨询组" w:date="2025-10-15T13:55:19Z"/>
                <w:rFonts w:ascii="仿宋" w:hAnsi="仿宋" w:eastAsia="仿宋" w:cs="仿宋"/>
                <w:sz w:val="24"/>
                <w:szCs w:val="24"/>
              </w:rPr>
            </w:pPr>
            <w:del w:id="425" w:author="咨询组" w:date="2025-10-15T13:55:19Z">
              <w:r>
                <w:rPr>
                  <w:rFonts w:ascii="Times New Roman" w:hAnsi="Times New Roman" w:eastAsia="Times New Roman" w:cs="Times New Roman"/>
                  <w:spacing w:val="-11"/>
                  <w:sz w:val="24"/>
                  <w:szCs w:val="24"/>
                </w:rPr>
                <w:delText>1</w:delText>
              </w:r>
            </w:del>
            <w:del w:id="426" w:author="咨询组" w:date="2025-10-15T13:55:19Z">
              <w:r>
                <w:rPr>
                  <w:rFonts w:ascii="Times New Roman" w:hAnsi="Times New Roman" w:eastAsia="Times New Roman" w:cs="Times New Roman"/>
                  <w:spacing w:val="-8"/>
                  <w:sz w:val="24"/>
                  <w:szCs w:val="24"/>
                </w:rPr>
                <w:delText xml:space="preserve"> </w:delText>
              </w:r>
            </w:del>
            <w:del w:id="427" w:author="咨询组" w:date="2025-10-15T13:55:19Z">
              <w:r>
                <w:rPr>
                  <w:rFonts w:ascii="仿宋" w:hAnsi="仿宋" w:eastAsia="仿宋" w:cs="仿宋"/>
                  <w:spacing w:val="-8"/>
                  <w:sz w:val="24"/>
                  <w:szCs w:val="24"/>
                </w:rPr>
                <w:delText>个月</w:delText>
              </w:r>
            </w:del>
          </w:p>
        </w:tc>
      </w:tr>
    </w:tbl>
    <w:p w14:paraId="48780F6F">
      <w:pPr>
        <w:keepNext w:val="0"/>
        <w:keepLines w:val="0"/>
        <w:pageBreakBefore w:val="0"/>
        <w:widowControl/>
        <w:kinsoku w:val="0"/>
        <w:wordWrap/>
        <w:overflowPunct/>
        <w:topLinePunct w:val="0"/>
        <w:autoSpaceDE w:val="0"/>
        <w:autoSpaceDN w:val="0"/>
        <w:bidi w:val="0"/>
        <w:adjustRightInd w:val="0"/>
        <w:snapToGrid w:val="0"/>
        <w:spacing w:before="173" w:line="334" w:lineRule="auto"/>
        <w:ind w:left="54" w:right="244" w:firstLine="651"/>
        <w:textAlignment w:val="baseline"/>
        <w:rPr>
          <w:del w:id="428" w:author="咨询组" w:date="2025-10-15T13:55:19Z"/>
          <w:rFonts w:ascii="仿宋" w:hAnsi="仿宋" w:eastAsia="仿宋" w:cs="仿宋"/>
          <w:sz w:val="31"/>
          <w:szCs w:val="31"/>
        </w:rPr>
      </w:pPr>
      <w:del w:id="429" w:author="咨询组" w:date="2025-10-15T13:55:19Z">
        <w:r>
          <w:rPr>
            <w:rFonts w:ascii="Times New Roman" w:hAnsi="Times New Roman" w:eastAsia="Times New Roman" w:cs="Times New Roman"/>
            <w:spacing w:val="-3"/>
            <w:sz w:val="31"/>
            <w:szCs w:val="31"/>
          </w:rPr>
          <w:delText>1.</w:delText>
        </w:r>
      </w:del>
      <w:del w:id="430" w:author="咨询组" w:date="2025-10-15T13:55:19Z">
        <w:r>
          <w:rPr>
            <w:rFonts w:ascii="仿宋" w:hAnsi="仿宋" w:eastAsia="仿宋" w:cs="仿宋"/>
            <w:spacing w:val="-3"/>
            <w:sz w:val="31"/>
            <w:szCs w:val="31"/>
          </w:rPr>
          <w:delText>固浮比</w:delText>
        </w:r>
      </w:del>
      <w:del w:id="431" w:author="咨询组" w:date="2025-10-15T13:55:19Z">
        <w:r>
          <w:rPr>
            <w:rFonts w:ascii="Times New Roman" w:hAnsi="Times New Roman" w:eastAsia="Times New Roman" w:cs="Times New Roman"/>
            <w:spacing w:val="-3"/>
            <w:sz w:val="31"/>
            <w:szCs w:val="31"/>
          </w:rPr>
          <w:delText>=</w:delText>
        </w:r>
      </w:del>
      <w:del w:id="432" w:author="咨询组" w:date="2025-10-15T13:55:19Z">
        <w:r>
          <w:rPr>
            <w:rFonts w:ascii="仿宋" w:hAnsi="仿宋" w:eastAsia="仿宋" w:cs="仿宋"/>
            <w:spacing w:val="-3"/>
            <w:sz w:val="31"/>
            <w:szCs w:val="31"/>
          </w:rPr>
          <w:delText>固定工资</w:delText>
        </w:r>
      </w:del>
      <w:del w:id="433" w:author="咨询组" w:date="2025-10-15T13:55:19Z">
        <w:r>
          <w:rPr>
            <w:rFonts w:ascii="Times New Roman" w:hAnsi="Times New Roman" w:eastAsia="Times New Roman" w:cs="Times New Roman"/>
            <w:spacing w:val="-3"/>
            <w:sz w:val="31"/>
            <w:szCs w:val="31"/>
          </w:rPr>
          <w:delText>÷</w:delText>
        </w:r>
      </w:del>
      <w:del w:id="434" w:author="咨询组" w:date="2025-10-15T13:55:19Z">
        <w:r>
          <w:rPr>
            <w:rFonts w:ascii="仿宋" w:hAnsi="仿宋" w:eastAsia="仿宋" w:cs="仿宋"/>
            <w:spacing w:val="-3"/>
            <w:sz w:val="31"/>
            <w:szCs w:val="31"/>
          </w:rPr>
          <w:delText>浮动工资，固定工资指基本工资、浮动工</w:delText>
        </w:r>
      </w:del>
      <w:del w:id="435" w:author="咨询组" w:date="2025-10-15T13:55:19Z">
        <w:r>
          <w:rPr>
            <w:rFonts w:ascii="仿宋" w:hAnsi="仿宋" w:eastAsia="仿宋" w:cs="仿宋"/>
            <w:spacing w:val="6"/>
            <w:sz w:val="31"/>
            <w:szCs w:val="31"/>
          </w:rPr>
          <w:delText>资</w:delText>
        </w:r>
      </w:del>
      <w:del w:id="436" w:author="咨询组" w:date="2025-10-15T13:55:19Z">
        <w:r>
          <w:rPr>
            <w:rFonts w:ascii="仿宋" w:hAnsi="仿宋" w:eastAsia="仿宋" w:cs="仿宋"/>
            <w:spacing w:val="5"/>
            <w:sz w:val="31"/>
            <w:szCs w:val="31"/>
          </w:rPr>
          <w:delText>指目标月度奖金与目标年终奖之和；</w:delText>
        </w:r>
      </w:del>
    </w:p>
    <w:p w14:paraId="39135592">
      <w:pPr>
        <w:keepNext w:val="0"/>
        <w:keepLines w:val="0"/>
        <w:pageBreakBefore w:val="0"/>
        <w:widowControl/>
        <w:kinsoku w:val="0"/>
        <w:wordWrap/>
        <w:overflowPunct/>
        <w:topLinePunct w:val="0"/>
        <w:autoSpaceDE w:val="0"/>
        <w:autoSpaceDN w:val="0"/>
        <w:bidi w:val="0"/>
        <w:adjustRightInd w:val="0"/>
        <w:snapToGrid w:val="0"/>
        <w:spacing w:before="2" w:line="334" w:lineRule="auto"/>
        <w:ind w:left="45" w:right="149" w:firstLine="631"/>
        <w:textAlignment w:val="baseline"/>
        <w:rPr>
          <w:del w:id="437" w:author="咨询组" w:date="2025-10-15T13:55:19Z"/>
          <w:rFonts w:ascii="仿宋" w:hAnsi="仿宋" w:eastAsia="仿宋" w:cs="仿宋"/>
          <w:sz w:val="31"/>
          <w:szCs w:val="31"/>
        </w:rPr>
      </w:pPr>
      <w:del w:id="438" w:author="咨询组" w:date="2025-10-15T13:55:19Z">
        <w:r>
          <w:rPr>
            <w:rFonts w:ascii="Times New Roman" w:hAnsi="Times New Roman" w:eastAsia="Times New Roman" w:cs="Times New Roman"/>
            <w:spacing w:val="26"/>
            <w:sz w:val="31"/>
            <w:szCs w:val="31"/>
          </w:rPr>
          <w:delText>2</w:delText>
        </w:r>
      </w:del>
      <w:del w:id="439" w:author="咨询组" w:date="2025-10-15T13:55:19Z">
        <w:r>
          <w:rPr>
            <w:rFonts w:ascii="Times New Roman" w:hAnsi="Times New Roman" w:eastAsia="Times New Roman" w:cs="Times New Roman"/>
            <w:spacing w:val="16"/>
            <w:sz w:val="31"/>
            <w:szCs w:val="31"/>
          </w:rPr>
          <w:delText>.</w:delText>
        </w:r>
      </w:del>
      <w:del w:id="440" w:author="咨询组" w:date="2025-10-15T13:55:19Z">
        <w:r>
          <w:rPr>
            <w:rFonts w:ascii="仿宋" w:hAnsi="仿宋" w:eastAsia="仿宋" w:cs="仿宋"/>
            <w:spacing w:val="13"/>
            <w:sz w:val="31"/>
            <w:szCs w:val="31"/>
          </w:rPr>
          <w:delText>目标年终奖与目标月度收入</w:delText>
        </w:r>
      </w:del>
      <w:del w:id="441" w:author="咨询组" w:date="2025-10-15T13:55:19Z">
        <w:r>
          <w:rPr>
            <w:rFonts w:hint="eastAsia" w:ascii="仿宋" w:hAnsi="仿宋" w:eastAsia="仿宋" w:cs="仿宋"/>
            <w:spacing w:val="13"/>
            <w:sz w:val="31"/>
            <w:szCs w:val="31"/>
            <w:lang w:eastAsia="zh-CN"/>
          </w:rPr>
          <w:delText>（</w:delText>
        </w:r>
      </w:del>
      <w:del w:id="442" w:author="咨询组" w:date="2025-10-15T13:55:19Z">
        <w:r>
          <w:rPr>
            <w:rFonts w:ascii="仿宋" w:hAnsi="仿宋" w:eastAsia="仿宋" w:cs="仿宋"/>
            <w:spacing w:val="13"/>
            <w:sz w:val="31"/>
            <w:szCs w:val="31"/>
          </w:rPr>
          <w:delText>含基本工资、目标月度奖金、</w:delText>
        </w:r>
      </w:del>
      <w:del w:id="443" w:author="咨询组" w:date="2025-10-15T13:55:19Z">
        <w:r>
          <w:rPr>
            <w:rFonts w:ascii="仿宋" w:hAnsi="仿宋" w:eastAsia="仿宋" w:cs="仿宋"/>
            <w:spacing w:val="26"/>
            <w:sz w:val="31"/>
            <w:szCs w:val="31"/>
          </w:rPr>
          <w:delText>技</w:delText>
        </w:r>
      </w:del>
      <w:del w:id="444" w:author="咨询组" w:date="2025-10-15T13:55:19Z">
        <w:r>
          <w:rPr>
            <w:rFonts w:ascii="仿宋" w:hAnsi="仿宋" w:eastAsia="仿宋" w:cs="仿宋"/>
            <w:spacing w:val="20"/>
            <w:sz w:val="31"/>
            <w:szCs w:val="31"/>
          </w:rPr>
          <w:delText>能工资</w:delText>
        </w:r>
      </w:del>
      <w:del w:id="445" w:author="咨询组" w:date="2025-10-15T13:55:19Z">
        <w:r>
          <w:rPr>
            <w:rFonts w:hint="eastAsia" w:ascii="仿宋" w:hAnsi="仿宋" w:eastAsia="仿宋" w:cs="仿宋"/>
            <w:spacing w:val="20"/>
            <w:sz w:val="31"/>
            <w:szCs w:val="31"/>
            <w:lang w:eastAsia="zh-CN"/>
          </w:rPr>
          <w:delText>）</w:delText>
        </w:r>
      </w:del>
      <w:del w:id="446" w:author="咨询组" w:date="2025-10-15T13:55:19Z">
        <w:r>
          <w:rPr>
            <w:rFonts w:ascii="仿宋" w:hAnsi="仿宋" w:eastAsia="仿宋" w:cs="仿宋"/>
            <w:spacing w:val="20"/>
            <w:sz w:val="31"/>
            <w:szCs w:val="31"/>
          </w:rPr>
          <w:delText>保持倍数关系；</w:delText>
        </w:r>
      </w:del>
    </w:p>
    <w:p w14:paraId="0222A313">
      <w:pPr>
        <w:keepNext w:val="0"/>
        <w:keepLines w:val="0"/>
        <w:pageBreakBefore w:val="0"/>
        <w:widowControl/>
        <w:kinsoku w:val="0"/>
        <w:wordWrap/>
        <w:overflowPunct/>
        <w:topLinePunct w:val="0"/>
        <w:autoSpaceDE w:val="0"/>
        <w:autoSpaceDN w:val="0"/>
        <w:bidi w:val="0"/>
        <w:adjustRightInd w:val="0"/>
        <w:snapToGrid w:val="0"/>
        <w:spacing w:line="334" w:lineRule="auto"/>
        <w:ind w:left="57" w:right="243" w:firstLine="625"/>
        <w:textAlignment w:val="baseline"/>
        <w:rPr>
          <w:del w:id="447" w:author="咨询组" w:date="2025-10-15T13:55:19Z"/>
          <w:rFonts w:ascii="仿宋" w:hAnsi="仿宋" w:eastAsia="仿宋" w:cs="仿宋"/>
          <w:sz w:val="31"/>
          <w:szCs w:val="31"/>
        </w:rPr>
      </w:pPr>
      <w:del w:id="448" w:author="咨询组" w:date="2025-10-15T13:55:19Z">
        <w:r>
          <w:rPr>
            <w:rFonts w:ascii="Times New Roman" w:hAnsi="Times New Roman" w:eastAsia="Times New Roman" w:cs="Times New Roman"/>
            <w:spacing w:val="11"/>
            <w:sz w:val="31"/>
            <w:szCs w:val="31"/>
          </w:rPr>
          <w:delText>3</w:delText>
        </w:r>
      </w:del>
      <w:del w:id="449" w:author="咨询组" w:date="2025-10-15T13:55:19Z">
        <w:r>
          <w:rPr>
            <w:rFonts w:ascii="Times New Roman" w:hAnsi="Times New Roman" w:eastAsia="Times New Roman" w:cs="Times New Roman"/>
            <w:spacing w:val="9"/>
            <w:sz w:val="31"/>
            <w:szCs w:val="31"/>
          </w:rPr>
          <w:delText>.</w:delText>
        </w:r>
      </w:del>
      <w:del w:id="450" w:author="咨询组" w:date="2025-10-15T13:55:19Z">
        <w:r>
          <w:rPr>
            <w:rFonts w:ascii="仿宋" w:hAnsi="仿宋" w:eastAsia="仿宋" w:cs="仿宋"/>
            <w:spacing w:val="9"/>
            <w:sz w:val="31"/>
            <w:szCs w:val="31"/>
          </w:rPr>
          <w:delText>获得与经理级同等职级的专业类</w:delText>
        </w:r>
      </w:del>
      <w:del w:id="451" w:author="咨询组" w:date="2025-10-15T13:55:19Z">
        <w:r>
          <w:rPr>
            <w:rFonts w:ascii="Times New Roman" w:hAnsi="Times New Roman" w:eastAsia="Times New Roman" w:cs="Times New Roman"/>
            <w:spacing w:val="9"/>
            <w:sz w:val="31"/>
            <w:szCs w:val="31"/>
          </w:rPr>
          <w:delText>/</w:delText>
        </w:r>
      </w:del>
      <w:del w:id="452" w:author="咨询组" w:date="2025-10-15T13:55:19Z">
        <w:r>
          <w:rPr>
            <w:rFonts w:ascii="仿宋" w:hAnsi="仿宋" w:eastAsia="仿宋" w:cs="仿宋"/>
            <w:spacing w:val="9"/>
            <w:sz w:val="31"/>
            <w:szCs w:val="31"/>
          </w:rPr>
          <w:delText>业务类</w:delText>
        </w:r>
      </w:del>
      <w:del w:id="453" w:author="咨询组" w:date="2025-10-15T13:55:19Z">
        <w:r>
          <w:rPr>
            <w:rFonts w:ascii="Times New Roman" w:hAnsi="Times New Roman" w:eastAsia="Times New Roman" w:cs="Times New Roman"/>
            <w:spacing w:val="9"/>
            <w:sz w:val="31"/>
            <w:szCs w:val="31"/>
          </w:rPr>
          <w:delText>/</w:delText>
        </w:r>
      </w:del>
      <w:del w:id="454" w:author="咨询组" w:date="2025-10-15T13:55:19Z">
        <w:r>
          <w:rPr>
            <w:rFonts w:ascii="仿宋" w:hAnsi="仿宋" w:eastAsia="仿宋" w:cs="仿宋"/>
            <w:spacing w:val="9"/>
            <w:sz w:val="31"/>
            <w:szCs w:val="31"/>
          </w:rPr>
          <w:delText>运行类员工按管理</w:delText>
        </w:r>
      </w:del>
      <w:del w:id="455" w:author="咨询组" w:date="2025-10-15T13:55:19Z">
        <w:r>
          <w:rPr>
            <w:rFonts w:ascii="仿宋" w:hAnsi="仿宋" w:eastAsia="仿宋" w:cs="仿宋"/>
            <w:spacing w:val="-6"/>
            <w:sz w:val="31"/>
            <w:szCs w:val="31"/>
          </w:rPr>
          <w:delText>类</w:delText>
        </w:r>
      </w:del>
      <w:del w:id="456" w:author="咨询组" w:date="2025-10-15T13:55:19Z">
        <w:r>
          <w:rPr>
            <w:rFonts w:ascii="仿宋" w:hAnsi="仿宋" w:eastAsia="仿宋" w:cs="仿宋"/>
            <w:spacing w:val="-3"/>
            <w:sz w:val="31"/>
            <w:szCs w:val="31"/>
          </w:rPr>
          <w:delText>薪酬结构执行；</w:delText>
        </w:r>
      </w:del>
    </w:p>
    <w:p w14:paraId="7AE8E840">
      <w:pPr>
        <w:keepNext w:val="0"/>
        <w:keepLines w:val="0"/>
        <w:pageBreakBefore w:val="0"/>
        <w:widowControl/>
        <w:kinsoku w:val="0"/>
        <w:wordWrap/>
        <w:overflowPunct/>
        <w:topLinePunct w:val="0"/>
        <w:autoSpaceDE w:val="0"/>
        <w:autoSpaceDN w:val="0"/>
        <w:bidi w:val="0"/>
        <w:adjustRightInd w:val="0"/>
        <w:snapToGrid w:val="0"/>
        <w:spacing w:before="3" w:line="334" w:lineRule="auto"/>
        <w:ind w:left="43" w:right="240" w:firstLine="630"/>
        <w:textAlignment w:val="baseline"/>
        <w:rPr>
          <w:del w:id="457" w:author="咨询组" w:date="2025-10-15T13:55:19Z"/>
          <w:rFonts w:ascii="仿宋" w:hAnsi="仿宋" w:eastAsia="仿宋" w:cs="仿宋"/>
          <w:sz w:val="31"/>
          <w:szCs w:val="31"/>
        </w:rPr>
      </w:pPr>
      <w:del w:id="458" w:author="咨询组" w:date="2025-10-15T13:55:19Z">
        <w:r>
          <w:rPr>
            <w:rFonts w:ascii="Times New Roman" w:hAnsi="Times New Roman" w:eastAsia="Times New Roman" w:cs="Times New Roman"/>
            <w:spacing w:val="13"/>
            <w:sz w:val="31"/>
            <w:szCs w:val="31"/>
          </w:rPr>
          <w:delText>4.</w:delText>
        </w:r>
      </w:del>
      <w:del w:id="459" w:author="咨询组" w:date="2025-10-15T13:55:19Z">
        <w:r>
          <w:rPr>
            <w:rFonts w:ascii="仿宋" w:hAnsi="仿宋" w:eastAsia="仿宋" w:cs="仿宋"/>
            <w:spacing w:val="13"/>
            <w:sz w:val="31"/>
            <w:szCs w:val="31"/>
          </w:rPr>
          <w:delText>海外业务营销中心经理级及基层岗位基本工资</w:delText>
        </w:r>
      </w:del>
      <w:del w:id="460" w:author="咨询组" w:date="2025-10-15T13:55:19Z">
        <w:r>
          <w:rPr>
            <w:rFonts w:ascii="Times New Roman" w:hAnsi="Times New Roman" w:eastAsia="Times New Roman" w:cs="Times New Roman"/>
            <w:spacing w:val="13"/>
            <w:sz w:val="31"/>
            <w:szCs w:val="31"/>
          </w:rPr>
          <w:delText>/</w:delText>
        </w:r>
      </w:del>
      <w:del w:id="461" w:author="咨询组" w:date="2025-10-15T13:55:19Z">
        <w:r>
          <w:rPr>
            <w:rFonts w:ascii="仿宋" w:hAnsi="仿宋" w:eastAsia="仿宋" w:cs="仿宋"/>
            <w:spacing w:val="13"/>
            <w:sz w:val="31"/>
            <w:szCs w:val="31"/>
          </w:rPr>
          <w:delText>目标月度</w:delText>
        </w:r>
      </w:del>
      <w:del w:id="462" w:author="咨询组" w:date="2025-10-15T13:55:19Z">
        <w:r>
          <w:rPr>
            <w:rFonts w:ascii="仿宋" w:hAnsi="仿宋" w:eastAsia="仿宋" w:cs="仿宋"/>
            <w:spacing w:val="9"/>
            <w:sz w:val="31"/>
            <w:szCs w:val="31"/>
          </w:rPr>
          <w:delText>奖</w:delText>
        </w:r>
      </w:del>
      <w:del w:id="463" w:author="咨询组" w:date="2025-10-15T13:55:19Z">
        <w:r>
          <w:rPr>
            <w:rFonts w:ascii="仿宋" w:hAnsi="仿宋" w:eastAsia="仿宋" w:cs="仿宋"/>
            <w:spacing w:val="2"/>
            <w:sz w:val="31"/>
            <w:szCs w:val="31"/>
          </w:rPr>
          <w:delText>金为</w:delText>
        </w:r>
      </w:del>
      <w:del w:id="464" w:author="咨询组" w:date="2025-10-15T13:55:19Z">
        <w:r>
          <w:rPr>
            <w:rFonts w:ascii="Times New Roman" w:hAnsi="Times New Roman" w:eastAsia="Times New Roman" w:cs="Times New Roman"/>
            <w:spacing w:val="2"/>
            <w:sz w:val="31"/>
            <w:szCs w:val="31"/>
          </w:rPr>
          <w:delText>90:10</w:delText>
        </w:r>
      </w:del>
      <w:del w:id="465" w:author="咨询组" w:date="2025-10-15T13:55:19Z">
        <w:r>
          <w:rPr>
            <w:rFonts w:ascii="仿宋" w:hAnsi="仿宋" w:eastAsia="仿宋" w:cs="仿宋"/>
            <w:spacing w:val="2"/>
            <w:sz w:val="31"/>
            <w:szCs w:val="31"/>
          </w:rPr>
          <w:delText>，目标年终奖为目标月度收入的</w:delText>
        </w:r>
      </w:del>
      <w:del w:id="466" w:author="咨询组" w:date="2025-10-15T13:55:19Z">
        <w:r>
          <w:rPr>
            <w:rFonts w:ascii="Times New Roman" w:hAnsi="Times New Roman" w:eastAsia="Times New Roman" w:cs="Times New Roman"/>
            <w:spacing w:val="1"/>
            <w:sz w:val="31"/>
            <w:szCs w:val="31"/>
          </w:rPr>
          <w:delText>3</w:delText>
        </w:r>
      </w:del>
      <w:del w:id="467" w:author="咨询组" w:date="2025-10-15T13:55:19Z">
        <w:r>
          <w:rPr>
            <w:rFonts w:ascii="仿宋" w:hAnsi="仿宋" w:eastAsia="仿宋" w:cs="仿宋"/>
            <w:spacing w:val="1"/>
            <w:sz w:val="31"/>
            <w:szCs w:val="31"/>
          </w:rPr>
          <w:delText>倍；业务类岗位基本</w:delText>
        </w:r>
      </w:del>
      <w:del w:id="468" w:author="咨询组" w:date="2025-10-15T13:55:19Z">
        <w:r>
          <w:rPr>
            <w:rFonts w:ascii="仿宋" w:hAnsi="仿宋" w:eastAsia="仿宋" w:cs="仿宋"/>
            <w:spacing w:val="-2"/>
            <w:sz w:val="31"/>
            <w:szCs w:val="31"/>
          </w:rPr>
          <w:delText>工资</w:delText>
        </w:r>
      </w:del>
      <w:del w:id="469" w:author="咨询组" w:date="2025-10-15T13:55:19Z">
        <w:r>
          <w:rPr>
            <w:rFonts w:ascii="Times New Roman" w:hAnsi="Times New Roman" w:eastAsia="Times New Roman" w:cs="Times New Roman"/>
            <w:spacing w:val="-2"/>
            <w:sz w:val="31"/>
            <w:szCs w:val="31"/>
          </w:rPr>
          <w:delText>/</w:delText>
        </w:r>
      </w:del>
      <w:del w:id="470" w:author="咨询组" w:date="2025-10-15T13:55:19Z">
        <w:r>
          <w:rPr>
            <w:rFonts w:ascii="仿宋" w:hAnsi="仿宋" w:eastAsia="仿宋" w:cs="仿宋"/>
            <w:spacing w:val="-2"/>
            <w:sz w:val="31"/>
            <w:szCs w:val="31"/>
          </w:rPr>
          <w:delText>目标月度奖金为</w:delText>
        </w:r>
      </w:del>
      <w:del w:id="471" w:author="咨询组" w:date="2025-10-15T13:55:19Z">
        <w:r>
          <w:rPr>
            <w:rFonts w:ascii="Times New Roman" w:hAnsi="Times New Roman" w:eastAsia="Times New Roman" w:cs="Times New Roman"/>
            <w:spacing w:val="-2"/>
            <w:sz w:val="31"/>
            <w:szCs w:val="31"/>
          </w:rPr>
          <w:delText>60:4</w:delText>
        </w:r>
      </w:del>
      <w:del w:id="472" w:author="咨询组" w:date="2025-10-15T13:55:19Z">
        <w:r>
          <w:rPr>
            <w:rFonts w:ascii="Times New Roman" w:hAnsi="Times New Roman" w:eastAsia="Times New Roman" w:cs="Times New Roman"/>
            <w:spacing w:val="-1"/>
            <w:sz w:val="31"/>
            <w:szCs w:val="31"/>
          </w:rPr>
          <w:delText>0</w:delText>
        </w:r>
      </w:del>
      <w:del w:id="473" w:author="咨询组" w:date="2025-10-15T13:55:19Z">
        <w:r>
          <w:rPr>
            <w:rFonts w:ascii="仿宋" w:hAnsi="仿宋" w:eastAsia="仿宋" w:cs="仿宋"/>
            <w:spacing w:val="-1"/>
            <w:sz w:val="31"/>
            <w:szCs w:val="31"/>
          </w:rPr>
          <w:delText>，不设年终奖。</w:delText>
        </w:r>
      </w:del>
    </w:p>
    <w:p w14:paraId="454649BA">
      <w:pPr>
        <w:keepNext w:val="0"/>
        <w:keepLines w:val="0"/>
        <w:pageBreakBefore w:val="0"/>
        <w:widowControl/>
        <w:kinsoku w:val="0"/>
        <w:wordWrap/>
        <w:overflowPunct/>
        <w:topLinePunct w:val="0"/>
        <w:autoSpaceDE w:val="0"/>
        <w:autoSpaceDN w:val="0"/>
        <w:bidi w:val="0"/>
        <w:adjustRightInd w:val="0"/>
        <w:snapToGrid w:val="0"/>
        <w:spacing w:before="3" w:line="334" w:lineRule="auto"/>
        <w:ind w:left="33" w:right="246" w:firstLine="651"/>
        <w:textAlignment w:val="baseline"/>
        <w:rPr>
          <w:del w:id="474" w:author="咨询组" w:date="2025-10-15T13:55:19Z"/>
          <w:rFonts w:ascii="仿宋" w:hAnsi="仿宋" w:eastAsia="仿宋" w:cs="仿宋"/>
          <w:sz w:val="31"/>
          <w:szCs w:val="31"/>
        </w:rPr>
      </w:pPr>
      <w:del w:id="475" w:author="咨询组" w:date="2025-10-15T13:55:19Z">
        <w:r>
          <w:rPr>
            <w:rFonts w:ascii="Times New Roman" w:hAnsi="Times New Roman" w:eastAsia="Times New Roman" w:cs="Times New Roman"/>
            <w:spacing w:val="-2"/>
            <w:sz w:val="31"/>
            <w:szCs w:val="31"/>
          </w:rPr>
          <w:delText>5.</w:delText>
        </w:r>
      </w:del>
      <w:del w:id="476" w:author="咨询组" w:date="2025-10-15T13:55:19Z">
        <w:r>
          <w:rPr>
            <w:rFonts w:ascii="仿宋" w:hAnsi="仿宋" w:eastAsia="仿宋" w:cs="仿宋"/>
            <w:spacing w:val="-2"/>
            <w:sz w:val="31"/>
            <w:szCs w:val="31"/>
          </w:rPr>
          <w:delText>董事会办公</w:delText>
        </w:r>
      </w:del>
      <w:del w:id="477" w:author="咨询组" w:date="2025-10-15T13:55:19Z">
        <w:r>
          <w:rPr>
            <w:rFonts w:ascii="仿宋" w:hAnsi="仿宋" w:eastAsia="仿宋" w:cs="仿宋"/>
            <w:spacing w:val="-1"/>
            <w:sz w:val="31"/>
            <w:szCs w:val="31"/>
          </w:rPr>
          <w:delText>室香港地区专业类岗位不设月度奖金，现有员工</w:delText>
        </w:r>
      </w:del>
      <w:del w:id="478" w:author="咨询组" w:date="2025-10-15T13:55:19Z">
        <w:r>
          <w:rPr>
            <w:rFonts w:hint="eastAsia" w:ascii="仿宋" w:hAnsi="仿宋" w:eastAsia="仿宋" w:cs="仿宋"/>
            <w:spacing w:val="19"/>
            <w:sz w:val="31"/>
            <w:szCs w:val="31"/>
            <w:lang w:eastAsia="zh-CN"/>
          </w:rPr>
          <w:delText>（</w:delText>
        </w:r>
      </w:del>
      <w:del w:id="479" w:author="咨询组" w:date="2025-10-15T13:55:19Z">
        <w:r>
          <w:rPr>
            <w:rFonts w:ascii="Times New Roman" w:hAnsi="Times New Roman" w:eastAsia="Times New Roman" w:cs="Times New Roman"/>
            <w:spacing w:val="13"/>
            <w:sz w:val="31"/>
            <w:szCs w:val="31"/>
          </w:rPr>
          <w:delText>2023</w:delText>
        </w:r>
      </w:del>
      <w:del w:id="480" w:author="咨询组" w:date="2025-10-15T13:55:19Z">
        <w:r>
          <w:rPr>
            <w:rFonts w:ascii="仿宋" w:hAnsi="仿宋" w:eastAsia="仿宋" w:cs="仿宋"/>
            <w:spacing w:val="13"/>
            <w:sz w:val="31"/>
            <w:szCs w:val="31"/>
          </w:rPr>
          <w:delText>年</w:delText>
        </w:r>
      </w:del>
      <w:del w:id="481" w:author="咨询组" w:date="2025-10-15T13:55:19Z">
        <w:r>
          <w:rPr>
            <w:rFonts w:ascii="Times New Roman" w:hAnsi="Times New Roman" w:eastAsia="Times New Roman" w:cs="Times New Roman"/>
            <w:spacing w:val="13"/>
            <w:sz w:val="31"/>
            <w:szCs w:val="31"/>
          </w:rPr>
          <w:delText>4</w:delText>
        </w:r>
      </w:del>
      <w:del w:id="482" w:author="咨询组" w:date="2025-10-15T13:55:19Z">
        <w:r>
          <w:rPr>
            <w:rFonts w:ascii="仿宋" w:hAnsi="仿宋" w:eastAsia="仿宋" w:cs="仿宋"/>
            <w:spacing w:val="13"/>
            <w:sz w:val="31"/>
            <w:szCs w:val="31"/>
          </w:rPr>
          <w:delText>月</w:delText>
        </w:r>
      </w:del>
      <w:del w:id="483" w:author="咨询组" w:date="2025-10-15T13:55:19Z">
        <w:r>
          <w:rPr>
            <w:rFonts w:ascii="Times New Roman" w:hAnsi="Times New Roman" w:eastAsia="Times New Roman" w:cs="Times New Roman"/>
            <w:spacing w:val="13"/>
            <w:sz w:val="31"/>
            <w:szCs w:val="31"/>
          </w:rPr>
          <w:delText>1</w:delText>
        </w:r>
      </w:del>
      <w:del w:id="484" w:author="咨询组" w:date="2025-10-15T13:55:19Z">
        <w:r>
          <w:rPr>
            <w:rFonts w:ascii="仿宋" w:hAnsi="仿宋" w:eastAsia="仿宋" w:cs="仿宋"/>
            <w:spacing w:val="13"/>
            <w:sz w:val="31"/>
            <w:szCs w:val="31"/>
          </w:rPr>
          <w:delText>日前</w:delText>
        </w:r>
      </w:del>
      <w:del w:id="485" w:author="咨询组" w:date="2025-10-15T13:55:19Z">
        <w:r>
          <w:rPr>
            <w:rFonts w:hint="eastAsia" w:ascii="仿宋" w:hAnsi="仿宋" w:eastAsia="仿宋" w:cs="仿宋"/>
            <w:spacing w:val="13"/>
            <w:sz w:val="31"/>
            <w:szCs w:val="31"/>
            <w:lang w:eastAsia="zh-CN"/>
          </w:rPr>
          <w:delText>）</w:delText>
        </w:r>
      </w:del>
      <w:del w:id="486" w:author="咨询组" w:date="2025-10-15T13:55:19Z">
        <w:r>
          <w:rPr>
            <w:rFonts w:ascii="仿宋" w:hAnsi="仿宋" w:eastAsia="仿宋" w:cs="仿宋"/>
            <w:spacing w:val="13"/>
            <w:sz w:val="31"/>
            <w:szCs w:val="31"/>
          </w:rPr>
          <w:delText>薪酬结构不变；新增专业类岗位员工按照</w:delText>
        </w:r>
      </w:del>
      <w:del w:id="487" w:author="咨询组" w:date="2025-10-15T13:55:19Z">
        <w:bookmarkStart w:id="2" w:name="_bookmark3"/>
        <w:bookmarkEnd w:id="2"/>
        <w:r>
          <w:rPr>
            <w:rFonts w:ascii="仿宋" w:hAnsi="仿宋" w:eastAsia="仿宋" w:cs="仿宋"/>
            <w:spacing w:val="16"/>
            <w:sz w:val="31"/>
            <w:szCs w:val="31"/>
          </w:rPr>
          <w:delText>上</w:delText>
        </w:r>
      </w:del>
      <w:del w:id="488" w:author="咨询组" w:date="2025-10-15T13:55:19Z">
        <w:r>
          <w:rPr>
            <w:rFonts w:ascii="仿宋" w:hAnsi="仿宋" w:eastAsia="仿宋" w:cs="仿宋"/>
            <w:spacing w:val="9"/>
            <w:sz w:val="31"/>
            <w:szCs w:val="31"/>
          </w:rPr>
          <w:delText>表结构，按职级确定目标年终奖与基本工资的倍数关系。</w:delText>
        </w:r>
      </w:del>
    </w:p>
    <w:p w14:paraId="5B9F1B26">
      <w:pPr>
        <w:keepNext w:val="0"/>
        <w:keepLines w:val="0"/>
        <w:pageBreakBefore w:val="0"/>
        <w:widowControl/>
        <w:kinsoku w:val="0"/>
        <w:wordWrap/>
        <w:overflowPunct/>
        <w:topLinePunct w:val="0"/>
        <w:autoSpaceDE w:val="0"/>
        <w:autoSpaceDN w:val="0"/>
        <w:bidi w:val="0"/>
        <w:adjustRightInd w:val="0"/>
        <w:snapToGrid w:val="0"/>
        <w:spacing w:line="334" w:lineRule="auto"/>
        <w:ind w:left="2777"/>
        <w:textAlignment w:val="baseline"/>
        <w:rPr>
          <w:rFonts w:ascii="黑体" w:hAnsi="黑体" w:eastAsia="黑体" w:cs="黑体"/>
          <w:sz w:val="31"/>
          <w:szCs w:val="31"/>
        </w:rPr>
      </w:pPr>
      <w:r>
        <w:rPr>
          <w:rFonts w:ascii="黑体" w:hAnsi="黑体" w:eastAsia="黑体" w:cs="黑体"/>
          <w:spacing w:val="8"/>
          <w:sz w:val="31"/>
          <w:szCs w:val="31"/>
        </w:rPr>
        <w:t>第三章</w:t>
      </w:r>
      <w:r>
        <w:rPr>
          <w:rFonts w:hint="eastAsia" w:ascii="黑体" w:hAnsi="黑体" w:eastAsia="黑体" w:cs="黑体"/>
          <w:spacing w:val="8"/>
          <w:sz w:val="31"/>
          <w:szCs w:val="31"/>
          <w:lang w:val="en-US" w:eastAsia="zh-CN"/>
        </w:rPr>
        <w:t xml:space="preserve"> </w:t>
      </w:r>
      <w:r>
        <w:rPr>
          <w:rFonts w:ascii="黑体" w:hAnsi="黑体" w:eastAsia="黑体" w:cs="黑体"/>
          <w:spacing w:val="8"/>
          <w:sz w:val="31"/>
          <w:szCs w:val="31"/>
        </w:rPr>
        <w:t>薪酬管理细则</w:t>
      </w:r>
    </w:p>
    <w:p w14:paraId="610C3EC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12"/>
          <w:sz w:val="31"/>
          <w:szCs w:val="31"/>
        </w:rPr>
        <w:t>十一条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2"/>
          <w:sz w:val="31"/>
          <w:szCs w:val="31"/>
          <w:lang w:eastAsia="zh-CN"/>
        </w:rPr>
        <w:t>定/调薪规则及月/季度奖金、年终奖与绩效结果的挂钩规则详见《干部及专业总监薪酬管理细则》和《经理级及基层</w:t>
      </w:r>
      <w:bookmarkStart w:id="3" w:name="_bookmark4"/>
      <w:bookmarkEnd w:id="3"/>
      <w:r>
        <w:rPr>
          <w:rFonts w:hint="eastAsia" w:ascii="仿宋" w:hAnsi="仿宋" w:eastAsia="仿宋" w:cs="仿宋"/>
          <w:spacing w:val="2"/>
          <w:sz w:val="31"/>
          <w:szCs w:val="31"/>
          <w:lang w:eastAsia="zh-CN"/>
        </w:rPr>
        <w:t>薪酬管理细则》。</w:t>
      </w:r>
    </w:p>
    <w:p w14:paraId="46FC2D1C">
      <w:pPr>
        <w:keepNext w:val="0"/>
        <w:keepLines w:val="0"/>
        <w:pageBreakBefore w:val="0"/>
        <w:widowControl/>
        <w:kinsoku w:val="0"/>
        <w:wordWrap/>
        <w:overflowPunct/>
        <w:topLinePunct w:val="0"/>
        <w:autoSpaceDE w:val="0"/>
        <w:autoSpaceDN w:val="0"/>
        <w:bidi w:val="0"/>
        <w:adjustRightInd w:val="0"/>
        <w:snapToGrid w:val="0"/>
        <w:spacing w:before="1" w:line="334" w:lineRule="auto"/>
        <w:ind w:left="2297"/>
        <w:textAlignment w:val="baseline"/>
        <w:rPr>
          <w:rFonts w:ascii="黑体" w:hAnsi="黑体" w:eastAsia="黑体" w:cs="黑体"/>
          <w:sz w:val="31"/>
          <w:szCs w:val="31"/>
        </w:rPr>
      </w:pPr>
      <w:r>
        <w:rPr>
          <w:rFonts w:ascii="黑体" w:hAnsi="黑体" w:eastAsia="黑体" w:cs="黑体"/>
          <w:spacing w:val="15"/>
          <w:sz w:val="31"/>
          <w:szCs w:val="31"/>
        </w:rPr>
        <w:t>第</w:t>
      </w:r>
      <w:r>
        <w:rPr>
          <w:rFonts w:ascii="黑体" w:hAnsi="黑体" w:eastAsia="黑体" w:cs="黑体"/>
          <w:spacing w:val="8"/>
          <w:sz w:val="31"/>
          <w:szCs w:val="31"/>
        </w:rPr>
        <w:t>四章</w:t>
      </w:r>
      <w:r>
        <w:rPr>
          <w:rFonts w:hint="eastAsia" w:ascii="黑体" w:hAnsi="黑体" w:eastAsia="黑体" w:cs="黑体"/>
          <w:spacing w:val="8"/>
          <w:sz w:val="31"/>
          <w:szCs w:val="31"/>
          <w:lang w:val="en-US" w:eastAsia="zh-CN"/>
        </w:rPr>
        <w:t xml:space="preserve"> </w:t>
      </w:r>
      <w:r>
        <w:rPr>
          <w:rFonts w:ascii="黑体" w:hAnsi="黑体" w:eastAsia="黑体" w:cs="黑体"/>
          <w:spacing w:val="8"/>
          <w:sz w:val="31"/>
          <w:szCs w:val="31"/>
        </w:rPr>
        <w:t>薪酬计算与发放规则</w:t>
      </w:r>
    </w:p>
    <w:p w14:paraId="1E4BB89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hint="eastAsia" w:ascii="仿宋" w:hAnsi="仿宋" w:eastAsia="仿宋" w:cs="仿宋"/>
          <w:spacing w:val="2"/>
          <w:sz w:val="31"/>
          <w:szCs w:val="31"/>
          <w:lang w:eastAsia="zh-CN"/>
        </w:rPr>
      </w:pPr>
      <w:r>
        <w:rPr>
          <w:rFonts w:ascii="黑体" w:hAnsi="黑体" w:eastAsia="黑体" w:cs="黑体"/>
          <w:spacing w:val="8"/>
          <w:sz w:val="31"/>
          <w:szCs w:val="31"/>
        </w:rPr>
        <w:t>第</w:t>
      </w:r>
      <w:r>
        <w:rPr>
          <w:rFonts w:ascii="黑体" w:hAnsi="黑体" w:eastAsia="黑体" w:cs="黑体"/>
          <w:spacing w:val="7"/>
          <w:sz w:val="31"/>
          <w:szCs w:val="31"/>
        </w:rPr>
        <w:t>十</w:t>
      </w:r>
      <w:r>
        <w:rPr>
          <w:rFonts w:ascii="黑体" w:hAnsi="黑体" w:eastAsia="黑体" w:cs="黑体"/>
          <w:spacing w:val="4"/>
          <w:sz w:val="31"/>
          <w:szCs w:val="31"/>
        </w:rPr>
        <w:t>二条</w:t>
      </w:r>
      <w:r>
        <w:rPr>
          <w:rFonts w:hint="eastAsia" w:ascii="黑体" w:hAnsi="黑体" w:eastAsia="黑体" w:cs="黑体"/>
          <w:spacing w:val="4"/>
          <w:sz w:val="31"/>
          <w:szCs w:val="31"/>
          <w:lang w:val="en-US" w:eastAsia="zh-CN"/>
        </w:rPr>
        <w:t xml:space="preserve"> </w:t>
      </w:r>
      <w:r>
        <w:rPr>
          <w:rFonts w:hint="eastAsia" w:ascii="仿宋" w:hAnsi="仿宋" w:eastAsia="仿宋" w:cs="仿宋"/>
          <w:spacing w:val="2"/>
          <w:sz w:val="31"/>
          <w:szCs w:val="31"/>
          <w:lang w:eastAsia="zh-CN"/>
        </w:rPr>
        <w:t>员工正常出勤期间基本工资、技能工资、月/季度奖金按规则正常发放。</w:t>
      </w:r>
    </w:p>
    <w:p w14:paraId="4875BB2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92" w:firstLineChars="200"/>
        <w:textAlignment w:val="baseline"/>
        <w:rPr>
          <w:rFonts w:hint="eastAsia" w:ascii="仿宋" w:hAnsi="仿宋" w:eastAsia="仿宋" w:cs="仿宋"/>
          <w:spacing w:val="2"/>
          <w:sz w:val="31"/>
          <w:szCs w:val="31"/>
          <w:lang w:eastAsia="zh-CN"/>
        </w:rPr>
      </w:pPr>
      <w:r>
        <w:rPr>
          <w:rFonts w:ascii="黑体" w:hAnsi="黑体" w:eastAsia="黑体" w:cs="黑体"/>
          <w:spacing w:val="18"/>
          <w:sz w:val="31"/>
          <w:szCs w:val="31"/>
        </w:rPr>
        <w:t>第</w:t>
      </w:r>
      <w:r>
        <w:rPr>
          <w:rFonts w:ascii="黑体" w:hAnsi="黑体" w:eastAsia="黑体" w:cs="黑体"/>
          <w:spacing w:val="11"/>
          <w:sz w:val="31"/>
          <w:szCs w:val="31"/>
        </w:rPr>
        <w:t>十三条</w:t>
      </w:r>
      <w:r>
        <w:rPr>
          <w:rFonts w:hint="eastAsia" w:ascii="黑体" w:hAnsi="黑体" w:eastAsia="黑体" w:cs="黑体"/>
          <w:spacing w:val="11"/>
          <w:sz w:val="31"/>
          <w:szCs w:val="31"/>
          <w:lang w:val="en-US" w:eastAsia="zh-CN"/>
        </w:rPr>
        <w:t xml:space="preserve"> </w:t>
      </w:r>
      <w:r>
        <w:rPr>
          <w:rFonts w:hint="eastAsia" w:ascii="仿宋" w:hAnsi="仿宋" w:eastAsia="仿宋" w:cs="仿宋"/>
          <w:spacing w:val="2"/>
          <w:sz w:val="31"/>
          <w:szCs w:val="31"/>
          <w:lang w:eastAsia="zh-CN"/>
        </w:rPr>
        <w:t>员工法定节假日、年假、婚假、产检假、陪产假、育儿假、子女护理假、哺乳假、探亲假、丧假、工伤医疗期期间基本工资、技能工资、月/季度奖金按照正常出勤发放。</w:t>
      </w:r>
    </w:p>
    <w:p w14:paraId="5BF0387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40" w:firstLineChars="200"/>
        <w:textAlignment w:val="baseline"/>
        <w:rPr>
          <w:rFonts w:hint="eastAsia" w:ascii="仿宋" w:hAnsi="仿宋" w:eastAsia="仿宋" w:cs="仿宋"/>
          <w:spacing w:val="2"/>
          <w:sz w:val="31"/>
          <w:szCs w:val="31"/>
          <w:lang w:eastAsia="zh-CN"/>
        </w:rPr>
      </w:pPr>
      <w:r>
        <w:rPr>
          <w:rFonts w:ascii="黑体" w:hAnsi="黑体" w:eastAsia="黑体" w:cs="黑体"/>
          <w:spacing w:val="5"/>
          <w:sz w:val="31"/>
          <w:szCs w:val="31"/>
        </w:rPr>
        <w:t>第十四条</w:t>
      </w:r>
      <w:r>
        <w:rPr>
          <w:rFonts w:hint="eastAsia" w:ascii="黑体" w:hAnsi="黑体" w:eastAsia="黑体" w:cs="黑体"/>
          <w:spacing w:val="5"/>
          <w:sz w:val="31"/>
          <w:szCs w:val="31"/>
          <w:lang w:val="en-US" w:eastAsia="zh-CN"/>
        </w:rPr>
        <w:t xml:space="preserve"> </w:t>
      </w:r>
      <w:r>
        <w:rPr>
          <w:rFonts w:hint="eastAsia" w:ascii="仿宋" w:hAnsi="仿宋" w:eastAsia="仿宋" w:cs="仿宋"/>
          <w:spacing w:val="2"/>
          <w:sz w:val="31"/>
          <w:szCs w:val="31"/>
          <w:lang w:eastAsia="zh-CN"/>
        </w:rPr>
        <w:t>员工病假期间基本工资、技能工资按以下规则发放，但不得低于最低工资标准的80%。</w:t>
      </w:r>
    </w:p>
    <w:tbl>
      <w:tblPr>
        <w:tblStyle w:val="6"/>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04"/>
        <w:gridCol w:w="1214"/>
        <w:gridCol w:w="1135"/>
        <w:gridCol w:w="1840"/>
        <w:gridCol w:w="1843"/>
        <w:gridCol w:w="1132"/>
      </w:tblGrid>
      <w:tr w14:paraId="0493E2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del w:id="489" w:author="咨询组" w:date="2025-10-15T14:14:58Z"/>
        </w:trPr>
        <w:tc>
          <w:tcPr>
            <w:tcW w:w="1904" w:type="dxa"/>
            <w:vMerge w:val="restart"/>
            <w:tcBorders>
              <w:bottom w:val="nil"/>
            </w:tcBorders>
            <w:vAlign w:val="top"/>
          </w:tcPr>
          <w:p w14:paraId="4E447847">
            <w:pPr>
              <w:keepNext w:val="0"/>
              <w:keepLines w:val="0"/>
              <w:pageBreakBefore w:val="0"/>
              <w:widowControl/>
              <w:kinsoku w:val="0"/>
              <w:wordWrap/>
              <w:overflowPunct/>
              <w:topLinePunct w:val="0"/>
              <w:autoSpaceDE w:val="0"/>
              <w:autoSpaceDN w:val="0"/>
              <w:bidi w:val="0"/>
              <w:adjustRightInd w:val="0"/>
              <w:snapToGrid w:val="0"/>
              <w:spacing w:before="242" w:line="334" w:lineRule="auto"/>
              <w:ind w:left="479"/>
              <w:textAlignment w:val="baseline"/>
              <w:rPr>
                <w:del w:id="490" w:author="咨询组" w:date="2025-10-15T14:14:58Z"/>
                <w:rFonts w:ascii="仿宋" w:hAnsi="仿宋" w:eastAsia="仿宋" w:cs="仿宋"/>
                <w:sz w:val="24"/>
                <w:szCs w:val="24"/>
              </w:rPr>
            </w:pPr>
            <w:del w:id="491" w:author="咨询组" w:date="2025-10-15T14:14:58Z">
              <w:r>
                <w:rPr>
                  <w:rFonts w:ascii="仿宋" w:hAnsi="仿宋" w:eastAsia="仿宋" w:cs="仿宋"/>
                  <w:spacing w:val="-2"/>
                  <w:sz w:val="24"/>
                  <w:szCs w:val="24"/>
                  <w14:textOutline w14:w="4354" w14:cap="flat" w14:cmpd="sng">
                    <w14:solidFill>
                      <w14:srgbClr w14:val="000000"/>
                    </w14:solidFill>
                    <w14:prstDash w14:val="solid"/>
                    <w14:miter w14:val="0"/>
                  </w14:textOutline>
                </w:rPr>
                <w:delText>病假期</w:delText>
              </w:r>
            </w:del>
            <w:del w:id="492" w:author="咨询组" w:date="2025-10-15T14:14:58Z">
              <w:r>
                <w:rPr>
                  <w:rFonts w:ascii="仿宋" w:hAnsi="仿宋" w:eastAsia="仿宋" w:cs="仿宋"/>
                  <w:spacing w:val="-1"/>
                  <w:sz w:val="24"/>
                  <w:szCs w:val="24"/>
                  <w14:textOutline w14:w="4354" w14:cap="flat" w14:cmpd="sng">
                    <w14:solidFill>
                      <w14:srgbClr w14:val="000000"/>
                    </w14:solidFill>
                    <w14:prstDash w14:val="solid"/>
                    <w14:miter w14:val="0"/>
                  </w14:textOutline>
                </w:rPr>
                <w:delText>间</w:delText>
              </w:r>
            </w:del>
          </w:p>
          <w:p w14:paraId="52232706">
            <w:pPr>
              <w:keepNext w:val="0"/>
              <w:keepLines w:val="0"/>
              <w:pageBreakBefore w:val="0"/>
              <w:widowControl/>
              <w:kinsoku w:val="0"/>
              <w:wordWrap/>
              <w:overflowPunct/>
              <w:topLinePunct w:val="0"/>
              <w:autoSpaceDE w:val="0"/>
              <w:autoSpaceDN w:val="0"/>
              <w:bidi w:val="0"/>
              <w:adjustRightInd w:val="0"/>
              <w:snapToGrid w:val="0"/>
              <w:spacing w:line="334" w:lineRule="auto"/>
              <w:ind w:left="477"/>
              <w:textAlignment w:val="baseline"/>
              <w:rPr>
                <w:del w:id="493" w:author="咨询组" w:date="2025-10-15T14:14:58Z"/>
                <w:rFonts w:ascii="仿宋" w:hAnsi="仿宋" w:eastAsia="仿宋" w:cs="仿宋"/>
                <w:sz w:val="24"/>
                <w:szCs w:val="24"/>
              </w:rPr>
            </w:pPr>
            <w:del w:id="494" w:author="咨询组" w:date="2025-10-15T14:14:58Z">
              <w:r>
                <w:rPr>
                  <w:rFonts w:ascii="仿宋" w:hAnsi="仿宋" w:eastAsia="仿宋" w:cs="仿宋"/>
                  <w:spacing w:val="-2"/>
                  <w:sz w:val="24"/>
                  <w:szCs w:val="24"/>
                  <w14:textOutline w14:w="4354" w14:cap="flat" w14:cmpd="sng">
                    <w14:solidFill>
                      <w14:srgbClr w14:val="000000"/>
                    </w14:solidFill>
                    <w14:prstDash w14:val="solid"/>
                    <w14:miter w14:val="0"/>
                  </w14:textOutline>
                </w:rPr>
                <w:delText>发放</w:delText>
              </w:r>
            </w:del>
            <w:del w:id="495" w:author="咨询组" w:date="2025-10-15T14:14:58Z">
              <w:r>
                <w:rPr>
                  <w:rFonts w:ascii="仿宋" w:hAnsi="仿宋" w:eastAsia="仿宋" w:cs="仿宋"/>
                  <w:spacing w:val="-1"/>
                  <w:sz w:val="24"/>
                  <w:szCs w:val="24"/>
                  <w14:textOutline w14:w="4354" w14:cap="flat" w14:cmpd="sng">
                    <w14:solidFill>
                      <w14:srgbClr w14:val="000000"/>
                    </w14:solidFill>
                    <w14:prstDash w14:val="solid"/>
                    <w14:miter w14:val="0"/>
                  </w14:textOutline>
                </w:rPr>
                <w:delText>规则</w:delText>
              </w:r>
            </w:del>
          </w:p>
        </w:tc>
        <w:tc>
          <w:tcPr>
            <w:tcW w:w="1214" w:type="dxa"/>
            <w:vMerge w:val="restart"/>
            <w:tcBorders>
              <w:bottom w:val="nil"/>
            </w:tcBorders>
            <w:vAlign w:val="top"/>
          </w:tcPr>
          <w:p w14:paraId="32AC3492">
            <w:pPr>
              <w:keepNext w:val="0"/>
              <w:keepLines w:val="0"/>
              <w:pageBreakBefore w:val="0"/>
              <w:widowControl/>
              <w:kinsoku w:val="0"/>
              <w:wordWrap/>
              <w:overflowPunct/>
              <w:topLinePunct w:val="0"/>
              <w:autoSpaceDE w:val="0"/>
              <w:autoSpaceDN w:val="0"/>
              <w:bidi w:val="0"/>
              <w:adjustRightInd w:val="0"/>
              <w:snapToGrid w:val="0"/>
              <w:spacing w:before="242" w:line="334" w:lineRule="auto"/>
              <w:ind w:left="278"/>
              <w:textAlignment w:val="baseline"/>
              <w:rPr>
                <w:del w:id="496" w:author="咨询组" w:date="2025-10-15T14:14:58Z"/>
                <w:rFonts w:ascii="仿宋" w:hAnsi="仿宋" w:eastAsia="仿宋" w:cs="仿宋"/>
                <w:sz w:val="24"/>
                <w:szCs w:val="24"/>
              </w:rPr>
            </w:pPr>
            <w:del w:id="497" w:author="咨询组" w:date="2025-10-15T14:14:58Z">
              <w:r>
                <w:rPr>
                  <w:rFonts w:ascii="仿宋" w:hAnsi="仿宋" w:eastAsia="仿宋" w:cs="仿宋"/>
                  <w:spacing w:val="-14"/>
                  <w:sz w:val="24"/>
                  <w:szCs w:val="24"/>
                  <w14:textOutline w14:w="4354" w14:cap="flat" w14:cmpd="sng">
                    <w14:solidFill>
                      <w14:srgbClr w14:val="000000"/>
                    </w14:solidFill>
                    <w14:prstDash w14:val="solid"/>
                    <w14:miter w14:val="0"/>
                  </w14:textOutline>
                </w:rPr>
                <w:delText>医</w:delText>
              </w:r>
            </w:del>
            <w:del w:id="498" w:author="咨询组" w:date="2025-10-15T14:14:58Z">
              <w:r>
                <w:rPr>
                  <w:rFonts w:ascii="仿宋" w:hAnsi="仿宋" w:eastAsia="仿宋" w:cs="仿宋"/>
                  <w:spacing w:val="-11"/>
                  <w:sz w:val="24"/>
                  <w:szCs w:val="24"/>
                  <w14:textOutline w14:w="4354" w14:cap="flat" w14:cmpd="sng">
                    <w14:solidFill>
                      <w14:srgbClr w14:val="000000"/>
                    </w14:solidFill>
                    <w14:prstDash w14:val="solid"/>
                    <w14:miter w14:val="0"/>
                  </w14:textOutline>
                </w:rPr>
                <w:delText>疗期</w:delText>
              </w:r>
            </w:del>
          </w:p>
          <w:p w14:paraId="19658775">
            <w:pPr>
              <w:keepNext w:val="0"/>
              <w:keepLines w:val="0"/>
              <w:pageBreakBefore w:val="0"/>
              <w:widowControl/>
              <w:kinsoku w:val="0"/>
              <w:wordWrap/>
              <w:overflowPunct/>
              <w:topLinePunct w:val="0"/>
              <w:autoSpaceDE w:val="0"/>
              <w:autoSpaceDN w:val="0"/>
              <w:bidi w:val="0"/>
              <w:adjustRightInd w:val="0"/>
              <w:snapToGrid w:val="0"/>
              <w:spacing w:line="334" w:lineRule="auto"/>
              <w:ind w:left="274"/>
              <w:textAlignment w:val="baseline"/>
              <w:rPr>
                <w:del w:id="499" w:author="咨询组" w:date="2025-10-15T14:14:58Z"/>
                <w:rFonts w:hint="eastAsia" w:ascii="仿宋" w:hAnsi="仿宋" w:eastAsia="宋体" w:cs="仿宋"/>
                <w:sz w:val="24"/>
                <w:szCs w:val="24"/>
                <w:lang w:eastAsia="zh-CN"/>
              </w:rPr>
            </w:pPr>
            <w:del w:id="500" w:author="咨询组" w:date="2025-10-15T14:14:58Z">
              <w:r>
                <w:rPr>
                  <w:rFonts w:hint="eastAsia" w:ascii="仿宋" w:hAnsi="仿宋" w:eastAsia="仿宋" w:cs="仿宋"/>
                  <w:spacing w:val="61"/>
                  <w:sz w:val="24"/>
                  <w:szCs w:val="24"/>
                  <w:lang w:eastAsia="zh-CN"/>
                  <w14:textOutline w14:w="4354" w14:cap="flat" w14:cmpd="sng">
                    <w14:solidFill>
                      <w14:srgbClr w14:val="000000"/>
                    </w14:solidFill>
                    <w14:prstDash w14:val="solid"/>
                    <w14:miter w14:val="0"/>
                  </w14:textOutline>
                </w:rPr>
                <w:delText>（</w:delText>
              </w:r>
            </w:del>
            <w:del w:id="501" w:author="咨询组" w:date="2025-10-15T14:14:58Z">
              <w:r>
                <w:rPr>
                  <w:rFonts w:ascii="Times New Roman" w:hAnsi="Times New Roman" w:eastAsia="Times New Roman" w:cs="Times New Roman"/>
                  <w:b/>
                  <w:bCs/>
                  <w:sz w:val="24"/>
                  <w:szCs w:val="24"/>
                </w:rPr>
                <w:delText>X</w:delText>
              </w:r>
            </w:del>
            <w:del w:id="502" w:author="咨询组" w:date="2025-10-15T14:14:58Z">
              <w:r>
                <w:rPr>
                  <w:rFonts w:hint="eastAsia" w:ascii="仿宋" w:hAnsi="仿宋" w:eastAsia="仿宋" w:cs="仿宋"/>
                  <w:spacing w:val="61"/>
                  <w:sz w:val="24"/>
                  <w:szCs w:val="24"/>
                  <w:lang w:eastAsia="zh-CN"/>
                  <w14:textOutline w14:w="4354" w14:cap="flat" w14:cmpd="sng">
                    <w14:solidFill>
                      <w14:srgbClr w14:val="000000"/>
                    </w14:solidFill>
                    <w14:prstDash w14:val="solid"/>
                    <w14:miter w14:val="0"/>
                  </w14:textOutline>
                </w:rPr>
                <w:delText>）</w:delText>
              </w:r>
            </w:del>
          </w:p>
        </w:tc>
        <w:tc>
          <w:tcPr>
            <w:tcW w:w="5950" w:type="dxa"/>
            <w:gridSpan w:val="4"/>
            <w:vAlign w:val="top"/>
          </w:tcPr>
          <w:p w14:paraId="7F0C0E58">
            <w:pPr>
              <w:keepNext w:val="0"/>
              <w:keepLines w:val="0"/>
              <w:pageBreakBefore w:val="0"/>
              <w:widowControl/>
              <w:kinsoku w:val="0"/>
              <w:wordWrap/>
              <w:overflowPunct/>
              <w:topLinePunct w:val="0"/>
              <w:autoSpaceDE w:val="0"/>
              <w:autoSpaceDN w:val="0"/>
              <w:bidi w:val="0"/>
              <w:adjustRightInd w:val="0"/>
              <w:snapToGrid w:val="0"/>
              <w:spacing w:before="81" w:line="334" w:lineRule="auto"/>
              <w:ind w:left="2167"/>
              <w:textAlignment w:val="baseline"/>
              <w:rPr>
                <w:del w:id="503" w:author="咨询组" w:date="2025-10-15T14:14:58Z"/>
                <w:rFonts w:hint="eastAsia" w:ascii="仿宋" w:hAnsi="仿宋" w:eastAsia="宋体" w:cs="仿宋"/>
                <w:sz w:val="24"/>
                <w:szCs w:val="24"/>
                <w:lang w:eastAsia="zh-CN"/>
              </w:rPr>
            </w:pPr>
            <w:del w:id="504" w:author="咨询组" w:date="2025-10-15T14:14:58Z">
              <w:r>
                <w:rPr>
                  <w:rFonts w:ascii="仿宋" w:hAnsi="仿宋" w:eastAsia="仿宋" w:cs="仿宋"/>
                  <w:spacing w:val="22"/>
                  <w:sz w:val="24"/>
                  <w:szCs w:val="24"/>
                  <w14:textOutline w14:w="4354" w14:cap="flat" w14:cmpd="sng">
                    <w14:solidFill>
                      <w14:srgbClr w14:val="000000"/>
                    </w14:solidFill>
                    <w14:prstDash w14:val="solid"/>
                    <w14:miter w14:val="0"/>
                  </w14:textOutline>
                </w:rPr>
                <w:delText>连</w:delText>
              </w:r>
            </w:del>
            <w:del w:id="505" w:author="咨询组" w:date="2025-10-15T14:14:58Z">
              <w:r>
                <w:rPr>
                  <w:rFonts w:ascii="仿宋" w:hAnsi="仿宋" w:eastAsia="仿宋" w:cs="仿宋"/>
                  <w:spacing w:val="19"/>
                  <w:sz w:val="24"/>
                  <w:szCs w:val="24"/>
                  <w14:textOutline w14:w="4354" w14:cap="flat" w14:cmpd="sng">
                    <w14:solidFill>
                      <w14:srgbClr w14:val="000000"/>
                    </w14:solidFill>
                    <w14:prstDash w14:val="solid"/>
                    <w14:miter w14:val="0"/>
                  </w14:textOutline>
                </w:rPr>
                <w:delText>续工龄</w:delText>
              </w:r>
            </w:del>
            <w:del w:id="506" w:author="咨询组" w:date="2025-10-15T14:14:58Z">
              <w:r>
                <w:rPr>
                  <w:rFonts w:hint="eastAsia" w:ascii="仿宋" w:hAnsi="仿宋" w:eastAsia="仿宋" w:cs="仿宋"/>
                  <w:spacing w:val="19"/>
                  <w:sz w:val="24"/>
                  <w:szCs w:val="24"/>
                  <w:lang w:eastAsia="zh-CN"/>
                  <w14:textOutline w14:w="4354" w14:cap="flat" w14:cmpd="sng">
                    <w14:solidFill>
                      <w14:srgbClr w14:val="000000"/>
                    </w14:solidFill>
                    <w14:prstDash w14:val="solid"/>
                    <w14:miter w14:val="0"/>
                  </w14:textOutline>
                </w:rPr>
                <w:delText>（</w:delText>
              </w:r>
            </w:del>
            <w:del w:id="507" w:author="咨询组" w:date="2025-10-15T14:14:58Z">
              <w:r>
                <w:rPr>
                  <w:rFonts w:ascii="Times New Roman" w:hAnsi="Times New Roman" w:eastAsia="Times New Roman" w:cs="Times New Roman"/>
                  <w:b/>
                  <w:bCs/>
                  <w:sz w:val="24"/>
                  <w:szCs w:val="24"/>
                </w:rPr>
                <w:delText>Y</w:delText>
              </w:r>
            </w:del>
            <w:del w:id="508" w:author="咨询组" w:date="2025-10-15T14:14:58Z">
              <w:r>
                <w:rPr>
                  <w:rFonts w:hint="eastAsia" w:ascii="仿宋" w:hAnsi="仿宋" w:eastAsia="仿宋" w:cs="仿宋"/>
                  <w:spacing w:val="19"/>
                  <w:sz w:val="24"/>
                  <w:szCs w:val="24"/>
                  <w:lang w:eastAsia="zh-CN"/>
                  <w14:textOutline w14:w="4354" w14:cap="flat" w14:cmpd="sng">
                    <w14:solidFill>
                      <w14:srgbClr w14:val="000000"/>
                    </w14:solidFill>
                    <w14:prstDash w14:val="solid"/>
                    <w14:miter w14:val="0"/>
                  </w14:textOutline>
                </w:rPr>
                <w:delText>）</w:delText>
              </w:r>
            </w:del>
          </w:p>
        </w:tc>
      </w:tr>
      <w:tr w14:paraId="39254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del w:id="509" w:author="咨询组" w:date="2025-10-15T14:14:58Z"/>
        </w:trPr>
        <w:tc>
          <w:tcPr>
            <w:tcW w:w="1904" w:type="dxa"/>
            <w:vMerge w:val="continue"/>
            <w:tcBorders>
              <w:top w:val="nil"/>
            </w:tcBorders>
            <w:vAlign w:val="top"/>
          </w:tcPr>
          <w:p w14:paraId="52EE1BF6">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510" w:author="咨询组" w:date="2025-10-15T14:14:58Z"/>
                <w:rFonts w:ascii="Arial"/>
                <w:sz w:val="21"/>
              </w:rPr>
            </w:pPr>
          </w:p>
        </w:tc>
        <w:tc>
          <w:tcPr>
            <w:tcW w:w="1214" w:type="dxa"/>
            <w:vMerge w:val="continue"/>
            <w:tcBorders>
              <w:top w:val="nil"/>
            </w:tcBorders>
            <w:vAlign w:val="top"/>
          </w:tcPr>
          <w:p w14:paraId="51344ED0">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511" w:author="咨询组" w:date="2025-10-15T14:14:58Z"/>
                <w:rFonts w:ascii="Arial"/>
                <w:sz w:val="21"/>
              </w:rPr>
            </w:pPr>
          </w:p>
        </w:tc>
        <w:tc>
          <w:tcPr>
            <w:tcW w:w="1135" w:type="dxa"/>
            <w:vAlign w:val="top"/>
          </w:tcPr>
          <w:p w14:paraId="6B4FE192">
            <w:pPr>
              <w:keepNext w:val="0"/>
              <w:keepLines w:val="0"/>
              <w:pageBreakBefore w:val="0"/>
              <w:widowControl/>
              <w:kinsoku w:val="0"/>
              <w:wordWrap/>
              <w:overflowPunct/>
              <w:topLinePunct w:val="0"/>
              <w:autoSpaceDE w:val="0"/>
              <w:autoSpaceDN w:val="0"/>
              <w:bidi w:val="0"/>
              <w:adjustRightInd w:val="0"/>
              <w:snapToGrid w:val="0"/>
              <w:spacing w:before="34" w:line="334" w:lineRule="auto"/>
              <w:ind w:left="237"/>
              <w:textAlignment w:val="baseline"/>
              <w:rPr>
                <w:del w:id="512" w:author="咨询组" w:date="2025-10-15T14:14:58Z"/>
                <w:rFonts w:ascii="Times New Roman" w:hAnsi="Times New Roman" w:eastAsia="Times New Roman" w:cs="Times New Roman"/>
                <w:sz w:val="24"/>
                <w:szCs w:val="24"/>
              </w:rPr>
            </w:pPr>
            <w:del w:id="513" w:author="咨询组" w:date="2025-10-15T14:14:58Z">
              <w:r>
                <w:rPr>
                  <w:rFonts w:ascii="Times New Roman" w:hAnsi="Times New Roman" w:eastAsia="Times New Roman" w:cs="Times New Roman"/>
                  <w:b/>
                  <w:bCs/>
                  <w:spacing w:val="-17"/>
                  <w:w w:val="98"/>
                  <w:sz w:val="24"/>
                  <w:szCs w:val="24"/>
                </w:rPr>
                <w:delText>Y</w:delText>
              </w:r>
            </w:del>
            <w:del w:id="514" w:author="咨询组" w:date="2025-10-15T14:14:58Z">
              <w:r>
                <w:rPr>
                  <w:rFonts w:ascii="Times New Roman" w:hAnsi="Times New Roman" w:eastAsia="Times New Roman" w:cs="Times New Roman"/>
                  <w:spacing w:val="-21"/>
                  <w:sz w:val="24"/>
                  <w:szCs w:val="24"/>
                </w:rPr>
                <w:delText xml:space="preserve"> </w:delText>
              </w:r>
            </w:del>
            <w:del w:id="515" w:author="咨询组" w:date="2025-10-15T14:14:58Z">
              <w:r>
                <w:rPr>
                  <w:rFonts w:ascii="仿宋" w:hAnsi="仿宋" w:eastAsia="仿宋" w:cs="仿宋"/>
                  <w:spacing w:val="-17"/>
                  <w:w w:val="98"/>
                  <w:sz w:val="24"/>
                  <w:szCs w:val="24"/>
                  <w14:textOutline w14:w="4354" w14:cap="flat" w14:cmpd="sng">
                    <w14:solidFill>
                      <w14:srgbClr w14:val="000000"/>
                    </w14:solidFill>
                    <w14:prstDash w14:val="solid"/>
                    <w14:miter w14:val="0"/>
                  </w14:textOutline>
                </w:rPr>
                <w:delText>＜</w:delText>
              </w:r>
            </w:del>
            <w:del w:id="516" w:author="咨询组" w:date="2025-10-15T14:14:58Z">
              <w:r>
                <w:rPr>
                  <w:rFonts w:ascii="仿宋" w:hAnsi="仿宋" w:eastAsia="仿宋" w:cs="仿宋"/>
                  <w:spacing w:val="-71"/>
                  <w:sz w:val="24"/>
                  <w:szCs w:val="24"/>
                </w:rPr>
                <w:delText xml:space="preserve"> </w:delText>
              </w:r>
            </w:del>
            <w:del w:id="517" w:author="咨询组" w:date="2025-10-15T14:14:58Z">
              <w:r>
                <w:rPr>
                  <w:rFonts w:ascii="Times New Roman" w:hAnsi="Times New Roman" w:eastAsia="Times New Roman" w:cs="Times New Roman"/>
                  <w:b/>
                  <w:bCs/>
                  <w:spacing w:val="-17"/>
                  <w:w w:val="98"/>
                  <w:sz w:val="24"/>
                  <w:szCs w:val="24"/>
                </w:rPr>
                <w:delText>10</w:delText>
              </w:r>
            </w:del>
          </w:p>
          <w:p w14:paraId="6A7B58F4">
            <w:pPr>
              <w:keepNext w:val="0"/>
              <w:keepLines w:val="0"/>
              <w:pageBreakBefore w:val="0"/>
              <w:widowControl/>
              <w:kinsoku w:val="0"/>
              <w:wordWrap/>
              <w:overflowPunct/>
              <w:topLinePunct w:val="0"/>
              <w:autoSpaceDE w:val="0"/>
              <w:autoSpaceDN w:val="0"/>
              <w:bidi w:val="0"/>
              <w:adjustRightInd w:val="0"/>
              <w:snapToGrid w:val="0"/>
              <w:spacing w:line="334" w:lineRule="auto"/>
              <w:ind w:left="453"/>
              <w:textAlignment w:val="baseline"/>
              <w:rPr>
                <w:del w:id="518" w:author="咨询组" w:date="2025-10-15T14:14:58Z"/>
                <w:rFonts w:ascii="仿宋" w:hAnsi="仿宋" w:eastAsia="仿宋" w:cs="仿宋"/>
                <w:sz w:val="24"/>
                <w:szCs w:val="24"/>
              </w:rPr>
            </w:pPr>
            <w:del w:id="519" w:author="咨询组" w:date="2025-10-15T14:14:58Z">
              <w:r>
                <w:rPr>
                  <w:rFonts w:ascii="仿宋" w:hAnsi="仿宋" w:eastAsia="仿宋" w:cs="仿宋"/>
                  <w:sz w:val="24"/>
                  <w:szCs w:val="24"/>
                  <w14:textOutline w14:w="4354" w14:cap="flat" w14:cmpd="sng">
                    <w14:solidFill>
                      <w14:srgbClr w14:val="000000"/>
                    </w14:solidFill>
                    <w14:prstDash w14:val="solid"/>
                    <w14:miter w14:val="0"/>
                  </w14:textOutline>
                </w:rPr>
                <w:delText>年</w:delText>
              </w:r>
            </w:del>
          </w:p>
        </w:tc>
        <w:tc>
          <w:tcPr>
            <w:tcW w:w="1840" w:type="dxa"/>
            <w:vAlign w:val="top"/>
          </w:tcPr>
          <w:p w14:paraId="704E2B40">
            <w:pPr>
              <w:keepNext w:val="0"/>
              <w:keepLines w:val="0"/>
              <w:pageBreakBefore w:val="0"/>
              <w:widowControl/>
              <w:kinsoku w:val="0"/>
              <w:wordWrap/>
              <w:overflowPunct/>
              <w:topLinePunct w:val="0"/>
              <w:autoSpaceDE w:val="0"/>
              <w:autoSpaceDN w:val="0"/>
              <w:bidi w:val="0"/>
              <w:adjustRightInd w:val="0"/>
              <w:snapToGrid w:val="0"/>
              <w:spacing w:before="190" w:line="334" w:lineRule="auto"/>
              <w:ind w:left="126"/>
              <w:textAlignment w:val="baseline"/>
              <w:rPr>
                <w:del w:id="520" w:author="咨询组" w:date="2025-10-15T14:14:58Z"/>
                <w:rFonts w:ascii="仿宋" w:hAnsi="仿宋" w:eastAsia="仿宋" w:cs="仿宋"/>
                <w:sz w:val="24"/>
                <w:szCs w:val="24"/>
              </w:rPr>
            </w:pPr>
            <w:del w:id="521" w:author="咨询组" w:date="2025-10-15T14:14:58Z">
              <w:r>
                <w:rPr>
                  <w:rFonts w:ascii="Times New Roman" w:hAnsi="Times New Roman" w:eastAsia="Times New Roman" w:cs="Times New Roman"/>
                  <w:b/>
                  <w:bCs/>
                  <w:spacing w:val="-2"/>
                  <w:sz w:val="24"/>
                  <w:szCs w:val="24"/>
                </w:rPr>
                <w:delText>10</w:delText>
              </w:r>
            </w:del>
            <w:del w:id="522" w:author="咨询组" w:date="2025-10-15T14:14:58Z">
              <w:r>
                <w:rPr>
                  <w:rFonts w:ascii="Times New Roman" w:hAnsi="Times New Roman" w:eastAsia="Times New Roman" w:cs="Times New Roman"/>
                  <w:spacing w:val="-2"/>
                  <w:sz w:val="24"/>
                  <w:szCs w:val="24"/>
                </w:rPr>
                <w:delText xml:space="preserve"> </w:delText>
              </w:r>
            </w:del>
            <w:del w:id="523" w:author="咨询组" w:date="2025-10-15T14:14:58Z">
              <w:r>
                <w:rPr>
                  <w:rFonts w:ascii="仿宋" w:hAnsi="仿宋" w:eastAsia="仿宋" w:cs="仿宋"/>
                  <w:spacing w:val="-2"/>
                  <w:sz w:val="24"/>
                  <w:szCs w:val="24"/>
                  <w14:textOutline w14:w="4354" w14:cap="flat" w14:cmpd="sng">
                    <w14:solidFill>
                      <w14:srgbClr w14:val="000000"/>
                    </w14:solidFill>
                    <w14:prstDash w14:val="solid"/>
                    <w14:miter w14:val="0"/>
                  </w14:textOutline>
                </w:rPr>
                <w:delText>年</w:delText>
              </w:r>
            </w:del>
            <w:del w:id="524" w:author="咨询组" w:date="2025-10-15T14:14:58Z">
              <w:r>
                <w:rPr>
                  <w:rFonts w:ascii="Times New Roman" w:hAnsi="Times New Roman" w:eastAsia="Times New Roman" w:cs="Times New Roman"/>
                  <w:b/>
                  <w:bCs/>
                  <w:spacing w:val="-2"/>
                  <w:sz w:val="24"/>
                  <w:szCs w:val="24"/>
                </w:rPr>
                <w:delText>≤</w:delText>
              </w:r>
            </w:del>
            <w:del w:id="525" w:author="咨询组" w:date="2025-10-15T14:14:58Z">
              <w:r>
                <w:rPr>
                  <w:rFonts w:ascii="Times New Roman" w:hAnsi="Times New Roman" w:eastAsia="Times New Roman" w:cs="Times New Roman"/>
                  <w:b/>
                  <w:bCs/>
                  <w:spacing w:val="-1"/>
                  <w:sz w:val="24"/>
                  <w:szCs w:val="24"/>
                </w:rPr>
                <w:delText>Y</w:delText>
              </w:r>
            </w:del>
            <w:del w:id="526" w:author="咨询组" w:date="2025-10-15T14:14:58Z">
              <w:r>
                <w:rPr>
                  <w:rFonts w:ascii="仿宋" w:hAnsi="仿宋" w:eastAsia="仿宋" w:cs="仿宋"/>
                  <w:spacing w:val="-2"/>
                  <w:sz w:val="24"/>
                  <w:szCs w:val="24"/>
                  <w14:textOutline w14:w="4354" w14:cap="flat" w14:cmpd="sng">
                    <w14:solidFill>
                      <w14:srgbClr w14:val="000000"/>
                    </w14:solidFill>
                    <w14:prstDash w14:val="solid"/>
                    <w14:miter w14:val="0"/>
                  </w14:textOutline>
                </w:rPr>
                <w:delText>＜</w:delText>
              </w:r>
            </w:del>
            <w:del w:id="527" w:author="咨询组" w:date="2025-10-15T14:14:58Z">
              <w:r>
                <w:rPr>
                  <w:rFonts w:ascii="Times New Roman" w:hAnsi="Times New Roman" w:eastAsia="Times New Roman" w:cs="Times New Roman"/>
                  <w:b/>
                  <w:bCs/>
                  <w:spacing w:val="-2"/>
                  <w:sz w:val="24"/>
                  <w:szCs w:val="24"/>
                </w:rPr>
                <w:delText>2</w:delText>
              </w:r>
            </w:del>
            <w:del w:id="528" w:author="咨询组" w:date="2025-10-15T14:14:58Z">
              <w:r>
                <w:rPr>
                  <w:rFonts w:ascii="Times New Roman" w:hAnsi="Times New Roman" w:eastAsia="Times New Roman" w:cs="Times New Roman"/>
                  <w:b/>
                  <w:bCs/>
                  <w:spacing w:val="-1"/>
                  <w:sz w:val="24"/>
                  <w:szCs w:val="24"/>
                </w:rPr>
                <w:delText>0</w:delText>
              </w:r>
            </w:del>
            <w:del w:id="529" w:author="咨询组" w:date="2025-10-15T14:14:58Z">
              <w:r>
                <w:rPr>
                  <w:rFonts w:ascii="Times New Roman" w:hAnsi="Times New Roman" w:eastAsia="Times New Roman" w:cs="Times New Roman"/>
                  <w:spacing w:val="-1"/>
                  <w:sz w:val="24"/>
                  <w:szCs w:val="24"/>
                </w:rPr>
                <w:delText xml:space="preserve"> </w:delText>
              </w:r>
            </w:del>
            <w:del w:id="530" w:author="咨询组" w:date="2025-10-15T14:14:58Z">
              <w:r>
                <w:rPr>
                  <w:rFonts w:ascii="仿宋" w:hAnsi="仿宋" w:eastAsia="仿宋" w:cs="仿宋"/>
                  <w:spacing w:val="-1"/>
                  <w:sz w:val="24"/>
                  <w:szCs w:val="24"/>
                  <w14:textOutline w14:w="4354" w14:cap="flat" w14:cmpd="sng">
                    <w14:solidFill>
                      <w14:srgbClr w14:val="000000"/>
                    </w14:solidFill>
                    <w14:prstDash w14:val="solid"/>
                    <w14:miter w14:val="0"/>
                  </w14:textOutline>
                </w:rPr>
                <w:delText>年</w:delText>
              </w:r>
            </w:del>
          </w:p>
        </w:tc>
        <w:tc>
          <w:tcPr>
            <w:tcW w:w="1843" w:type="dxa"/>
            <w:vAlign w:val="top"/>
          </w:tcPr>
          <w:p w14:paraId="1D2EF0CD">
            <w:pPr>
              <w:keepNext w:val="0"/>
              <w:keepLines w:val="0"/>
              <w:pageBreakBefore w:val="0"/>
              <w:widowControl/>
              <w:kinsoku w:val="0"/>
              <w:wordWrap/>
              <w:overflowPunct/>
              <w:topLinePunct w:val="0"/>
              <w:autoSpaceDE w:val="0"/>
              <w:autoSpaceDN w:val="0"/>
              <w:bidi w:val="0"/>
              <w:adjustRightInd w:val="0"/>
              <w:snapToGrid w:val="0"/>
              <w:spacing w:before="190" w:line="334" w:lineRule="auto"/>
              <w:ind w:left="119"/>
              <w:textAlignment w:val="baseline"/>
              <w:rPr>
                <w:del w:id="531" w:author="咨询组" w:date="2025-10-15T14:14:58Z"/>
                <w:rFonts w:ascii="仿宋" w:hAnsi="仿宋" w:eastAsia="仿宋" w:cs="仿宋"/>
                <w:sz w:val="24"/>
                <w:szCs w:val="24"/>
              </w:rPr>
            </w:pPr>
            <w:del w:id="532" w:author="咨询组" w:date="2025-10-15T14:14:58Z">
              <w:r>
                <w:rPr>
                  <w:rFonts w:ascii="Times New Roman" w:hAnsi="Times New Roman" w:eastAsia="Times New Roman" w:cs="Times New Roman"/>
                  <w:b/>
                  <w:bCs/>
                  <w:spacing w:val="-1"/>
                  <w:sz w:val="24"/>
                  <w:szCs w:val="24"/>
                </w:rPr>
                <w:delText>20</w:delText>
              </w:r>
            </w:del>
            <w:del w:id="533" w:author="咨询组" w:date="2025-10-15T14:14:58Z">
              <w:r>
                <w:rPr>
                  <w:rFonts w:ascii="Times New Roman" w:hAnsi="Times New Roman" w:eastAsia="Times New Roman" w:cs="Times New Roman"/>
                  <w:spacing w:val="-1"/>
                  <w:sz w:val="24"/>
                  <w:szCs w:val="24"/>
                </w:rPr>
                <w:delText xml:space="preserve"> </w:delText>
              </w:r>
            </w:del>
            <w:del w:id="534" w:author="咨询组" w:date="2025-10-15T14:14:58Z">
              <w:r>
                <w:rPr>
                  <w:rFonts w:ascii="仿宋" w:hAnsi="仿宋" w:eastAsia="仿宋" w:cs="仿宋"/>
                  <w:spacing w:val="-1"/>
                  <w:sz w:val="24"/>
                  <w:szCs w:val="24"/>
                  <w14:textOutline w14:w="4354" w14:cap="flat" w14:cmpd="sng">
                    <w14:solidFill>
                      <w14:srgbClr w14:val="000000"/>
                    </w14:solidFill>
                    <w14:prstDash w14:val="solid"/>
                    <w14:miter w14:val="0"/>
                  </w14:textOutline>
                </w:rPr>
                <w:delText>年</w:delText>
              </w:r>
            </w:del>
            <w:del w:id="535" w:author="咨询组" w:date="2025-10-15T14:14:58Z">
              <w:r>
                <w:rPr>
                  <w:rFonts w:ascii="Times New Roman" w:hAnsi="Times New Roman" w:eastAsia="Times New Roman" w:cs="Times New Roman"/>
                  <w:b/>
                  <w:bCs/>
                  <w:spacing w:val="-1"/>
                  <w:sz w:val="24"/>
                  <w:szCs w:val="24"/>
                </w:rPr>
                <w:delText>≤</w:delText>
              </w:r>
            </w:del>
            <w:del w:id="536" w:author="咨询组" w:date="2025-10-15T14:14:58Z">
              <w:r>
                <w:rPr>
                  <w:rFonts w:ascii="Times New Roman" w:hAnsi="Times New Roman" w:eastAsia="Times New Roman" w:cs="Times New Roman"/>
                  <w:b/>
                  <w:bCs/>
                  <w:sz w:val="24"/>
                  <w:szCs w:val="24"/>
                </w:rPr>
                <w:delText>Y</w:delText>
              </w:r>
            </w:del>
            <w:del w:id="537" w:author="咨询组" w:date="2025-10-15T14:14:58Z">
              <w:r>
                <w:rPr>
                  <w:rFonts w:ascii="仿宋" w:hAnsi="仿宋" w:eastAsia="仿宋" w:cs="仿宋"/>
                  <w:spacing w:val="-1"/>
                  <w:sz w:val="24"/>
                  <w:szCs w:val="24"/>
                  <w14:textOutline w14:w="4354" w14:cap="flat" w14:cmpd="sng">
                    <w14:solidFill>
                      <w14:srgbClr w14:val="000000"/>
                    </w14:solidFill>
                    <w14:prstDash w14:val="solid"/>
                    <w14:miter w14:val="0"/>
                  </w14:textOutline>
                </w:rPr>
                <w:delText>＜</w:delText>
              </w:r>
            </w:del>
            <w:del w:id="538" w:author="咨询组" w:date="2025-10-15T14:14:58Z">
              <w:r>
                <w:rPr>
                  <w:rFonts w:ascii="Times New Roman" w:hAnsi="Times New Roman" w:eastAsia="Times New Roman" w:cs="Times New Roman"/>
                  <w:b/>
                  <w:bCs/>
                  <w:spacing w:val="-1"/>
                  <w:sz w:val="24"/>
                  <w:szCs w:val="24"/>
                </w:rPr>
                <w:delText>30</w:delText>
              </w:r>
            </w:del>
            <w:del w:id="539" w:author="咨询组" w:date="2025-10-15T14:14:58Z">
              <w:r>
                <w:rPr>
                  <w:rFonts w:ascii="Times New Roman" w:hAnsi="Times New Roman" w:eastAsia="Times New Roman" w:cs="Times New Roman"/>
                  <w:spacing w:val="-1"/>
                  <w:sz w:val="24"/>
                  <w:szCs w:val="24"/>
                </w:rPr>
                <w:delText xml:space="preserve"> </w:delText>
              </w:r>
            </w:del>
            <w:del w:id="540" w:author="咨询组" w:date="2025-10-15T14:14:58Z">
              <w:r>
                <w:rPr>
                  <w:rFonts w:ascii="仿宋" w:hAnsi="仿宋" w:eastAsia="仿宋" w:cs="仿宋"/>
                  <w:sz w:val="24"/>
                  <w:szCs w:val="24"/>
                  <w14:textOutline w14:w="4354" w14:cap="flat" w14:cmpd="sng">
                    <w14:solidFill>
                      <w14:srgbClr w14:val="000000"/>
                    </w14:solidFill>
                    <w14:prstDash w14:val="solid"/>
                    <w14:miter w14:val="0"/>
                  </w14:textOutline>
                </w:rPr>
                <w:delText>年</w:delText>
              </w:r>
            </w:del>
          </w:p>
        </w:tc>
        <w:tc>
          <w:tcPr>
            <w:tcW w:w="1132" w:type="dxa"/>
            <w:vAlign w:val="top"/>
          </w:tcPr>
          <w:p w14:paraId="6FA66BB3">
            <w:pPr>
              <w:keepNext w:val="0"/>
              <w:keepLines w:val="0"/>
              <w:pageBreakBefore w:val="0"/>
              <w:widowControl/>
              <w:kinsoku w:val="0"/>
              <w:wordWrap/>
              <w:overflowPunct/>
              <w:topLinePunct w:val="0"/>
              <w:autoSpaceDE w:val="0"/>
              <w:autoSpaceDN w:val="0"/>
              <w:bidi w:val="0"/>
              <w:adjustRightInd w:val="0"/>
              <w:snapToGrid w:val="0"/>
              <w:spacing w:before="190" w:line="334" w:lineRule="auto"/>
              <w:ind w:left="143"/>
              <w:textAlignment w:val="baseline"/>
              <w:rPr>
                <w:del w:id="541" w:author="咨询组" w:date="2025-10-15T14:14:58Z"/>
                <w:rFonts w:ascii="仿宋" w:hAnsi="仿宋" w:eastAsia="仿宋" w:cs="仿宋"/>
                <w:sz w:val="24"/>
                <w:szCs w:val="24"/>
              </w:rPr>
            </w:pPr>
            <w:del w:id="542" w:author="咨询组" w:date="2025-10-15T14:14:58Z">
              <w:r>
                <w:rPr>
                  <w:rFonts w:ascii="Times New Roman" w:hAnsi="Times New Roman" w:eastAsia="Times New Roman" w:cs="Times New Roman"/>
                  <w:b/>
                  <w:bCs/>
                  <w:sz w:val="24"/>
                  <w:szCs w:val="24"/>
                </w:rPr>
                <w:delText>Y≥30</w:delText>
              </w:r>
            </w:del>
            <w:del w:id="543" w:author="咨询组" w:date="2025-10-15T14:14:58Z">
              <w:r>
                <w:rPr>
                  <w:rFonts w:ascii="Times New Roman" w:hAnsi="Times New Roman" w:eastAsia="Times New Roman" w:cs="Times New Roman"/>
                  <w:sz w:val="24"/>
                  <w:szCs w:val="24"/>
                </w:rPr>
                <w:delText xml:space="preserve"> </w:delText>
              </w:r>
            </w:del>
            <w:del w:id="544" w:author="咨询组" w:date="2025-10-15T14:14:58Z">
              <w:r>
                <w:rPr>
                  <w:rFonts w:ascii="仿宋" w:hAnsi="仿宋" w:eastAsia="仿宋" w:cs="仿宋"/>
                  <w:sz w:val="24"/>
                  <w:szCs w:val="24"/>
                  <w14:textOutline w14:w="4354" w14:cap="flat" w14:cmpd="sng">
                    <w14:solidFill>
                      <w14:srgbClr w14:val="000000"/>
                    </w14:solidFill>
                    <w14:prstDash w14:val="solid"/>
                    <w14:miter w14:val="0"/>
                  </w14:textOutline>
                </w:rPr>
                <w:delText>年</w:delText>
              </w:r>
            </w:del>
          </w:p>
        </w:tc>
      </w:tr>
      <w:tr w14:paraId="2C552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del w:id="545" w:author="咨询组" w:date="2025-10-15T14:14:58Z"/>
        </w:trPr>
        <w:tc>
          <w:tcPr>
            <w:tcW w:w="1904" w:type="dxa"/>
            <w:vMerge w:val="restart"/>
            <w:tcBorders>
              <w:bottom w:val="nil"/>
            </w:tcBorders>
            <w:vAlign w:val="top"/>
          </w:tcPr>
          <w:p w14:paraId="7A7D7D4E">
            <w:pPr>
              <w:keepNext w:val="0"/>
              <w:keepLines w:val="0"/>
              <w:pageBreakBefore w:val="0"/>
              <w:widowControl/>
              <w:kinsoku w:val="0"/>
              <w:wordWrap/>
              <w:overflowPunct/>
              <w:topLinePunct w:val="0"/>
              <w:autoSpaceDE w:val="0"/>
              <w:autoSpaceDN w:val="0"/>
              <w:bidi w:val="0"/>
              <w:adjustRightInd w:val="0"/>
              <w:snapToGrid w:val="0"/>
              <w:spacing w:before="241" w:line="334" w:lineRule="auto"/>
              <w:ind w:left="244" w:right="108" w:hanging="129"/>
              <w:textAlignment w:val="baseline"/>
              <w:rPr>
                <w:del w:id="546" w:author="咨询组" w:date="2025-10-15T14:14:58Z"/>
                <w:rFonts w:ascii="仿宋" w:hAnsi="仿宋" w:eastAsia="仿宋" w:cs="仿宋"/>
                <w:sz w:val="24"/>
                <w:szCs w:val="24"/>
              </w:rPr>
            </w:pPr>
            <w:del w:id="547" w:author="咨询组" w:date="2025-10-15T14:14:58Z">
              <w:r>
                <w:rPr>
                  <w:rFonts w:ascii="仿宋" w:hAnsi="仿宋" w:eastAsia="仿宋" w:cs="仿宋"/>
                  <w:spacing w:val="-1"/>
                  <w:sz w:val="24"/>
                  <w:szCs w:val="24"/>
                </w:rPr>
                <w:delText>基本工资、技</w:delText>
              </w:r>
            </w:del>
            <w:del w:id="548" w:author="咨询组" w:date="2025-10-15T14:14:58Z">
              <w:r>
                <w:rPr>
                  <w:rFonts w:ascii="仿宋" w:hAnsi="仿宋" w:eastAsia="仿宋" w:cs="仿宋"/>
                  <w:sz w:val="24"/>
                  <w:szCs w:val="24"/>
                </w:rPr>
                <w:delText xml:space="preserve">能 </w:delText>
              </w:r>
            </w:del>
            <w:del w:id="549" w:author="咨询组" w:date="2025-10-15T14:14:58Z">
              <w:r>
                <w:rPr>
                  <w:rFonts w:ascii="仿宋" w:hAnsi="仿宋" w:eastAsia="仿宋" w:cs="仿宋"/>
                  <w:spacing w:val="-3"/>
                  <w:sz w:val="24"/>
                  <w:szCs w:val="24"/>
                </w:rPr>
                <w:delText>工</w:delText>
              </w:r>
            </w:del>
            <w:del w:id="550" w:author="咨询组" w:date="2025-10-15T14:14:58Z">
              <w:r>
                <w:rPr>
                  <w:rFonts w:ascii="仿宋" w:hAnsi="仿宋" w:eastAsia="仿宋" w:cs="仿宋"/>
                  <w:spacing w:val="-2"/>
                  <w:sz w:val="24"/>
                  <w:szCs w:val="24"/>
                </w:rPr>
                <w:delText>资发放比例</w:delText>
              </w:r>
            </w:del>
          </w:p>
        </w:tc>
        <w:tc>
          <w:tcPr>
            <w:tcW w:w="1214" w:type="dxa"/>
            <w:vAlign w:val="top"/>
          </w:tcPr>
          <w:p w14:paraId="23BA6F85">
            <w:pPr>
              <w:keepNext w:val="0"/>
              <w:keepLines w:val="0"/>
              <w:pageBreakBefore w:val="0"/>
              <w:widowControl/>
              <w:kinsoku w:val="0"/>
              <w:wordWrap/>
              <w:overflowPunct/>
              <w:topLinePunct w:val="0"/>
              <w:autoSpaceDE w:val="0"/>
              <w:autoSpaceDN w:val="0"/>
              <w:bidi w:val="0"/>
              <w:adjustRightInd w:val="0"/>
              <w:snapToGrid w:val="0"/>
              <w:spacing w:before="79" w:line="334" w:lineRule="auto"/>
              <w:ind w:left="127"/>
              <w:textAlignment w:val="baseline"/>
              <w:rPr>
                <w:del w:id="551" w:author="咨询组" w:date="2025-10-15T14:14:58Z"/>
                <w:rFonts w:ascii="仿宋" w:hAnsi="仿宋" w:eastAsia="仿宋" w:cs="仿宋"/>
                <w:sz w:val="24"/>
                <w:szCs w:val="24"/>
              </w:rPr>
            </w:pPr>
            <w:del w:id="552" w:author="咨询组" w:date="2025-10-15T14:14:58Z">
              <w:r>
                <w:rPr>
                  <w:rFonts w:ascii="Times New Roman" w:hAnsi="Times New Roman" w:eastAsia="Times New Roman" w:cs="Times New Roman"/>
                  <w:spacing w:val="-1"/>
                  <w:sz w:val="24"/>
                  <w:szCs w:val="24"/>
                </w:rPr>
                <w:delText>X</w:delText>
              </w:r>
            </w:del>
            <w:del w:id="553" w:author="咨询组" w:date="2025-10-15T14:14:58Z">
              <w:r>
                <w:rPr>
                  <w:rFonts w:ascii="Times New Roman" w:hAnsi="Times New Roman" w:eastAsia="Times New Roman" w:cs="Times New Roman"/>
                  <w:spacing w:val="-2"/>
                  <w:sz w:val="24"/>
                  <w:szCs w:val="24"/>
                </w:rPr>
                <w:delText>≤6</w:delText>
              </w:r>
            </w:del>
            <w:del w:id="554" w:author="咨询组" w:date="2025-10-15T14:14:58Z">
              <w:r>
                <w:rPr>
                  <w:rFonts w:ascii="Times New Roman" w:hAnsi="Times New Roman" w:eastAsia="Times New Roman" w:cs="Times New Roman"/>
                  <w:spacing w:val="-1"/>
                  <w:sz w:val="24"/>
                  <w:szCs w:val="24"/>
                </w:rPr>
                <w:delText xml:space="preserve"> </w:delText>
              </w:r>
            </w:del>
            <w:del w:id="555" w:author="咨询组" w:date="2025-10-15T14:14:58Z">
              <w:r>
                <w:rPr>
                  <w:rFonts w:ascii="仿宋" w:hAnsi="仿宋" w:eastAsia="仿宋" w:cs="仿宋"/>
                  <w:spacing w:val="-1"/>
                  <w:sz w:val="24"/>
                  <w:szCs w:val="24"/>
                </w:rPr>
                <w:delText>个月</w:delText>
              </w:r>
            </w:del>
          </w:p>
        </w:tc>
        <w:tc>
          <w:tcPr>
            <w:tcW w:w="1135" w:type="dxa"/>
            <w:vAlign w:val="top"/>
          </w:tcPr>
          <w:p w14:paraId="05D8E090">
            <w:pPr>
              <w:keepNext w:val="0"/>
              <w:keepLines w:val="0"/>
              <w:pageBreakBefore w:val="0"/>
              <w:widowControl/>
              <w:kinsoku w:val="0"/>
              <w:wordWrap/>
              <w:overflowPunct/>
              <w:topLinePunct w:val="0"/>
              <w:autoSpaceDE w:val="0"/>
              <w:autoSpaceDN w:val="0"/>
              <w:bidi w:val="0"/>
              <w:adjustRightInd w:val="0"/>
              <w:snapToGrid w:val="0"/>
              <w:spacing w:before="123" w:line="334" w:lineRule="auto"/>
              <w:ind w:left="354"/>
              <w:textAlignment w:val="baseline"/>
              <w:rPr>
                <w:del w:id="556" w:author="咨询组" w:date="2025-10-15T14:14:58Z"/>
                <w:rFonts w:ascii="Times New Roman" w:hAnsi="Times New Roman" w:eastAsia="Times New Roman" w:cs="Times New Roman"/>
                <w:sz w:val="24"/>
                <w:szCs w:val="24"/>
              </w:rPr>
            </w:pPr>
            <w:del w:id="557" w:author="咨询组" w:date="2025-10-15T14:14:58Z">
              <w:r>
                <w:rPr>
                  <w:rFonts w:ascii="Times New Roman" w:hAnsi="Times New Roman" w:eastAsia="Times New Roman" w:cs="Times New Roman"/>
                  <w:spacing w:val="-3"/>
                  <w:sz w:val="24"/>
                  <w:szCs w:val="24"/>
                </w:rPr>
                <w:delText>5</w:delText>
              </w:r>
            </w:del>
            <w:del w:id="558" w:author="咨询组" w:date="2025-10-15T14:14:58Z">
              <w:r>
                <w:rPr>
                  <w:rFonts w:ascii="Times New Roman" w:hAnsi="Times New Roman" w:eastAsia="Times New Roman" w:cs="Times New Roman"/>
                  <w:spacing w:val="-2"/>
                  <w:sz w:val="24"/>
                  <w:szCs w:val="24"/>
                </w:rPr>
                <w:delText>0%</w:delText>
              </w:r>
            </w:del>
          </w:p>
        </w:tc>
        <w:tc>
          <w:tcPr>
            <w:tcW w:w="1840" w:type="dxa"/>
            <w:vAlign w:val="top"/>
          </w:tcPr>
          <w:p w14:paraId="7129D842">
            <w:pPr>
              <w:keepNext w:val="0"/>
              <w:keepLines w:val="0"/>
              <w:pageBreakBefore w:val="0"/>
              <w:widowControl/>
              <w:kinsoku w:val="0"/>
              <w:wordWrap/>
              <w:overflowPunct/>
              <w:topLinePunct w:val="0"/>
              <w:autoSpaceDE w:val="0"/>
              <w:autoSpaceDN w:val="0"/>
              <w:bidi w:val="0"/>
              <w:adjustRightInd w:val="0"/>
              <w:snapToGrid w:val="0"/>
              <w:spacing w:before="123" w:line="334" w:lineRule="auto"/>
              <w:ind w:left="706"/>
              <w:textAlignment w:val="baseline"/>
              <w:rPr>
                <w:del w:id="559" w:author="咨询组" w:date="2025-10-15T14:14:58Z"/>
                <w:rFonts w:ascii="Times New Roman" w:hAnsi="Times New Roman" w:eastAsia="Times New Roman" w:cs="Times New Roman"/>
                <w:sz w:val="24"/>
                <w:szCs w:val="24"/>
              </w:rPr>
            </w:pPr>
            <w:del w:id="560" w:author="咨询组" w:date="2025-10-15T14:14:58Z">
              <w:r>
                <w:rPr>
                  <w:rFonts w:ascii="Times New Roman" w:hAnsi="Times New Roman" w:eastAsia="Times New Roman" w:cs="Times New Roman"/>
                  <w:spacing w:val="-2"/>
                  <w:sz w:val="24"/>
                  <w:szCs w:val="24"/>
                </w:rPr>
                <w:delText>60%</w:delText>
              </w:r>
            </w:del>
          </w:p>
        </w:tc>
        <w:tc>
          <w:tcPr>
            <w:tcW w:w="1843" w:type="dxa"/>
            <w:vAlign w:val="top"/>
          </w:tcPr>
          <w:p w14:paraId="7B180E71">
            <w:pPr>
              <w:keepNext w:val="0"/>
              <w:keepLines w:val="0"/>
              <w:pageBreakBefore w:val="0"/>
              <w:widowControl/>
              <w:kinsoku w:val="0"/>
              <w:wordWrap/>
              <w:overflowPunct/>
              <w:topLinePunct w:val="0"/>
              <w:autoSpaceDE w:val="0"/>
              <w:autoSpaceDN w:val="0"/>
              <w:bidi w:val="0"/>
              <w:adjustRightInd w:val="0"/>
              <w:snapToGrid w:val="0"/>
              <w:spacing w:before="123" w:line="334" w:lineRule="auto"/>
              <w:ind w:left="708"/>
              <w:textAlignment w:val="baseline"/>
              <w:rPr>
                <w:del w:id="561" w:author="咨询组" w:date="2025-10-15T14:14:58Z"/>
                <w:rFonts w:ascii="Times New Roman" w:hAnsi="Times New Roman" w:eastAsia="Times New Roman" w:cs="Times New Roman"/>
                <w:sz w:val="24"/>
                <w:szCs w:val="24"/>
              </w:rPr>
            </w:pPr>
            <w:del w:id="562" w:author="咨询组" w:date="2025-10-15T14:14:58Z">
              <w:r>
                <w:rPr>
                  <w:rFonts w:ascii="Times New Roman" w:hAnsi="Times New Roman" w:eastAsia="Times New Roman" w:cs="Times New Roman"/>
                  <w:spacing w:val="-2"/>
                  <w:sz w:val="24"/>
                  <w:szCs w:val="24"/>
                </w:rPr>
                <w:delText>70</w:delText>
              </w:r>
            </w:del>
            <w:del w:id="563" w:author="咨询组" w:date="2025-10-15T14:14:58Z">
              <w:r>
                <w:rPr>
                  <w:rFonts w:ascii="Times New Roman" w:hAnsi="Times New Roman" w:eastAsia="Times New Roman" w:cs="Times New Roman"/>
                  <w:spacing w:val="-1"/>
                  <w:sz w:val="24"/>
                  <w:szCs w:val="24"/>
                </w:rPr>
                <w:delText>%</w:delText>
              </w:r>
            </w:del>
          </w:p>
        </w:tc>
        <w:tc>
          <w:tcPr>
            <w:tcW w:w="1132" w:type="dxa"/>
            <w:vAlign w:val="top"/>
          </w:tcPr>
          <w:p w14:paraId="2A008A45">
            <w:pPr>
              <w:keepNext w:val="0"/>
              <w:keepLines w:val="0"/>
              <w:pageBreakBefore w:val="0"/>
              <w:widowControl/>
              <w:kinsoku w:val="0"/>
              <w:wordWrap/>
              <w:overflowPunct/>
              <w:topLinePunct w:val="0"/>
              <w:autoSpaceDE w:val="0"/>
              <w:autoSpaceDN w:val="0"/>
              <w:bidi w:val="0"/>
              <w:adjustRightInd w:val="0"/>
              <w:snapToGrid w:val="0"/>
              <w:spacing w:before="123" w:line="334" w:lineRule="auto"/>
              <w:ind w:left="355"/>
              <w:textAlignment w:val="baseline"/>
              <w:rPr>
                <w:del w:id="564" w:author="咨询组" w:date="2025-10-15T14:14:58Z"/>
                <w:rFonts w:ascii="Times New Roman" w:hAnsi="Times New Roman" w:eastAsia="Times New Roman" w:cs="Times New Roman"/>
                <w:sz w:val="24"/>
                <w:szCs w:val="24"/>
              </w:rPr>
            </w:pPr>
            <w:del w:id="565" w:author="咨询组" w:date="2025-10-15T14:14:58Z">
              <w:r>
                <w:rPr>
                  <w:rFonts w:ascii="Times New Roman" w:hAnsi="Times New Roman" w:eastAsia="Times New Roman" w:cs="Times New Roman"/>
                  <w:spacing w:val="-4"/>
                  <w:sz w:val="24"/>
                  <w:szCs w:val="24"/>
                </w:rPr>
                <w:delText>8</w:delText>
              </w:r>
            </w:del>
            <w:del w:id="566" w:author="咨询组" w:date="2025-10-15T14:14:58Z">
              <w:r>
                <w:rPr>
                  <w:rFonts w:ascii="Times New Roman" w:hAnsi="Times New Roman" w:eastAsia="Times New Roman" w:cs="Times New Roman"/>
                  <w:spacing w:val="-2"/>
                  <w:sz w:val="24"/>
                  <w:szCs w:val="24"/>
                </w:rPr>
                <w:delText>0%</w:delText>
              </w:r>
            </w:del>
          </w:p>
        </w:tc>
      </w:tr>
      <w:tr w14:paraId="5D2686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del w:id="567" w:author="咨询组" w:date="2025-10-15T14:14:58Z"/>
        </w:trPr>
        <w:tc>
          <w:tcPr>
            <w:tcW w:w="1904" w:type="dxa"/>
            <w:vMerge w:val="continue"/>
            <w:tcBorders>
              <w:top w:val="nil"/>
            </w:tcBorders>
            <w:vAlign w:val="top"/>
          </w:tcPr>
          <w:p w14:paraId="7E114ED1">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del w:id="568" w:author="咨询组" w:date="2025-10-15T14:14:58Z"/>
                <w:rFonts w:ascii="Arial"/>
                <w:sz w:val="21"/>
              </w:rPr>
            </w:pPr>
          </w:p>
        </w:tc>
        <w:tc>
          <w:tcPr>
            <w:tcW w:w="1214" w:type="dxa"/>
            <w:vAlign w:val="top"/>
          </w:tcPr>
          <w:p w14:paraId="104E1F24">
            <w:pPr>
              <w:keepNext w:val="0"/>
              <w:keepLines w:val="0"/>
              <w:pageBreakBefore w:val="0"/>
              <w:widowControl/>
              <w:kinsoku w:val="0"/>
              <w:wordWrap/>
              <w:overflowPunct/>
              <w:topLinePunct w:val="0"/>
              <w:autoSpaceDE w:val="0"/>
              <w:autoSpaceDN w:val="0"/>
              <w:bidi w:val="0"/>
              <w:adjustRightInd w:val="0"/>
              <w:snapToGrid w:val="0"/>
              <w:spacing w:before="38" w:line="334" w:lineRule="auto"/>
              <w:ind w:left="505" w:right="194" w:hanging="310"/>
              <w:textAlignment w:val="baseline"/>
              <w:rPr>
                <w:del w:id="569" w:author="咨询组" w:date="2025-10-15T14:14:58Z"/>
                <w:rFonts w:ascii="仿宋" w:hAnsi="仿宋" w:eastAsia="仿宋" w:cs="仿宋"/>
                <w:sz w:val="24"/>
                <w:szCs w:val="24"/>
              </w:rPr>
            </w:pPr>
            <w:del w:id="570" w:author="咨询组" w:date="2025-10-15T14:14:58Z">
              <w:r>
                <w:rPr>
                  <w:rFonts w:ascii="Times New Roman" w:hAnsi="Times New Roman" w:eastAsia="Times New Roman" w:cs="Times New Roman"/>
                  <w:spacing w:val="-2"/>
                  <w:sz w:val="24"/>
                  <w:szCs w:val="24"/>
                </w:rPr>
                <w:delText>X</w:delText>
              </w:r>
            </w:del>
            <w:del w:id="571" w:author="咨询组" w:date="2025-10-15T14:14:58Z">
              <w:r>
                <w:rPr>
                  <w:rFonts w:ascii="仿宋" w:hAnsi="仿宋" w:eastAsia="仿宋" w:cs="仿宋"/>
                  <w:spacing w:val="-4"/>
                  <w:sz w:val="24"/>
                  <w:szCs w:val="24"/>
                </w:rPr>
                <w:delText>＞</w:delText>
              </w:r>
            </w:del>
            <w:del w:id="572" w:author="咨询组" w:date="2025-10-15T14:14:58Z">
              <w:r>
                <w:rPr>
                  <w:rFonts w:ascii="Times New Roman" w:hAnsi="Times New Roman" w:eastAsia="Times New Roman" w:cs="Times New Roman"/>
                  <w:spacing w:val="-4"/>
                  <w:sz w:val="24"/>
                  <w:szCs w:val="24"/>
                </w:rPr>
                <w:delText>6</w:delText>
              </w:r>
            </w:del>
            <w:del w:id="573" w:author="咨询组" w:date="2025-10-15T14:14:58Z">
              <w:r>
                <w:rPr>
                  <w:rFonts w:ascii="Times New Roman" w:hAnsi="Times New Roman" w:eastAsia="Times New Roman" w:cs="Times New Roman"/>
                  <w:spacing w:val="-2"/>
                  <w:sz w:val="24"/>
                  <w:szCs w:val="24"/>
                </w:rPr>
                <w:delText xml:space="preserve"> </w:delText>
              </w:r>
            </w:del>
            <w:del w:id="574" w:author="咨询组" w:date="2025-10-15T14:14:58Z">
              <w:r>
                <w:rPr>
                  <w:rFonts w:ascii="仿宋" w:hAnsi="仿宋" w:eastAsia="仿宋" w:cs="仿宋"/>
                  <w:spacing w:val="-2"/>
                  <w:sz w:val="24"/>
                  <w:szCs w:val="24"/>
                </w:rPr>
                <w:delText>个</w:delText>
              </w:r>
            </w:del>
            <w:del w:id="575" w:author="咨询组" w:date="2025-10-15T14:14:58Z">
              <w:r>
                <w:rPr>
                  <w:rFonts w:ascii="仿宋" w:hAnsi="仿宋" w:eastAsia="仿宋" w:cs="仿宋"/>
                  <w:sz w:val="24"/>
                  <w:szCs w:val="24"/>
                </w:rPr>
                <w:delText xml:space="preserve"> 月</w:delText>
              </w:r>
            </w:del>
          </w:p>
        </w:tc>
        <w:tc>
          <w:tcPr>
            <w:tcW w:w="1135" w:type="dxa"/>
            <w:vAlign w:val="top"/>
          </w:tcPr>
          <w:p w14:paraId="14C9F90A">
            <w:pPr>
              <w:keepNext w:val="0"/>
              <w:keepLines w:val="0"/>
              <w:pageBreakBefore w:val="0"/>
              <w:widowControl/>
              <w:kinsoku w:val="0"/>
              <w:wordWrap/>
              <w:overflowPunct/>
              <w:topLinePunct w:val="0"/>
              <w:autoSpaceDE w:val="0"/>
              <w:autoSpaceDN w:val="0"/>
              <w:bidi w:val="0"/>
              <w:adjustRightInd w:val="0"/>
              <w:snapToGrid w:val="0"/>
              <w:spacing w:before="236" w:line="334" w:lineRule="auto"/>
              <w:ind w:left="346"/>
              <w:textAlignment w:val="baseline"/>
              <w:rPr>
                <w:del w:id="576" w:author="咨询组" w:date="2025-10-15T14:14:58Z"/>
                <w:rFonts w:ascii="Times New Roman" w:hAnsi="Times New Roman" w:eastAsia="Times New Roman" w:cs="Times New Roman"/>
                <w:sz w:val="24"/>
                <w:szCs w:val="24"/>
              </w:rPr>
            </w:pPr>
            <w:del w:id="577" w:author="咨询组" w:date="2025-10-15T14:14:58Z">
              <w:r>
                <w:rPr>
                  <w:rFonts w:ascii="Times New Roman" w:hAnsi="Times New Roman" w:eastAsia="Times New Roman" w:cs="Times New Roman"/>
                  <w:spacing w:val="-1"/>
                  <w:sz w:val="24"/>
                  <w:szCs w:val="24"/>
                </w:rPr>
                <w:delText>40%</w:delText>
              </w:r>
            </w:del>
          </w:p>
        </w:tc>
        <w:tc>
          <w:tcPr>
            <w:tcW w:w="1840" w:type="dxa"/>
            <w:vAlign w:val="top"/>
          </w:tcPr>
          <w:p w14:paraId="09D607CD">
            <w:pPr>
              <w:keepNext w:val="0"/>
              <w:keepLines w:val="0"/>
              <w:pageBreakBefore w:val="0"/>
              <w:widowControl/>
              <w:kinsoku w:val="0"/>
              <w:wordWrap/>
              <w:overflowPunct/>
              <w:topLinePunct w:val="0"/>
              <w:autoSpaceDE w:val="0"/>
              <w:autoSpaceDN w:val="0"/>
              <w:bidi w:val="0"/>
              <w:adjustRightInd w:val="0"/>
              <w:snapToGrid w:val="0"/>
              <w:spacing w:before="236" w:line="334" w:lineRule="auto"/>
              <w:ind w:left="707"/>
              <w:textAlignment w:val="baseline"/>
              <w:rPr>
                <w:del w:id="578" w:author="咨询组" w:date="2025-10-15T14:14:58Z"/>
                <w:rFonts w:ascii="Times New Roman" w:hAnsi="Times New Roman" w:eastAsia="Times New Roman" w:cs="Times New Roman"/>
                <w:sz w:val="24"/>
                <w:szCs w:val="24"/>
              </w:rPr>
            </w:pPr>
            <w:del w:id="579" w:author="咨询组" w:date="2025-10-15T14:14:58Z">
              <w:r>
                <w:rPr>
                  <w:rFonts w:ascii="Times New Roman" w:hAnsi="Times New Roman" w:eastAsia="Times New Roman" w:cs="Times New Roman"/>
                  <w:spacing w:val="-3"/>
                  <w:sz w:val="24"/>
                  <w:szCs w:val="24"/>
                </w:rPr>
                <w:delText>5</w:delText>
              </w:r>
            </w:del>
            <w:del w:id="580" w:author="咨询组" w:date="2025-10-15T14:14:58Z">
              <w:r>
                <w:rPr>
                  <w:rFonts w:ascii="Times New Roman" w:hAnsi="Times New Roman" w:eastAsia="Times New Roman" w:cs="Times New Roman"/>
                  <w:spacing w:val="-2"/>
                  <w:sz w:val="24"/>
                  <w:szCs w:val="24"/>
                </w:rPr>
                <w:delText>0%</w:delText>
              </w:r>
            </w:del>
          </w:p>
        </w:tc>
        <w:tc>
          <w:tcPr>
            <w:tcW w:w="1843" w:type="dxa"/>
            <w:vAlign w:val="top"/>
          </w:tcPr>
          <w:p w14:paraId="0AFC8613">
            <w:pPr>
              <w:keepNext w:val="0"/>
              <w:keepLines w:val="0"/>
              <w:pageBreakBefore w:val="0"/>
              <w:widowControl/>
              <w:kinsoku w:val="0"/>
              <w:wordWrap/>
              <w:overflowPunct/>
              <w:topLinePunct w:val="0"/>
              <w:autoSpaceDE w:val="0"/>
              <w:autoSpaceDN w:val="0"/>
              <w:bidi w:val="0"/>
              <w:adjustRightInd w:val="0"/>
              <w:snapToGrid w:val="0"/>
              <w:spacing w:before="236" w:line="334" w:lineRule="auto"/>
              <w:ind w:left="710"/>
              <w:textAlignment w:val="baseline"/>
              <w:rPr>
                <w:del w:id="581" w:author="咨询组" w:date="2025-10-15T14:14:58Z"/>
                <w:rFonts w:ascii="Times New Roman" w:hAnsi="Times New Roman" w:eastAsia="Times New Roman" w:cs="Times New Roman"/>
                <w:sz w:val="24"/>
                <w:szCs w:val="24"/>
              </w:rPr>
            </w:pPr>
            <w:del w:id="582" w:author="咨询组" w:date="2025-10-15T14:14:58Z">
              <w:r>
                <w:rPr>
                  <w:rFonts w:ascii="Times New Roman" w:hAnsi="Times New Roman" w:eastAsia="Times New Roman" w:cs="Times New Roman"/>
                  <w:spacing w:val="-2"/>
                  <w:sz w:val="24"/>
                  <w:szCs w:val="24"/>
                </w:rPr>
                <w:delText>60%</w:delText>
              </w:r>
            </w:del>
          </w:p>
        </w:tc>
        <w:tc>
          <w:tcPr>
            <w:tcW w:w="1132" w:type="dxa"/>
            <w:vAlign w:val="top"/>
          </w:tcPr>
          <w:p w14:paraId="05E527D0">
            <w:pPr>
              <w:keepNext w:val="0"/>
              <w:keepLines w:val="0"/>
              <w:pageBreakBefore w:val="0"/>
              <w:widowControl/>
              <w:kinsoku w:val="0"/>
              <w:wordWrap/>
              <w:overflowPunct/>
              <w:topLinePunct w:val="0"/>
              <w:autoSpaceDE w:val="0"/>
              <w:autoSpaceDN w:val="0"/>
              <w:bidi w:val="0"/>
              <w:adjustRightInd w:val="0"/>
              <w:snapToGrid w:val="0"/>
              <w:spacing w:before="236" w:line="334" w:lineRule="auto"/>
              <w:ind w:left="349"/>
              <w:textAlignment w:val="baseline"/>
              <w:rPr>
                <w:del w:id="583" w:author="咨询组" w:date="2025-10-15T14:14:58Z"/>
                <w:rFonts w:ascii="Times New Roman" w:hAnsi="Times New Roman" w:eastAsia="Times New Roman" w:cs="Times New Roman"/>
                <w:sz w:val="24"/>
                <w:szCs w:val="24"/>
              </w:rPr>
            </w:pPr>
            <w:del w:id="584" w:author="咨询组" w:date="2025-10-15T14:14:58Z">
              <w:r>
                <w:rPr>
                  <w:rFonts w:ascii="Times New Roman" w:hAnsi="Times New Roman" w:eastAsia="Times New Roman" w:cs="Times New Roman"/>
                  <w:spacing w:val="-2"/>
                  <w:sz w:val="24"/>
                  <w:szCs w:val="24"/>
                </w:rPr>
                <w:delText>70</w:delText>
              </w:r>
            </w:del>
            <w:del w:id="585" w:author="咨询组" w:date="2025-10-15T14:14:58Z">
              <w:r>
                <w:rPr>
                  <w:rFonts w:ascii="Times New Roman" w:hAnsi="Times New Roman" w:eastAsia="Times New Roman" w:cs="Times New Roman"/>
                  <w:spacing w:val="-1"/>
                  <w:sz w:val="24"/>
                  <w:szCs w:val="24"/>
                </w:rPr>
                <w:delText>%</w:delText>
              </w:r>
            </w:del>
          </w:p>
        </w:tc>
      </w:tr>
      <w:tr w14:paraId="376930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ins w:id="586" w:author="咨询组" w:date="2025-10-15T14:28:43Z"/>
        </w:trPr>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66AF2CB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587" w:author="咨询组" w:date="2025-10-15T14:28:43Z"/>
                <w:rFonts w:hint="eastAsia" w:ascii="仿宋" w:hAnsi="仿宋" w:eastAsia="仿宋" w:cs="仿宋"/>
                <w:b/>
                <w:bCs/>
                <w:color w:val="FF0000"/>
                <w:spacing w:val="-1"/>
                <w:sz w:val="24"/>
                <w:szCs w:val="24"/>
              </w:rPr>
            </w:pPr>
            <w:ins w:id="588" w:author="咨询组" w:date="2025-10-15T14:28:43Z">
              <w:r>
                <w:rPr>
                  <w:rFonts w:hint="eastAsia" w:ascii="仿宋" w:hAnsi="仿宋" w:eastAsia="仿宋" w:cs="仿宋"/>
                  <w:b/>
                  <w:bCs/>
                  <w:color w:val="FF0000"/>
                  <w:spacing w:val="-1"/>
                  <w:sz w:val="24"/>
                  <w:szCs w:val="24"/>
                </w:rPr>
                <w:t>病假期间</w:t>
              </w:r>
            </w:ins>
          </w:p>
          <w:p w14:paraId="679447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589" w:author="咨询组" w:date="2025-10-15T14:28:43Z"/>
                <w:rFonts w:hint="eastAsia" w:ascii="仿宋" w:hAnsi="仿宋" w:eastAsia="仿宋" w:cs="仿宋"/>
                <w:b/>
                <w:bCs/>
                <w:color w:val="FF0000"/>
                <w:spacing w:val="-1"/>
                <w:sz w:val="24"/>
                <w:szCs w:val="24"/>
              </w:rPr>
            </w:pPr>
            <w:ins w:id="590" w:author="咨询组" w:date="2025-10-15T14:28:43Z">
              <w:r>
                <w:rPr>
                  <w:rFonts w:hint="eastAsia" w:ascii="仿宋" w:hAnsi="仿宋" w:eastAsia="仿宋" w:cs="仿宋"/>
                  <w:b/>
                  <w:bCs/>
                  <w:color w:val="FF0000"/>
                  <w:spacing w:val="-1"/>
                  <w:sz w:val="24"/>
                  <w:szCs w:val="24"/>
                </w:rPr>
                <w:t>发放规则</w:t>
              </w:r>
            </w:ins>
          </w:p>
        </w:tc>
        <w:tc>
          <w:tcPr>
            <w:tcW w:w="1214" w:type="dxa"/>
            <w:tcBorders>
              <w:left w:val="single" w:color="auto" w:sz="4" w:space="0"/>
            </w:tcBorders>
            <w:shd w:val="clear" w:color="auto" w:fill="auto"/>
            <w:vAlign w:val="center"/>
          </w:tcPr>
          <w:p w14:paraId="4A94758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591" w:author="咨询组" w:date="2025-10-15T14:28:43Z"/>
                <w:rFonts w:hint="eastAsia" w:ascii="仿宋" w:hAnsi="仿宋" w:eastAsia="仿宋" w:cs="仿宋"/>
                <w:b/>
                <w:bCs/>
                <w:color w:val="FF0000"/>
                <w:spacing w:val="-2"/>
                <w:sz w:val="24"/>
                <w:szCs w:val="24"/>
              </w:rPr>
            </w:pPr>
            <w:ins w:id="592" w:author="咨询组" w:date="2025-10-15T14:28:43Z">
              <w:r>
                <w:rPr>
                  <w:rFonts w:hint="eastAsia" w:ascii="仿宋" w:hAnsi="仿宋" w:eastAsia="仿宋" w:cs="仿宋"/>
                  <w:b/>
                  <w:bCs/>
                  <w:color w:val="FF0000"/>
                  <w:spacing w:val="-2"/>
                  <w:sz w:val="24"/>
                  <w:szCs w:val="24"/>
                </w:rPr>
                <w:t>医疗期</w:t>
              </w:r>
            </w:ins>
          </w:p>
          <w:p w14:paraId="7416621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593" w:author="咨询组" w:date="2025-10-15T14:28:43Z"/>
                <w:rFonts w:hint="eastAsia" w:ascii="仿宋" w:hAnsi="仿宋" w:eastAsia="仿宋" w:cs="仿宋"/>
                <w:b/>
                <w:bCs/>
                <w:color w:val="FF0000"/>
                <w:spacing w:val="-2"/>
                <w:sz w:val="24"/>
                <w:szCs w:val="24"/>
                <w:lang w:eastAsia="zh-CN"/>
              </w:rPr>
            </w:pPr>
            <w:ins w:id="594" w:author="咨询组" w:date="2025-10-15T14:28:43Z">
              <w:r>
                <w:rPr>
                  <w:rFonts w:hint="eastAsia" w:ascii="仿宋" w:hAnsi="仿宋" w:eastAsia="仿宋" w:cs="仿宋"/>
                  <w:b/>
                  <w:bCs/>
                  <w:color w:val="FF0000"/>
                  <w:spacing w:val="-2"/>
                  <w:sz w:val="24"/>
                  <w:szCs w:val="24"/>
                  <w:lang w:eastAsia="zh-CN"/>
                </w:rPr>
                <w:t>（</w:t>
              </w:r>
            </w:ins>
            <w:ins w:id="595" w:author="咨询组" w:date="2025-10-15T14:28:43Z">
              <w:r>
                <w:rPr>
                  <w:rFonts w:hint="eastAsia" w:ascii="仿宋" w:hAnsi="仿宋" w:eastAsia="仿宋" w:cs="仿宋"/>
                  <w:b/>
                  <w:bCs/>
                  <w:color w:val="FF0000"/>
                  <w:spacing w:val="-2"/>
                  <w:sz w:val="24"/>
                  <w:szCs w:val="24"/>
                </w:rPr>
                <w:t>X</w:t>
              </w:r>
            </w:ins>
            <w:ins w:id="596" w:author="咨询组" w:date="2025-10-15T14:28:43Z">
              <w:r>
                <w:rPr>
                  <w:rFonts w:hint="eastAsia" w:ascii="仿宋" w:hAnsi="仿宋" w:eastAsia="仿宋" w:cs="仿宋"/>
                  <w:b/>
                  <w:bCs/>
                  <w:color w:val="FF0000"/>
                  <w:spacing w:val="-2"/>
                  <w:sz w:val="24"/>
                  <w:szCs w:val="24"/>
                  <w:lang w:eastAsia="zh-CN"/>
                </w:rPr>
                <w:t>）</w:t>
              </w:r>
            </w:ins>
          </w:p>
        </w:tc>
        <w:tc>
          <w:tcPr>
            <w:tcW w:w="1135" w:type="dxa"/>
            <w:vAlign w:val="center"/>
          </w:tcPr>
          <w:p w14:paraId="5C28E39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597" w:author="咨询组" w:date="2025-10-15T14:28:43Z"/>
                <w:rFonts w:hint="default" w:ascii="仿宋" w:hAnsi="仿宋" w:eastAsia="仿宋" w:cs="仿宋"/>
                <w:b/>
                <w:bCs/>
                <w:color w:val="FF0000"/>
                <w:spacing w:val="-2"/>
                <w:sz w:val="24"/>
                <w:szCs w:val="24"/>
                <w:lang w:val="en-US" w:eastAsia="zh-CN"/>
              </w:rPr>
            </w:pPr>
            <w:ins w:id="598" w:author="咨询组" w:date="2025-10-15T14:28:43Z">
              <w:r>
                <w:rPr>
                  <w:rFonts w:hint="eastAsia" w:ascii="仿宋" w:hAnsi="仿宋" w:eastAsia="仿宋" w:cs="仿宋"/>
                  <w:b/>
                  <w:bCs/>
                  <w:color w:val="FF0000"/>
                  <w:spacing w:val="-2"/>
                  <w:sz w:val="24"/>
                  <w:szCs w:val="24"/>
                  <w:lang w:val="en-US" w:eastAsia="zh-CN"/>
                </w:rPr>
                <w:t>连续工龄＜10年</w:t>
              </w:r>
            </w:ins>
          </w:p>
        </w:tc>
        <w:tc>
          <w:tcPr>
            <w:tcW w:w="1840" w:type="dxa"/>
            <w:vAlign w:val="center"/>
          </w:tcPr>
          <w:p w14:paraId="5A5319F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599" w:author="咨询组" w:date="2025-10-15T14:28:43Z"/>
                <w:rFonts w:hint="eastAsia" w:ascii="仿宋" w:hAnsi="仿宋" w:eastAsia="仿宋" w:cs="仿宋"/>
                <w:b/>
                <w:bCs/>
                <w:color w:val="FF0000"/>
                <w:spacing w:val="-2"/>
                <w:sz w:val="24"/>
                <w:szCs w:val="24"/>
              </w:rPr>
            </w:pPr>
            <w:ins w:id="600" w:author="咨询组" w:date="2025-10-15T14:28:43Z">
              <w:r>
                <w:rPr>
                  <w:rFonts w:hint="eastAsia" w:ascii="仿宋" w:hAnsi="仿宋" w:eastAsia="仿宋" w:cs="仿宋"/>
                  <w:b/>
                  <w:bCs/>
                  <w:color w:val="FF0000"/>
                  <w:spacing w:val="-2"/>
                  <w:sz w:val="24"/>
                  <w:szCs w:val="24"/>
                </w:rPr>
                <w:t>10年≤</w:t>
              </w:r>
            </w:ins>
            <w:ins w:id="601" w:author="咨询组" w:date="2025-10-15T14:28:43Z">
              <w:r>
                <w:rPr>
                  <w:rFonts w:hint="eastAsia" w:ascii="仿宋" w:hAnsi="仿宋" w:eastAsia="仿宋" w:cs="仿宋"/>
                  <w:b/>
                  <w:bCs/>
                  <w:color w:val="FF0000"/>
                  <w:spacing w:val="-2"/>
                  <w:sz w:val="24"/>
                  <w:szCs w:val="24"/>
                  <w:lang w:val="en-US" w:eastAsia="zh-CN"/>
                </w:rPr>
                <w:t>连续工龄</w:t>
              </w:r>
            </w:ins>
            <w:ins w:id="602" w:author="咨询组" w:date="2025-10-15T14:28:43Z">
              <w:r>
                <w:rPr>
                  <w:rFonts w:hint="eastAsia" w:ascii="仿宋" w:hAnsi="仿宋" w:eastAsia="仿宋" w:cs="仿宋"/>
                  <w:b/>
                  <w:bCs/>
                  <w:color w:val="FF0000"/>
                  <w:spacing w:val="-2"/>
                  <w:sz w:val="24"/>
                  <w:szCs w:val="24"/>
                </w:rPr>
                <w:t>＜20年</w:t>
              </w:r>
            </w:ins>
          </w:p>
        </w:tc>
        <w:tc>
          <w:tcPr>
            <w:tcW w:w="1843" w:type="dxa"/>
            <w:vAlign w:val="center"/>
          </w:tcPr>
          <w:p w14:paraId="7968C42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603" w:author="咨询组" w:date="2025-10-15T14:28:43Z"/>
                <w:rFonts w:hint="eastAsia" w:ascii="仿宋" w:hAnsi="仿宋" w:eastAsia="仿宋" w:cs="仿宋"/>
                <w:b/>
                <w:bCs/>
                <w:color w:val="FF0000"/>
                <w:spacing w:val="-2"/>
                <w:sz w:val="24"/>
                <w:szCs w:val="24"/>
              </w:rPr>
            </w:pPr>
            <w:ins w:id="604" w:author="咨询组" w:date="2025-10-15T14:28:43Z">
              <w:r>
                <w:rPr>
                  <w:rFonts w:hint="eastAsia" w:ascii="仿宋" w:hAnsi="仿宋" w:eastAsia="仿宋" w:cs="仿宋"/>
                  <w:b/>
                  <w:bCs/>
                  <w:color w:val="FF0000"/>
                  <w:spacing w:val="-2"/>
                  <w:sz w:val="24"/>
                  <w:szCs w:val="24"/>
                </w:rPr>
                <w:t>20年≤</w:t>
              </w:r>
            </w:ins>
            <w:ins w:id="605" w:author="咨询组" w:date="2025-10-15T14:28:43Z">
              <w:r>
                <w:rPr>
                  <w:rFonts w:hint="eastAsia" w:ascii="仿宋" w:hAnsi="仿宋" w:eastAsia="仿宋" w:cs="仿宋"/>
                  <w:b/>
                  <w:bCs/>
                  <w:color w:val="FF0000"/>
                  <w:spacing w:val="-2"/>
                  <w:sz w:val="24"/>
                  <w:szCs w:val="24"/>
                  <w:lang w:val="en-US" w:eastAsia="zh-CN"/>
                </w:rPr>
                <w:t>连续工龄</w:t>
              </w:r>
            </w:ins>
            <w:ins w:id="606" w:author="咨询组" w:date="2025-10-15T14:28:43Z">
              <w:r>
                <w:rPr>
                  <w:rFonts w:hint="eastAsia" w:ascii="仿宋" w:hAnsi="仿宋" w:eastAsia="仿宋" w:cs="仿宋"/>
                  <w:b/>
                  <w:bCs/>
                  <w:color w:val="FF0000"/>
                  <w:spacing w:val="-2"/>
                  <w:sz w:val="24"/>
                  <w:szCs w:val="24"/>
                </w:rPr>
                <w:t>＜30年</w:t>
              </w:r>
            </w:ins>
          </w:p>
        </w:tc>
        <w:tc>
          <w:tcPr>
            <w:tcW w:w="1132" w:type="dxa"/>
            <w:vAlign w:val="center"/>
          </w:tcPr>
          <w:p w14:paraId="5786028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607" w:author="咨询组" w:date="2025-10-15T14:28:43Z"/>
                <w:rFonts w:hint="eastAsia" w:ascii="仿宋" w:hAnsi="仿宋" w:eastAsia="仿宋" w:cs="仿宋"/>
                <w:b/>
                <w:bCs/>
                <w:color w:val="FF0000"/>
                <w:spacing w:val="-2"/>
                <w:sz w:val="24"/>
                <w:szCs w:val="24"/>
              </w:rPr>
            </w:pPr>
            <w:ins w:id="608" w:author="咨询组" w:date="2025-10-15T14:28:43Z">
              <w:r>
                <w:rPr>
                  <w:rFonts w:hint="eastAsia" w:ascii="仿宋" w:hAnsi="仿宋" w:eastAsia="仿宋" w:cs="仿宋"/>
                  <w:b/>
                  <w:bCs/>
                  <w:color w:val="FF0000"/>
                  <w:spacing w:val="-2"/>
                  <w:sz w:val="24"/>
                  <w:szCs w:val="24"/>
                  <w:lang w:val="en-US" w:eastAsia="zh-CN"/>
                </w:rPr>
                <w:t>连续工龄</w:t>
              </w:r>
            </w:ins>
            <w:ins w:id="609" w:author="咨询组" w:date="2025-10-15T14:28:43Z">
              <w:r>
                <w:rPr>
                  <w:rFonts w:hint="eastAsia" w:ascii="仿宋" w:hAnsi="仿宋" w:eastAsia="仿宋" w:cs="仿宋"/>
                  <w:b/>
                  <w:bCs/>
                  <w:color w:val="FF0000"/>
                  <w:spacing w:val="-2"/>
                  <w:sz w:val="24"/>
                  <w:szCs w:val="24"/>
                </w:rPr>
                <w:t>≥30年</w:t>
              </w:r>
            </w:ins>
          </w:p>
        </w:tc>
      </w:tr>
      <w:tr w14:paraId="074D7D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ins w:id="610" w:author="咨询组" w:date="2025-10-15T14:28:43Z"/>
        </w:trPr>
        <w:tc>
          <w:tcPr>
            <w:tcW w:w="1904" w:type="dxa"/>
            <w:tcBorders>
              <w:top w:val="single" w:color="auto" w:sz="4" w:space="0"/>
              <w:left w:val="single" w:color="auto" w:sz="4" w:space="0"/>
              <w:bottom w:val="single" w:color="auto" w:sz="4" w:space="0"/>
              <w:right w:val="single" w:color="auto" w:sz="4" w:space="0"/>
            </w:tcBorders>
            <w:vAlign w:val="center"/>
          </w:tcPr>
          <w:p w14:paraId="4AE0828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611" w:author="咨询组" w:date="2025-10-15T14:28:43Z"/>
                <w:rFonts w:hint="eastAsia" w:ascii="仿宋" w:hAnsi="仿宋" w:eastAsia="仿宋" w:cs="仿宋"/>
                <w:spacing w:val="-1"/>
                <w:sz w:val="24"/>
                <w:szCs w:val="24"/>
              </w:rPr>
            </w:pPr>
            <w:ins w:id="612" w:author="咨询组" w:date="2025-10-15T14:28:43Z">
              <w:r>
                <w:rPr>
                  <w:rFonts w:hint="eastAsia" w:ascii="仿宋" w:hAnsi="仿宋" w:eastAsia="仿宋" w:cs="仿宋"/>
                  <w:spacing w:val="-1"/>
                  <w:sz w:val="24"/>
                  <w:szCs w:val="24"/>
                </w:rPr>
                <w:t>基本工资、技能工资发放比例</w:t>
              </w:r>
            </w:ins>
          </w:p>
        </w:tc>
        <w:tc>
          <w:tcPr>
            <w:tcW w:w="1214" w:type="dxa"/>
            <w:tcBorders>
              <w:left w:val="single" w:color="auto" w:sz="4" w:space="0"/>
            </w:tcBorders>
            <w:vAlign w:val="center"/>
          </w:tcPr>
          <w:p w14:paraId="05D733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613" w:author="咨询组" w:date="2025-10-15T14:28:43Z"/>
                <w:rFonts w:hint="eastAsia" w:ascii="仿宋" w:hAnsi="仿宋" w:eastAsia="仿宋" w:cs="仿宋"/>
                <w:spacing w:val="-2"/>
                <w:sz w:val="24"/>
                <w:szCs w:val="24"/>
              </w:rPr>
            </w:pPr>
            <w:ins w:id="614" w:author="咨询组" w:date="2025-10-15T14:28:43Z">
              <w:r>
                <w:rPr>
                  <w:rFonts w:hint="eastAsia" w:ascii="仿宋" w:hAnsi="仿宋" w:eastAsia="仿宋" w:cs="仿宋"/>
                  <w:spacing w:val="-1"/>
                  <w:sz w:val="24"/>
                  <w:szCs w:val="24"/>
                </w:rPr>
                <w:t>X</w:t>
              </w:r>
            </w:ins>
            <w:ins w:id="615" w:author="咨询组" w:date="2025-10-15T14:28:43Z">
              <w:r>
                <w:rPr>
                  <w:rFonts w:hint="eastAsia" w:ascii="仿宋" w:hAnsi="仿宋" w:eastAsia="仿宋" w:cs="仿宋"/>
                  <w:spacing w:val="-2"/>
                  <w:sz w:val="24"/>
                  <w:szCs w:val="24"/>
                </w:rPr>
                <w:t>≤6</w:t>
              </w:r>
            </w:ins>
            <w:ins w:id="616" w:author="咨询组" w:date="2025-10-15T14:28:43Z">
              <w:r>
                <w:rPr>
                  <w:rFonts w:hint="eastAsia" w:ascii="仿宋" w:hAnsi="仿宋" w:eastAsia="仿宋" w:cs="仿宋"/>
                  <w:spacing w:val="-1"/>
                  <w:sz w:val="24"/>
                  <w:szCs w:val="24"/>
                </w:rPr>
                <w:t>个月</w:t>
              </w:r>
            </w:ins>
          </w:p>
        </w:tc>
        <w:tc>
          <w:tcPr>
            <w:tcW w:w="1135" w:type="dxa"/>
            <w:shd w:val="clear" w:color="auto" w:fill="auto"/>
            <w:vAlign w:val="center"/>
          </w:tcPr>
          <w:p w14:paraId="29C11535">
            <w:pPr>
              <w:keepNext w:val="0"/>
              <w:keepLines w:val="0"/>
              <w:pageBreakBefore w:val="0"/>
              <w:widowControl/>
              <w:kinsoku w:val="0"/>
              <w:wordWrap/>
              <w:overflowPunct/>
              <w:topLinePunct w:val="0"/>
              <w:autoSpaceDE w:val="0"/>
              <w:autoSpaceDN w:val="0"/>
              <w:bidi w:val="0"/>
              <w:adjustRightInd w:val="0"/>
              <w:snapToGrid w:val="0"/>
              <w:spacing w:line="334" w:lineRule="auto"/>
              <w:ind w:left="0" w:leftChars="0" w:right="0" w:firstLine="0"/>
              <w:jc w:val="center"/>
              <w:textAlignment w:val="baseline"/>
              <w:rPr>
                <w:ins w:id="617" w:author="咨询组" w:date="2025-10-15T14:28:43Z"/>
                <w:rFonts w:hint="eastAsia" w:ascii="仿宋" w:hAnsi="仿宋" w:eastAsia="仿宋" w:cs="仿宋"/>
                <w:snapToGrid w:val="0"/>
                <w:color w:val="000000"/>
                <w:kern w:val="0"/>
                <w:sz w:val="24"/>
                <w:szCs w:val="24"/>
              </w:rPr>
            </w:pPr>
            <w:ins w:id="618" w:author="咨询组" w:date="2025-10-15T14:28:43Z">
              <w:r>
                <w:rPr>
                  <w:rFonts w:hint="eastAsia" w:ascii="仿宋" w:hAnsi="仿宋" w:eastAsia="仿宋" w:cs="仿宋"/>
                  <w:spacing w:val="-3"/>
                  <w:sz w:val="24"/>
                  <w:szCs w:val="24"/>
                </w:rPr>
                <w:t>5</w:t>
              </w:r>
            </w:ins>
            <w:ins w:id="619" w:author="咨询组" w:date="2025-10-15T14:28:43Z">
              <w:r>
                <w:rPr>
                  <w:rFonts w:hint="eastAsia" w:ascii="仿宋" w:hAnsi="仿宋" w:eastAsia="仿宋" w:cs="仿宋"/>
                  <w:spacing w:val="-2"/>
                  <w:sz w:val="24"/>
                  <w:szCs w:val="24"/>
                </w:rPr>
                <w:t>0%</w:t>
              </w:r>
            </w:ins>
          </w:p>
        </w:tc>
        <w:tc>
          <w:tcPr>
            <w:tcW w:w="1840" w:type="dxa"/>
            <w:shd w:val="clear" w:color="auto" w:fill="auto"/>
            <w:vAlign w:val="center"/>
          </w:tcPr>
          <w:p w14:paraId="2A433D8A">
            <w:pPr>
              <w:keepNext w:val="0"/>
              <w:keepLines w:val="0"/>
              <w:pageBreakBefore w:val="0"/>
              <w:widowControl/>
              <w:kinsoku w:val="0"/>
              <w:wordWrap/>
              <w:overflowPunct/>
              <w:topLinePunct w:val="0"/>
              <w:autoSpaceDE w:val="0"/>
              <w:autoSpaceDN w:val="0"/>
              <w:bidi w:val="0"/>
              <w:adjustRightInd w:val="0"/>
              <w:snapToGrid w:val="0"/>
              <w:spacing w:line="334" w:lineRule="auto"/>
              <w:ind w:left="0" w:leftChars="0" w:right="0" w:firstLine="0"/>
              <w:jc w:val="center"/>
              <w:textAlignment w:val="baseline"/>
              <w:rPr>
                <w:ins w:id="620" w:author="咨询组" w:date="2025-10-15T14:28:43Z"/>
                <w:rFonts w:hint="eastAsia" w:ascii="仿宋" w:hAnsi="仿宋" w:eastAsia="仿宋" w:cs="仿宋"/>
                <w:snapToGrid w:val="0"/>
                <w:color w:val="000000"/>
                <w:kern w:val="0"/>
                <w:sz w:val="24"/>
                <w:szCs w:val="24"/>
              </w:rPr>
            </w:pPr>
            <w:ins w:id="621" w:author="咨询组" w:date="2025-10-15T14:28:43Z">
              <w:r>
                <w:rPr>
                  <w:rFonts w:hint="eastAsia" w:ascii="仿宋" w:hAnsi="仿宋" w:eastAsia="仿宋" w:cs="仿宋"/>
                  <w:spacing w:val="-2"/>
                  <w:sz w:val="24"/>
                  <w:szCs w:val="24"/>
                </w:rPr>
                <w:t>60%</w:t>
              </w:r>
            </w:ins>
          </w:p>
        </w:tc>
        <w:tc>
          <w:tcPr>
            <w:tcW w:w="1843" w:type="dxa"/>
            <w:shd w:val="clear" w:color="auto" w:fill="auto"/>
            <w:vAlign w:val="center"/>
          </w:tcPr>
          <w:p w14:paraId="78D0AA04">
            <w:pPr>
              <w:keepNext w:val="0"/>
              <w:keepLines w:val="0"/>
              <w:pageBreakBefore w:val="0"/>
              <w:widowControl/>
              <w:kinsoku w:val="0"/>
              <w:wordWrap/>
              <w:overflowPunct/>
              <w:topLinePunct w:val="0"/>
              <w:autoSpaceDE w:val="0"/>
              <w:autoSpaceDN w:val="0"/>
              <w:bidi w:val="0"/>
              <w:adjustRightInd w:val="0"/>
              <w:snapToGrid w:val="0"/>
              <w:spacing w:line="334" w:lineRule="auto"/>
              <w:ind w:left="0" w:leftChars="0" w:right="0" w:firstLine="0"/>
              <w:jc w:val="center"/>
              <w:textAlignment w:val="baseline"/>
              <w:rPr>
                <w:ins w:id="622" w:author="咨询组" w:date="2025-10-15T14:28:43Z"/>
                <w:rFonts w:hint="eastAsia" w:ascii="仿宋" w:hAnsi="仿宋" w:eastAsia="仿宋" w:cs="仿宋"/>
                <w:snapToGrid w:val="0"/>
                <w:color w:val="000000"/>
                <w:kern w:val="0"/>
                <w:sz w:val="24"/>
                <w:szCs w:val="24"/>
              </w:rPr>
            </w:pPr>
            <w:ins w:id="623" w:author="咨询组" w:date="2025-10-15T14:28:43Z">
              <w:r>
                <w:rPr>
                  <w:rFonts w:hint="eastAsia" w:ascii="仿宋" w:hAnsi="仿宋" w:eastAsia="仿宋" w:cs="仿宋"/>
                  <w:spacing w:val="-2"/>
                  <w:sz w:val="24"/>
                  <w:szCs w:val="24"/>
                </w:rPr>
                <w:t>70</w:t>
              </w:r>
            </w:ins>
            <w:ins w:id="624" w:author="咨询组" w:date="2025-10-15T14:28:43Z">
              <w:r>
                <w:rPr>
                  <w:rFonts w:hint="eastAsia" w:ascii="仿宋" w:hAnsi="仿宋" w:eastAsia="仿宋" w:cs="仿宋"/>
                  <w:spacing w:val="-1"/>
                  <w:sz w:val="24"/>
                  <w:szCs w:val="24"/>
                </w:rPr>
                <w:t>%</w:t>
              </w:r>
            </w:ins>
          </w:p>
        </w:tc>
        <w:tc>
          <w:tcPr>
            <w:tcW w:w="1132" w:type="dxa"/>
            <w:shd w:val="clear" w:color="auto" w:fill="auto"/>
            <w:vAlign w:val="center"/>
          </w:tcPr>
          <w:p w14:paraId="5698E3C2">
            <w:pPr>
              <w:keepNext w:val="0"/>
              <w:keepLines w:val="0"/>
              <w:pageBreakBefore w:val="0"/>
              <w:widowControl/>
              <w:kinsoku w:val="0"/>
              <w:wordWrap/>
              <w:overflowPunct/>
              <w:topLinePunct w:val="0"/>
              <w:autoSpaceDE w:val="0"/>
              <w:autoSpaceDN w:val="0"/>
              <w:bidi w:val="0"/>
              <w:adjustRightInd w:val="0"/>
              <w:snapToGrid w:val="0"/>
              <w:spacing w:line="334" w:lineRule="auto"/>
              <w:ind w:left="0" w:leftChars="0" w:right="0" w:firstLine="0"/>
              <w:jc w:val="center"/>
              <w:textAlignment w:val="baseline"/>
              <w:rPr>
                <w:ins w:id="625" w:author="咨询组" w:date="2025-10-15T14:28:43Z"/>
                <w:rFonts w:hint="eastAsia" w:ascii="仿宋" w:hAnsi="仿宋" w:eastAsia="仿宋" w:cs="仿宋"/>
                <w:snapToGrid w:val="0"/>
                <w:color w:val="000000"/>
                <w:kern w:val="0"/>
                <w:sz w:val="24"/>
                <w:szCs w:val="24"/>
              </w:rPr>
            </w:pPr>
            <w:ins w:id="626" w:author="咨询组" w:date="2025-10-15T14:28:43Z">
              <w:r>
                <w:rPr>
                  <w:rFonts w:hint="eastAsia" w:ascii="仿宋" w:hAnsi="仿宋" w:eastAsia="仿宋" w:cs="仿宋"/>
                  <w:spacing w:val="-4"/>
                  <w:sz w:val="24"/>
                  <w:szCs w:val="24"/>
                </w:rPr>
                <w:t>8</w:t>
              </w:r>
            </w:ins>
            <w:ins w:id="627" w:author="咨询组" w:date="2025-10-15T14:28:43Z">
              <w:r>
                <w:rPr>
                  <w:rFonts w:hint="eastAsia" w:ascii="仿宋" w:hAnsi="仿宋" w:eastAsia="仿宋" w:cs="仿宋"/>
                  <w:spacing w:val="-2"/>
                  <w:sz w:val="24"/>
                  <w:szCs w:val="24"/>
                </w:rPr>
                <w:t>0%</w:t>
              </w:r>
            </w:ins>
          </w:p>
        </w:tc>
      </w:tr>
      <w:tr w14:paraId="551547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ins w:id="628" w:author="咨询组" w:date="2025-10-15T14:28:43Z"/>
        </w:trPr>
        <w:tc>
          <w:tcPr>
            <w:tcW w:w="1904" w:type="dxa"/>
            <w:tcBorders>
              <w:top w:val="single" w:color="auto" w:sz="4" w:space="0"/>
              <w:left w:val="single" w:color="auto" w:sz="4" w:space="0"/>
              <w:bottom w:val="single" w:color="auto" w:sz="4" w:space="0"/>
              <w:right w:val="single" w:color="auto" w:sz="4" w:space="0"/>
            </w:tcBorders>
            <w:vAlign w:val="center"/>
          </w:tcPr>
          <w:p w14:paraId="01BCFD5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629" w:author="咨询组" w:date="2025-10-15T14:28:43Z"/>
                <w:rFonts w:hint="eastAsia" w:ascii="仿宋" w:hAnsi="仿宋" w:eastAsia="仿宋" w:cs="仿宋"/>
                <w:spacing w:val="-1"/>
                <w:sz w:val="24"/>
                <w:szCs w:val="24"/>
              </w:rPr>
            </w:pPr>
            <w:ins w:id="630" w:author="咨询组" w:date="2025-10-15T14:28:43Z">
              <w:r>
                <w:rPr>
                  <w:rFonts w:hint="eastAsia" w:ascii="仿宋" w:hAnsi="仿宋" w:eastAsia="仿宋" w:cs="仿宋"/>
                  <w:spacing w:val="-1"/>
                  <w:sz w:val="24"/>
                  <w:szCs w:val="24"/>
                </w:rPr>
                <w:t>基本工资、技能工资发放比例</w:t>
              </w:r>
            </w:ins>
          </w:p>
        </w:tc>
        <w:tc>
          <w:tcPr>
            <w:tcW w:w="1214" w:type="dxa"/>
            <w:tcBorders>
              <w:left w:val="single" w:color="auto" w:sz="4" w:space="0"/>
            </w:tcBorders>
            <w:vAlign w:val="center"/>
          </w:tcPr>
          <w:p w14:paraId="2E0C8FF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ins w:id="631" w:author="咨询组" w:date="2025-10-15T14:28:43Z"/>
                <w:rFonts w:hint="eastAsia" w:ascii="仿宋" w:hAnsi="仿宋" w:eastAsia="仿宋" w:cs="仿宋"/>
                <w:spacing w:val="-2"/>
                <w:sz w:val="24"/>
                <w:szCs w:val="24"/>
              </w:rPr>
            </w:pPr>
            <w:ins w:id="632" w:author="咨询组" w:date="2025-10-15T14:28:43Z">
              <w:r>
                <w:rPr>
                  <w:rFonts w:hint="eastAsia" w:ascii="仿宋" w:hAnsi="仿宋" w:eastAsia="仿宋" w:cs="仿宋"/>
                  <w:spacing w:val="-2"/>
                  <w:sz w:val="24"/>
                  <w:szCs w:val="24"/>
                </w:rPr>
                <w:t>X</w:t>
              </w:r>
            </w:ins>
            <w:ins w:id="633" w:author="咨询组" w:date="2025-10-15T14:28:43Z">
              <w:r>
                <w:rPr>
                  <w:rFonts w:hint="eastAsia" w:ascii="仿宋" w:hAnsi="仿宋" w:eastAsia="仿宋" w:cs="仿宋"/>
                  <w:spacing w:val="-4"/>
                  <w:sz w:val="24"/>
                  <w:szCs w:val="24"/>
                </w:rPr>
                <w:t>＞6</w:t>
              </w:r>
            </w:ins>
            <w:ins w:id="634" w:author="咨询组" w:date="2025-10-15T14:28:43Z">
              <w:r>
                <w:rPr>
                  <w:rFonts w:hint="eastAsia" w:ascii="仿宋" w:hAnsi="仿宋" w:eastAsia="仿宋" w:cs="仿宋"/>
                  <w:spacing w:val="-4"/>
                  <w:sz w:val="24"/>
                  <w:szCs w:val="24"/>
                  <w:lang w:val="en-US" w:eastAsia="zh-CN"/>
                </w:rPr>
                <w:t>个</w:t>
              </w:r>
            </w:ins>
            <w:ins w:id="635" w:author="咨询组" w:date="2025-10-15T14:28:43Z">
              <w:r>
                <w:rPr>
                  <w:rFonts w:hint="eastAsia" w:ascii="仿宋" w:hAnsi="仿宋" w:eastAsia="仿宋" w:cs="仿宋"/>
                  <w:sz w:val="24"/>
                  <w:szCs w:val="24"/>
                </w:rPr>
                <w:t>月</w:t>
              </w:r>
            </w:ins>
          </w:p>
        </w:tc>
        <w:tc>
          <w:tcPr>
            <w:tcW w:w="1135" w:type="dxa"/>
            <w:shd w:val="clear" w:color="auto" w:fill="auto"/>
            <w:vAlign w:val="center"/>
          </w:tcPr>
          <w:p w14:paraId="5164ECFB">
            <w:pPr>
              <w:keepNext w:val="0"/>
              <w:keepLines w:val="0"/>
              <w:pageBreakBefore w:val="0"/>
              <w:widowControl/>
              <w:kinsoku w:val="0"/>
              <w:wordWrap/>
              <w:overflowPunct/>
              <w:topLinePunct w:val="0"/>
              <w:autoSpaceDE w:val="0"/>
              <w:autoSpaceDN w:val="0"/>
              <w:bidi w:val="0"/>
              <w:adjustRightInd w:val="0"/>
              <w:snapToGrid w:val="0"/>
              <w:spacing w:line="334" w:lineRule="auto"/>
              <w:ind w:left="0" w:leftChars="0" w:right="0" w:firstLine="0"/>
              <w:jc w:val="center"/>
              <w:textAlignment w:val="baseline"/>
              <w:rPr>
                <w:ins w:id="636" w:author="咨询组" w:date="2025-10-15T14:28:43Z"/>
                <w:rFonts w:hint="eastAsia" w:ascii="仿宋" w:hAnsi="仿宋" w:eastAsia="仿宋" w:cs="仿宋"/>
                <w:snapToGrid w:val="0"/>
                <w:color w:val="000000"/>
                <w:kern w:val="0"/>
                <w:sz w:val="24"/>
                <w:szCs w:val="24"/>
              </w:rPr>
            </w:pPr>
            <w:ins w:id="637" w:author="咨询组" w:date="2025-10-15T14:28:43Z">
              <w:r>
                <w:rPr>
                  <w:rFonts w:hint="eastAsia" w:ascii="仿宋" w:hAnsi="仿宋" w:eastAsia="仿宋" w:cs="仿宋"/>
                  <w:spacing w:val="-1"/>
                  <w:sz w:val="24"/>
                  <w:szCs w:val="24"/>
                </w:rPr>
                <w:t>40%</w:t>
              </w:r>
            </w:ins>
          </w:p>
        </w:tc>
        <w:tc>
          <w:tcPr>
            <w:tcW w:w="1840" w:type="dxa"/>
            <w:shd w:val="clear" w:color="auto" w:fill="auto"/>
            <w:vAlign w:val="center"/>
          </w:tcPr>
          <w:p w14:paraId="76807F95">
            <w:pPr>
              <w:keepNext w:val="0"/>
              <w:keepLines w:val="0"/>
              <w:pageBreakBefore w:val="0"/>
              <w:widowControl/>
              <w:kinsoku w:val="0"/>
              <w:wordWrap/>
              <w:overflowPunct/>
              <w:topLinePunct w:val="0"/>
              <w:autoSpaceDE w:val="0"/>
              <w:autoSpaceDN w:val="0"/>
              <w:bidi w:val="0"/>
              <w:adjustRightInd w:val="0"/>
              <w:snapToGrid w:val="0"/>
              <w:spacing w:line="334" w:lineRule="auto"/>
              <w:ind w:left="0" w:leftChars="0" w:right="0" w:firstLine="0"/>
              <w:jc w:val="center"/>
              <w:textAlignment w:val="baseline"/>
              <w:rPr>
                <w:ins w:id="638" w:author="咨询组" w:date="2025-10-15T14:28:43Z"/>
                <w:rFonts w:hint="eastAsia" w:ascii="仿宋" w:hAnsi="仿宋" w:eastAsia="仿宋" w:cs="仿宋"/>
                <w:snapToGrid w:val="0"/>
                <w:color w:val="000000"/>
                <w:kern w:val="0"/>
                <w:sz w:val="24"/>
                <w:szCs w:val="24"/>
              </w:rPr>
            </w:pPr>
            <w:ins w:id="639" w:author="咨询组" w:date="2025-10-15T14:28:43Z">
              <w:r>
                <w:rPr>
                  <w:rFonts w:hint="eastAsia" w:ascii="仿宋" w:hAnsi="仿宋" w:eastAsia="仿宋" w:cs="仿宋"/>
                  <w:spacing w:val="-3"/>
                  <w:sz w:val="24"/>
                  <w:szCs w:val="24"/>
                </w:rPr>
                <w:t>5</w:t>
              </w:r>
            </w:ins>
            <w:ins w:id="640" w:author="咨询组" w:date="2025-10-15T14:28:43Z">
              <w:r>
                <w:rPr>
                  <w:rFonts w:hint="eastAsia" w:ascii="仿宋" w:hAnsi="仿宋" w:eastAsia="仿宋" w:cs="仿宋"/>
                  <w:spacing w:val="-2"/>
                  <w:sz w:val="24"/>
                  <w:szCs w:val="24"/>
                </w:rPr>
                <w:t>0%</w:t>
              </w:r>
            </w:ins>
          </w:p>
        </w:tc>
        <w:tc>
          <w:tcPr>
            <w:tcW w:w="1843" w:type="dxa"/>
            <w:shd w:val="clear" w:color="auto" w:fill="auto"/>
            <w:vAlign w:val="center"/>
          </w:tcPr>
          <w:p w14:paraId="353E40EA">
            <w:pPr>
              <w:keepNext w:val="0"/>
              <w:keepLines w:val="0"/>
              <w:pageBreakBefore w:val="0"/>
              <w:widowControl/>
              <w:kinsoku w:val="0"/>
              <w:wordWrap/>
              <w:overflowPunct/>
              <w:topLinePunct w:val="0"/>
              <w:autoSpaceDE w:val="0"/>
              <w:autoSpaceDN w:val="0"/>
              <w:bidi w:val="0"/>
              <w:adjustRightInd w:val="0"/>
              <w:snapToGrid w:val="0"/>
              <w:spacing w:line="334" w:lineRule="auto"/>
              <w:ind w:left="0" w:leftChars="0" w:right="0" w:firstLine="0"/>
              <w:jc w:val="center"/>
              <w:textAlignment w:val="baseline"/>
              <w:rPr>
                <w:ins w:id="641" w:author="咨询组" w:date="2025-10-15T14:28:43Z"/>
                <w:rFonts w:hint="eastAsia" w:ascii="仿宋" w:hAnsi="仿宋" w:eastAsia="仿宋" w:cs="仿宋"/>
                <w:snapToGrid w:val="0"/>
                <w:color w:val="000000"/>
                <w:kern w:val="0"/>
                <w:sz w:val="24"/>
                <w:szCs w:val="24"/>
              </w:rPr>
            </w:pPr>
            <w:ins w:id="642" w:author="咨询组" w:date="2025-10-15T14:28:43Z">
              <w:r>
                <w:rPr>
                  <w:rFonts w:hint="eastAsia" w:ascii="仿宋" w:hAnsi="仿宋" w:eastAsia="仿宋" w:cs="仿宋"/>
                  <w:spacing w:val="-2"/>
                  <w:sz w:val="24"/>
                  <w:szCs w:val="24"/>
                </w:rPr>
                <w:t>60%</w:t>
              </w:r>
            </w:ins>
          </w:p>
        </w:tc>
        <w:tc>
          <w:tcPr>
            <w:tcW w:w="1132" w:type="dxa"/>
            <w:shd w:val="clear" w:color="auto" w:fill="auto"/>
            <w:vAlign w:val="center"/>
          </w:tcPr>
          <w:p w14:paraId="7172CF09">
            <w:pPr>
              <w:keepNext w:val="0"/>
              <w:keepLines w:val="0"/>
              <w:pageBreakBefore w:val="0"/>
              <w:widowControl/>
              <w:kinsoku w:val="0"/>
              <w:wordWrap/>
              <w:overflowPunct/>
              <w:topLinePunct w:val="0"/>
              <w:autoSpaceDE w:val="0"/>
              <w:autoSpaceDN w:val="0"/>
              <w:bidi w:val="0"/>
              <w:adjustRightInd w:val="0"/>
              <w:snapToGrid w:val="0"/>
              <w:spacing w:line="334" w:lineRule="auto"/>
              <w:ind w:left="0" w:leftChars="0" w:right="0" w:firstLine="0"/>
              <w:jc w:val="center"/>
              <w:textAlignment w:val="baseline"/>
              <w:rPr>
                <w:ins w:id="643" w:author="咨询组" w:date="2025-10-15T14:28:43Z"/>
                <w:rFonts w:hint="eastAsia" w:ascii="仿宋" w:hAnsi="仿宋" w:eastAsia="仿宋" w:cs="仿宋"/>
                <w:snapToGrid w:val="0"/>
                <w:color w:val="000000"/>
                <w:kern w:val="0"/>
                <w:sz w:val="24"/>
                <w:szCs w:val="24"/>
              </w:rPr>
            </w:pPr>
            <w:ins w:id="644" w:author="咨询组" w:date="2025-10-15T14:28:43Z">
              <w:r>
                <w:rPr>
                  <w:rFonts w:hint="eastAsia" w:ascii="仿宋" w:hAnsi="仿宋" w:eastAsia="仿宋" w:cs="仿宋"/>
                  <w:spacing w:val="-2"/>
                  <w:sz w:val="24"/>
                  <w:szCs w:val="24"/>
                </w:rPr>
                <w:t>70</w:t>
              </w:r>
            </w:ins>
            <w:ins w:id="645" w:author="咨询组" w:date="2025-10-15T14:28:43Z">
              <w:r>
                <w:rPr>
                  <w:rFonts w:hint="eastAsia" w:ascii="仿宋" w:hAnsi="仿宋" w:eastAsia="仿宋" w:cs="仿宋"/>
                  <w:spacing w:val="-1"/>
                  <w:sz w:val="24"/>
                  <w:szCs w:val="24"/>
                </w:rPr>
                <w:t>%</w:t>
              </w:r>
            </w:ins>
          </w:p>
        </w:tc>
      </w:tr>
    </w:tbl>
    <w:p w14:paraId="77D8EA5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1.地方政府有明确发放比例要求的，按地方政策执行。</w:t>
      </w:r>
    </w:p>
    <w:p w14:paraId="0602E36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2.最低工资标准及地方政策均按员工劳动合同履行地（工作地覆盖多个地级市的，以常驻工作地为准）执行。</w:t>
      </w:r>
    </w:p>
    <w:p w14:paraId="05735B9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3.病假期间基本工资、技能工资扣款标准=月工资标准÷当月标准计薪天数×当月病假天数×（1-病假期间发放比例）。</w:t>
      </w:r>
    </w:p>
    <w:p w14:paraId="04C40F2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第十</w:t>
      </w:r>
      <w:r>
        <w:rPr>
          <w:rFonts w:ascii="黑体" w:hAnsi="黑体" w:eastAsia="黑体" w:cs="黑体"/>
          <w:spacing w:val="12"/>
          <w:sz w:val="31"/>
          <w:szCs w:val="31"/>
        </w:rPr>
        <w:t>五</w:t>
      </w:r>
      <w:r>
        <w:rPr>
          <w:rFonts w:ascii="黑体" w:hAnsi="黑体" w:eastAsia="黑体" w:cs="黑体"/>
          <w:spacing w:val="7"/>
          <w:sz w:val="31"/>
          <w:szCs w:val="31"/>
        </w:rPr>
        <w:t>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员工事假/旷工期间按天扣除基本工资、技能工资、目标月/季度奖金，事假按缺勤小时数折算为天数计算，折算规则为缺勤小时数÷8。</w:t>
      </w:r>
    </w:p>
    <w:p w14:paraId="707A851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事假/旷工期间基本工资、技能工资、目标月度奖金扣款标准=月工资标准÷当月标准计薪天数×当月事假/旷工天数，目标季度奖金扣款标准=当季目标季度奖金标准÷当季标准计薪天数×当季事假/旷工天数。</w:t>
      </w:r>
    </w:p>
    <w:p w14:paraId="1AEAD9B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4" w:firstLineChars="200"/>
        <w:textAlignment w:val="baseline"/>
        <w:rPr>
          <w:del w:id="646" w:author="咨询组" w:date="2025-10-15T14:36:05Z"/>
          <w:rFonts w:ascii="仿宋" w:hAnsi="仿宋" w:eastAsia="仿宋" w:cs="仿宋"/>
          <w:sz w:val="31"/>
          <w:szCs w:val="31"/>
        </w:rPr>
      </w:pPr>
      <w:del w:id="647" w:author="咨询组" w:date="2025-10-15T14:36:05Z">
        <w:r>
          <w:rPr>
            <w:rFonts w:ascii="黑体" w:hAnsi="黑体" w:eastAsia="黑体" w:cs="黑体"/>
            <w:spacing w:val="16"/>
            <w:sz w:val="31"/>
            <w:szCs w:val="31"/>
          </w:rPr>
          <w:delText xml:space="preserve">第十六条 </w:delText>
        </w:r>
      </w:del>
      <w:del w:id="648" w:author="咨询组" w:date="2025-10-15T14:36:05Z">
        <w:r>
          <w:rPr>
            <w:rFonts w:ascii="仿宋" w:hAnsi="仿宋" w:eastAsia="仿宋" w:cs="仿宋"/>
            <w:spacing w:val="16"/>
            <w:sz w:val="31"/>
            <w:szCs w:val="31"/>
          </w:rPr>
          <w:delText>员工迟到</w:delText>
        </w:r>
      </w:del>
      <w:del w:id="649" w:author="咨询组" w:date="2025-10-15T14:36:05Z">
        <w:r>
          <w:rPr>
            <w:rFonts w:ascii="Times New Roman" w:hAnsi="Times New Roman" w:eastAsia="Times New Roman" w:cs="Times New Roman"/>
            <w:spacing w:val="16"/>
            <w:sz w:val="31"/>
            <w:szCs w:val="31"/>
          </w:rPr>
          <w:delText>/</w:delText>
        </w:r>
      </w:del>
      <w:del w:id="650" w:author="咨询组" w:date="2025-10-15T14:36:05Z">
        <w:r>
          <w:rPr>
            <w:rFonts w:ascii="仿宋" w:hAnsi="仿宋" w:eastAsia="仿宋" w:cs="仿宋"/>
            <w:spacing w:val="16"/>
            <w:sz w:val="31"/>
            <w:szCs w:val="31"/>
          </w:rPr>
          <w:delText>早退按时间及次数进行扣款，具体详</w:delText>
        </w:r>
      </w:del>
      <w:del w:id="651" w:author="咨询组" w:date="2025-10-15T14:36:05Z">
        <w:r>
          <w:rPr>
            <w:rFonts w:ascii="仿宋" w:hAnsi="仿宋" w:eastAsia="仿宋" w:cs="仿宋"/>
            <w:spacing w:val="12"/>
            <w:sz w:val="31"/>
            <w:szCs w:val="31"/>
          </w:rPr>
          <w:delText>见</w:delText>
        </w:r>
      </w:del>
      <w:del w:id="652" w:author="咨询组" w:date="2025-10-15T14:36:05Z">
        <w:r>
          <w:rPr>
            <w:rFonts w:ascii="仿宋" w:hAnsi="仿宋" w:eastAsia="仿宋" w:cs="仿宋"/>
            <w:sz w:val="31"/>
            <w:szCs w:val="31"/>
          </w:rPr>
          <w:delText xml:space="preserve"> </w:delText>
        </w:r>
      </w:del>
      <w:del w:id="653" w:author="咨询组" w:date="2025-10-15T14:36:05Z">
        <w:r>
          <w:rPr>
            <w:rFonts w:ascii="仿宋" w:hAnsi="仿宋" w:eastAsia="仿宋" w:cs="仿宋"/>
            <w:spacing w:val="7"/>
            <w:sz w:val="31"/>
            <w:szCs w:val="31"/>
          </w:rPr>
          <w:delText>《</w:delText>
        </w:r>
      </w:del>
      <w:del w:id="654" w:author="咨询组" w:date="2025-10-15T14:36:05Z">
        <w:r>
          <w:rPr>
            <w:rFonts w:ascii="仿宋" w:hAnsi="仿宋" w:eastAsia="仿宋" w:cs="仿宋"/>
            <w:spacing w:val="4"/>
            <w:sz w:val="31"/>
            <w:szCs w:val="31"/>
          </w:rPr>
          <w:delText>考勤休假管理制度》。</w:delText>
        </w:r>
      </w:del>
    </w:p>
    <w:p w14:paraId="64F58EB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6" w:firstLineChars="200"/>
        <w:textAlignment w:val="baseline"/>
        <w:rPr>
          <w:rFonts w:hint="eastAsia" w:ascii="仿宋" w:hAnsi="仿宋" w:eastAsia="仿宋" w:cs="仿宋"/>
          <w:spacing w:val="2"/>
          <w:sz w:val="31"/>
          <w:szCs w:val="31"/>
          <w:lang w:eastAsia="zh-CN"/>
        </w:rPr>
      </w:pPr>
      <w:r>
        <w:rPr>
          <w:rFonts w:ascii="黑体" w:hAnsi="黑体" w:eastAsia="黑体" w:cs="黑体"/>
          <w:spacing w:val="9"/>
          <w:sz w:val="31"/>
          <w:szCs w:val="31"/>
        </w:rPr>
        <w:t>第十七条</w:t>
      </w:r>
      <w:r>
        <w:rPr>
          <w:rFonts w:hint="eastAsia" w:ascii="黑体" w:hAnsi="黑体" w:eastAsia="黑体" w:cs="黑体"/>
          <w:spacing w:val="9"/>
          <w:sz w:val="31"/>
          <w:szCs w:val="31"/>
          <w:lang w:val="en-US" w:eastAsia="zh-CN"/>
        </w:rPr>
        <w:t xml:space="preserve"> </w:t>
      </w:r>
      <w:r>
        <w:rPr>
          <w:rFonts w:hint="eastAsia" w:ascii="仿宋" w:hAnsi="仿宋" w:eastAsia="仿宋" w:cs="仿宋"/>
          <w:spacing w:val="2"/>
          <w:sz w:val="31"/>
          <w:szCs w:val="31"/>
          <w:lang w:eastAsia="zh-CN"/>
        </w:rPr>
        <w:t>员工产假期间基本工资、技能工资正常发放。</w:t>
      </w:r>
    </w:p>
    <w:p w14:paraId="6600CBA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由生育保险基金支付生育津贴至公司账户的，产假期间由公司按月发放工资（含基本工资、技能工资，下同）；由生育保险基金支付生育津贴至员工个人帐户的，产假期间暂不发放工资，直接由生育津贴支付。生育津贴与员工产假期间的工资就高发放。产假待遇（产假天数、生育津贴补差核定口径等）按员工社保缴纳地标准执行。</w:t>
      </w:r>
    </w:p>
    <w:p w14:paraId="68CB521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产假期间提前返岗的，应额外按正常出勤支付工资并根据考核结果支付奖金。</w:t>
      </w:r>
    </w:p>
    <w:p w14:paraId="3885CC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男员工陪产假期间生育保险基金支付津贴的，工资发放按照</w:t>
      </w:r>
      <w:del w:id="655" w:author="咨询组" w:date="2025-10-15T14:36:11Z">
        <w:r>
          <w:rPr>
            <w:rFonts w:hint="default" w:ascii="仿宋" w:hAnsi="仿宋" w:eastAsia="仿宋" w:cs="仿宋"/>
            <w:spacing w:val="2"/>
            <w:sz w:val="31"/>
            <w:szCs w:val="31"/>
            <w:lang w:val="en-US" w:eastAsia="zh-CN"/>
          </w:rPr>
          <w:delText>上述</w:delText>
        </w:r>
      </w:del>
      <w:ins w:id="656" w:author="咨询组" w:date="2025-10-15T14:36:12Z">
        <w:r>
          <w:rPr>
            <w:rFonts w:hint="eastAsia" w:ascii="仿宋" w:hAnsi="仿宋" w:eastAsia="仿宋" w:cs="仿宋"/>
            <w:spacing w:val="2"/>
            <w:sz w:val="31"/>
            <w:szCs w:val="31"/>
            <w:lang w:val="en-US" w:eastAsia="zh-CN"/>
          </w:rPr>
          <w:t>产假期间</w:t>
        </w:r>
      </w:ins>
      <w:ins w:id="657" w:author="咨询组" w:date="2025-10-15T14:36:26Z">
        <w:r>
          <w:rPr>
            <w:rFonts w:hint="eastAsia" w:ascii="仿宋" w:hAnsi="仿宋" w:eastAsia="仿宋" w:cs="仿宋"/>
            <w:spacing w:val="2"/>
            <w:sz w:val="31"/>
            <w:szCs w:val="31"/>
            <w:lang w:val="en-US" w:eastAsia="zh-CN"/>
          </w:rPr>
          <w:t>工资</w:t>
        </w:r>
      </w:ins>
      <w:ins w:id="658" w:author="咨询组" w:date="2025-10-15T14:36:27Z">
        <w:r>
          <w:rPr>
            <w:rFonts w:hint="eastAsia" w:ascii="仿宋" w:hAnsi="仿宋" w:eastAsia="仿宋" w:cs="仿宋"/>
            <w:spacing w:val="2"/>
            <w:sz w:val="31"/>
            <w:szCs w:val="31"/>
            <w:lang w:val="en-US" w:eastAsia="zh-CN"/>
          </w:rPr>
          <w:t>发放</w:t>
        </w:r>
      </w:ins>
      <w:r>
        <w:rPr>
          <w:rFonts w:hint="eastAsia" w:ascii="仿宋" w:hAnsi="仿宋" w:eastAsia="仿宋" w:cs="仿宋"/>
          <w:spacing w:val="2"/>
          <w:sz w:val="31"/>
          <w:szCs w:val="31"/>
          <w:lang w:eastAsia="zh-CN"/>
        </w:rPr>
        <w:t>规则执行。</w:t>
      </w:r>
    </w:p>
    <w:p w14:paraId="408800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产假、陪产假期间由公司发放的工资应计入工资总额。</w:t>
      </w:r>
    </w:p>
    <w:p w14:paraId="09E5E07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596" w:firstLineChars="200"/>
        <w:textAlignment w:val="baseline"/>
        <w:rPr>
          <w:rFonts w:hint="eastAsia" w:ascii="仿宋" w:hAnsi="仿宋" w:eastAsia="仿宋" w:cs="仿宋"/>
          <w:spacing w:val="2"/>
          <w:sz w:val="31"/>
          <w:szCs w:val="31"/>
          <w:lang w:eastAsia="zh-CN"/>
        </w:rPr>
      </w:pPr>
      <w:r>
        <w:rPr>
          <w:rFonts w:ascii="黑体" w:hAnsi="黑体" w:eastAsia="黑体" w:cs="黑体"/>
          <w:spacing w:val="-6"/>
          <w:sz w:val="31"/>
          <w:szCs w:val="31"/>
        </w:rPr>
        <w:t>第十八条</w:t>
      </w:r>
      <w:r>
        <w:rPr>
          <w:rFonts w:hint="eastAsia" w:ascii="黑体" w:hAnsi="黑体" w:eastAsia="黑体" w:cs="黑体"/>
          <w:spacing w:val="-6"/>
          <w:sz w:val="31"/>
          <w:szCs w:val="31"/>
          <w:lang w:val="en-US" w:eastAsia="zh-CN"/>
        </w:rPr>
        <w:t xml:space="preserve"> </w:t>
      </w:r>
      <w:r>
        <w:rPr>
          <w:rFonts w:hint="eastAsia" w:ascii="仿宋" w:hAnsi="仿宋" w:eastAsia="仿宋" w:cs="仿宋"/>
          <w:spacing w:val="2"/>
          <w:sz w:val="31"/>
          <w:szCs w:val="31"/>
          <w:lang w:eastAsia="zh-CN"/>
        </w:rPr>
        <w:t>员工入离职、内退、跨业务单元调动的，基本工资、技能工资、目标月度奖金、目标季度奖金按实际出勤折算后按规则发放。当月基本工资/技能工资/目标月度奖金=月标准×（当月实际出勤天数÷当月标准计薪天数）；当季目标季度奖金=目标季度奖金标准×（当季实际出勤天数÷当季标准计薪天数）。</w:t>
      </w:r>
    </w:p>
    <w:p w14:paraId="574239D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96" w:firstLineChars="200"/>
        <w:textAlignment w:val="baseline"/>
        <w:rPr>
          <w:rFonts w:hint="eastAsia" w:ascii="仿宋" w:hAnsi="仿宋" w:eastAsia="仿宋" w:cs="仿宋"/>
          <w:spacing w:val="2"/>
          <w:sz w:val="31"/>
          <w:szCs w:val="31"/>
          <w:lang w:eastAsia="zh-CN"/>
        </w:rPr>
      </w:pPr>
      <w:r>
        <w:rPr>
          <w:rFonts w:ascii="黑体" w:hAnsi="黑体" w:eastAsia="黑体" w:cs="黑体"/>
          <w:spacing w:val="19"/>
          <w:sz w:val="31"/>
          <w:szCs w:val="31"/>
        </w:rPr>
        <w:t>第</w:t>
      </w:r>
      <w:r>
        <w:rPr>
          <w:rFonts w:ascii="黑体" w:hAnsi="黑体" w:eastAsia="黑体" w:cs="黑体"/>
          <w:spacing w:val="11"/>
          <w:sz w:val="31"/>
          <w:szCs w:val="31"/>
        </w:rPr>
        <w:t>十九条</w:t>
      </w:r>
      <w:r>
        <w:rPr>
          <w:rFonts w:hint="eastAsia" w:ascii="黑体" w:hAnsi="黑体" w:eastAsia="黑体" w:cs="黑体"/>
          <w:spacing w:val="11"/>
          <w:sz w:val="31"/>
          <w:szCs w:val="31"/>
          <w:lang w:val="en-US" w:eastAsia="zh-CN"/>
        </w:rPr>
        <w:t xml:space="preserve"> </w:t>
      </w:r>
      <w:r>
        <w:rPr>
          <w:rFonts w:hint="eastAsia" w:ascii="仿宋" w:hAnsi="仿宋" w:eastAsia="仿宋" w:cs="仿宋"/>
          <w:spacing w:val="2"/>
          <w:sz w:val="31"/>
          <w:szCs w:val="31"/>
          <w:lang w:eastAsia="zh-CN"/>
        </w:rPr>
        <w:t>员工月中转正等带来工资标准变化的，基本工资、技能工资、目标月度奖金、目标季度奖金按标准调整前后分段计算后按规则发放，即（调薪前标准×调薪前月/季度计薪天数+调薪后标准×调薪后月/季度计薪天数）÷当月/季标准计薪天数。</w:t>
      </w:r>
    </w:p>
    <w:p w14:paraId="66031A9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hint="eastAsia" w:ascii="仿宋" w:hAnsi="仿宋" w:eastAsia="仿宋" w:cs="仿宋"/>
          <w:spacing w:val="2"/>
          <w:sz w:val="31"/>
          <w:szCs w:val="31"/>
          <w:lang w:eastAsia="zh-CN"/>
        </w:rPr>
      </w:pPr>
      <w:r>
        <w:rPr>
          <w:rFonts w:ascii="黑体" w:hAnsi="黑体" w:eastAsia="黑体" w:cs="黑体"/>
          <w:spacing w:val="8"/>
          <w:sz w:val="31"/>
          <w:szCs w:val="31"/>
        </w:rPr>
        <w:t>第</w:t>
      </w:r>
      <w:r>
        <w:rPr>
          <w:rFonts w:ascii="黑体" w:hAnsi="黑体" w:eastAsia="黑体" w:cs="黑体"/>
          <w:spacing w:val="7"/>
          <w:sz w:val="31"/>
          <w:szCs w:val="31"/>
        </w:rPr>
        <w:t>二</w:t>
      </w:r>
      <w:r>
        <w:rPr>
          <w:rFonts w:ascii="黑体" w:hAnsi="黑体" w:eastAsia="黑体" w:cs="黑体"/>
          <w:spacing w:val="4"/>
          <w:sz w:val="31"/>
          <w:szCs w:val="31"/>
        </w:rPr>
        <w:t>十条</w:t>
      </w:r>
      <w:r>
        <w:rPr>
          <w:rFonts w:hint="eastAsia" w:ascii="黑体" w:hAnsi="黑体" w:eastAsia="黑体" w:cs="黑体"/>
          <w:spacing w:val="4"/>
          <w:sz w:val="31"/>
          <w:szCs w:val="31"/>
          <w:lang w:val="en-US" w:eastAsia="zh-CN"/>
        </w:rPr>
        <w:t xml:space="preserve"> </w:t>
      </w:r>
      <w:r>
        <w:rPr>
          <w:rFonts w:hint="eastAsia" w:ascii="仿宋" w:hAnsi="仿宋" w:eastAsia="仿宋" w:cs="仿宋"/>
          <w:spacing w:val="2"/>
          <w:sz w:val="31"/>
          <w:szCs w:val="31"/>
          <w:lang w:eastAsia="zh-CN"/>
        </w:rPr>
        <w:t>员工退休/</w:t>
      </w:r>
      <w:bookmarkStart w:id="6" w:name="_GoBack"/>
      <w:bookmarkEnd w:id="6"/>
      <w:r>
        <w:rPr>
          <w:rFonts w:hint="eastAsia" w:ascii="仿宋" w:hAnsi="仿宋" w:eastAsia="仿宋" w:cs="仿宋"/>
          <w:spacing w:val="2"/>
          <w:sz w:val="31"/>
          <w:szCs w:val="31"/>
          <w:lang w:eastAsia="zh-CN"/>
        </w:rPr>
        <w:t>身故当月的基本工资、技能工资、月度奖金、季度奖金、年终奖按整月发放。</w:t>
      </w:r>
    </w:p>
    <w:p w14:paraId="188F5DB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del w:id="659" w:author="咨询组" w:date="2025-10-15T14:44:34Z"/>
          <w:rFonts w:ascii="仿宋" w:hAnsi="仿宋" w:eastAsia="仿宋" w:cs="仿宋"/>
          <w:sz w:val="31"/>
          <w:szCs w:val="31"/>
        </w:rPr>
      </w:pPr>
      <w:del w:id="660" w:author="咨询组" w:date="2025-10-15T14:44:34Z">
        <w:r>
          <w:rPr>
            <w:rFonts w:ascii="黑体" w:hAnsi="黑体" w:eastAsia="黑体" w:cs="黑体"/>
            <w:spacing w:val="14"/>
            <w:sz w:val="31"/>
            <w:szCs w:val="31"/>
          </w:rPr>
          <w:delText>第</w:delText>
        </w:r>
      </w:del>
      <w:del w:id="661" w:author="咨询组" w:date="2025-10-15T14:44:34Z">
        <w:r>
          <w:rPr>
            <w:rFonts w:ascii="黑体" w:hAnsi="黑体" w:eastAsia="黑体" w:cs="黑体"/>
            <w:spacing w:val="13"/>
            <w:sz w:val="31"/>
            <w:szCs w:val="31"/>
          </w:rPr>
          <w:delText>二</w:delText>
        </w:r>
      </w:del>
      <w:del w:id="662" w:author="咨询组" w:date="2025-10-15T14:44:34Z">
        <w:r>
          <w:rPr>
            <w:rFonts w:ascii="黑体" w:hAnsi="黑体" w:eastAsia="黑体" w:cs="黑体"/>
            <w:spacing w:val="7"/>
            <w:sz w:val="31"/>
            <w:szCs w:val="31"/>
          </w:rPr>
          <w:delText xml:space="preserve">十一条 </w:delText>
        </w:r>
      </w:del>
      <w:del w:id="663" w:author="咨询组" w:date="2025-10-15T14:44:34Z">
        <w:r>
          <w:rPr>
            <w:rFonts w:ascii="仿宋" w:hAnsi="仿宋" w:eastAsia="仿宋" w:cs="仿宋"/>
            <w:spacing w:val="7"/>
            <w:sz w:val="31"/>
            <w:szCs w:val="31"/>
          </w:rPr>
          <w:delText>津贴补贴核算规则按《员工福利管理制度》及本</w:delText>
        </w:r>
      </w:del>
      <w:del w:id="664" w:author="咨询组" w:date="2025-10-15T14:44:34Z">
        <w:r>
          <w:rPr>
            <w:rFonts w:ascii="仿宋" w:hAnsi="仿宋" w:eastAsia="仿宋" w:cs="仿宋"/>
            <w:spacing w:val="-10"/>
            <w:sz w:val="31"/>
            <w:szCs w:val="31"/>
          </w:rPr>
          <w:delText>制</w:delText>
        </w:r>
      </w:del>
      <w:del w:id="665" w:author="咨询组" w:date="2025-10-15T14:44:34Z">
        <w:r>
          <w:rPr>
            <w:rFonts w:ascii="仿宋" w:hAnsi="仿宋" w:eastAsia="仿宋" w:cs="仿宋"/>
            <w:spacing w:val="-8"/>
            <w:sz w:val="31"/>
            <w:szCs w:val="31"/>
          </w:rPr>
          <w:delText>度附件</w:delText>
        </w:r>
      </w:del>
      <w:del w:id="666" w:author="咨询组" w:date="2025-10-15T14:44:34Z">
        <w:r>
          <w:rPr>
            <w:rFonts w:ascii="Times New Roman" w:hAnsi="Times New Roman" w:eastAsia="Times New Roman" w:cs="Times New Roman"/>
            <w:spacing w:val="-8"/>
            <w:sz w:val="31"/>
            <w:szCs w:val="31"/>
          </w:rPr>
          <w:delText>1</w:delText>
        </w:r>
      </w:del>
      <w:del w:id="667" w:author="咨询组" w:date="2025-10-15T14:44:34Z">
        <w:r>
          <w:rPr>
            <w:rFonts w:ascii="仿宋" w:hAnsi="仿宋" w:eastAsia="仿宋" w:cs="仿宋"/>
            <w:spacing w:val="-8"/>
            <w:sz w:val="31"/>
            <w:szCs w:val="31"/>
          </w:rPr>
          <w:delText>执行。</w:delText>
        </w:r>
      </w:del>
    </w:p>
    <w:p w14:paraId="5889FFB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rFonts w:hint="eastAsia" w:ascii="仿宋" w:hAnsi="仿宋" w:eastAsia="仿宋" w:cs="仿宋"/>
          <w:spacing w:val="2"/>
          <w:sz w:val="31"/>
          <w:szCs w:val="31"/>
          <w:lang w:eastAsia="zh-CN"/>
        </w:rPr>
      </w:pPr>
      <w:r>
        <w:rPr>
          <w:rFonts w:ascii="黑体" w:hAnsi="黑体" w:eastAsia="黑体" w:cs="黑体"/>
          <w:spacing w:val="15"/>
          <w:sz w:val="31"/>
          <w:szCs w:val="31"/>
        </w:rPr>
        <w:t>第</w:t>
      </w:r>
      <w:r>
        <w:rPr>
          <w:rFonts w:ascii="黑体" w:hAnsi="黑体" w:eastAsia="黑体" w:cs="黑体"/>
          <w:spacing w:val="8"/>
          <w:sz w:val="31"/>
          <w:szCs w:val="31"/>
        </w:rPr>
        <w:t>二十二条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加班工资核算规则</w:t>
      </w:r>
    </w:p>
    <w:p w14:paraId="5EE722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（一）员工基本工资作为计算加班工资的基数，当地劳动部门有特殊规定的，按其规定执行。</w:t>
      </w:r>
    </w:p>
    <w:p w14:paraId="3B0A4B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（二）加班工资计算</w:t>
      </w:r>
    </w:p>
    <w:p w14:paraId="0AA4E67F">
      <w:pPr>
        <w:keepNext w:val="0"/>
        <w:keepLines w:val="0"/>
        <w:pageBreakBefore w:val="0"/>
        <w:widowControl/>
        <w:kinsoku w:val="0"/>
        <w:wordWrap/>
        <w:overflowPunct/>
        <w:topLinePunct w:val="0"/>
        <w:autoSpaceDE w:val="0"/>
        <w:autoSpaceDN w:val="0"/>
        <w:bidi w:val="0"/>
        <w:adjustRightInd w:val="0"/>
        <w:snapToGrid w:val="0"/>
        <w:spacing w:line="334" w:lineRule="auto"/>
        <w:textAlignment w:val="baseline"/>
        <w:rPr>
          <w:rFonts w:ascii="Arial"/>
          <w:sz w:val="2"/>
        </w:rPr>
      </w:pPr>
    </w:p>
    <w:tbl>
      <w:tblPr>
        <w:tblStyle w:val="6"/>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58"/>
        <w:gridCol w:w="7010"/>
      </w:tblGrid>
      <w:tr w14:paraId="08836F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2058" w:type="dxa"/>
            <w:vAlign w:val="top"/>
          </w:tcPr>
          <w:p w14:paraId="62367630">
            <w:pPr>
              <w:keepNext w:val="0"/>
              <w:keepLines w:val="0"/>
              <w:pageBreakBefore w:val="0"/>
              <w:widowControl/>
              <w:kinsoku w:val="0"/>
              <w:wordWrap/>
              <w:overflowPunct/>
              <w:topLinePunct w:val="0"/>
              <w:autoSpaceDE w:val="0"/>
              <w:autoSpaceDN w:val="0"/>
              <w:bidi w:val="0"/>
              <w:adjustRightInd w:val="0"/>
              <w:snapToGrid w:val="0"/>
              <w:spacing w:before="110" w:line="334" w:lineRule="auto"/>
              <w:ind w:left="553"/>
              <w:textAlignment w:val="baseline"/>
              <w:rPr>
                <w:rFonts w:ascii="仿宋" w:hAnsi="仿宋" w:eastAsia="仿宋" w:cs="仿宋"/>
                <w:sz w:val="24"/>
                <w:szCs w:val="24"/>
              </w:rPr>
            </w:pPr>
            <w:r>
              <w:rPr>
                <w:rFonts w:ascii="仿宋" w:hAnsi="仿宋" w:eastAsia="仿宋" w:cs="仿宋"/>
                <w:spacing w:val="-2"/>
                <w:sz w:val="24"/>
                <w:szCs w:val="24"/>
                <w14:textOutline w14:w="4354" w14:cap="flat" w14:cmpd="sng">
                  <w14:solidFill>
                    <w14:srgbClr w14:val="000000"/>
                  </w14:solidFill>
                  <w14:prstDash w14:val="solid"/>
                  <w14:miter w14:val="0"/>
                </w14:textOutline>
              </w:rPr>
              <w:t>加班</w:t>
            </w:r>
            <w:r>
              <w:rPr>
                <w:rFonts w:ascii="仿宋" w:hAnsi="仿宋" w:eastAsia="仿宋" w:cs="仿宋"/>
                <w:spacing w:val="-1"/>
                <w:sz w:val="24"/>
                <w:szCs w:val="24"/>
                <w14:textOutline w14:w="4354" w14:cap="flat" w14:cmpd="sng">
                  <w14:solidFill>
                    <w14:srgbClr w14:val="000000"/>
                  </w14:solidFill>
                  <w14:prstDash w14:val="solid"/>
                  <w14:miter w14:val="0"/>
                </w14:textOutline>
              </w:rPr>
              <w:t>工资</w:t>
            </w:r>
          </w:p>
        </w:tc>
        <w:tc>
          <w:tcPr>
            <w:tcW w:w="7010" w:type="dxa"/>
            <w:vAlign w:val="top"/>
          </w:tcPr>
          <w:p w14:paraId="5BFDE121">
            <w:pPr>
              <w:keepNext w:val="0"/>
              <w:keepLines w:val="0"/>
              <w:pageBreakBefore w:val="0"/>
              <w:widowControl/>
              <w:kinsoku w:val="0"/>
              <w:wordWrap/>
              <w:overflowPunct/>
              <w:topLinePunct w:val="0"/>
              <w:autoSpaceDE w:val="0"/>
              <w:autoSpaceDN w:val="0"/>
              <w:bidi w:val="0"/>
              <w:adjustRightInd w:val="0"/>
              <w:snapToGrid w:val="0"/>
              <w:spacing w:before="110" w:line="334" w:lineRule="auto"/>
              <w:ind w:left="3033"/>
              <w:textAlignment w:val="baseline"/>
              <w:rPr>
                <w:rFonts w:ascii="仿宋" w:hAnsi="仿宋" w:eastAsia="仿宋" w:cs="仿宋"/>
                <w:sz w:val="24"/>
                <w:szCs w:val="24"/>
              </w:rPr>
            </w:pPr>
            <w:r>
              <w:rPr>
                <w:rFonts w:ascii="仿宋" w:hAnsi="仿宋" w:eastAsia="仿宋" w:cs="仿宋"/>
                <w:spacing w:val="-4"/>
                <w:sz w:val="24"/>
                <w:szCs w:val="24"/>
                <w14:textOutline w14:w="4354" w14:cap="flat" w14:cmpd="sng">
                  <w14:solidFill>
                    <w14:srgbClr w14:val="000000"/>
                  </w14:solidFill>
                  <w14:prstDash w14:val="solid"/>
                  <w14:miter w14:val="0"/>
                </w14:textOutline>
              </w:rPr>
              <w:t>计</w:t>
            </w:r>
            <w:r>
              <w:rPr>
                <w:rFonts w:ascii="仿宋" w:hAnsi="仿宋" w:eastAsia="仿宋" w:cs="仿宋"/>
                <w:spacing w:val="-3"/>
                <w:sz w:val="24"/>
                <w:szCs w:val="24"/>
                <w14:textOutline w14:w="4354" w14:cap="flat" w14:cmpd="sng">
                  <w14:solidFill>
                    <w14:srgbClr w14:val="000000"/>
                  </w14:solidFill>
                  <w14:prstDash w14:val="solid"/>
                  <w14:miter w14:val="0"/>
                </w14:textOutline>
              </w:rPr>
              <w:t>算</w:t>
            </w:r>
            <w:r>
              <w:rPr>
                <w:rFonts w:ascii="仿宋" w:hAnsi="仿宋" w:eastAsia="仿宋" w:cs="仿宋"/>
                <w:spacing w:val="-2"/>
                <w:sz w:val="24"/>
                <w:szCs w:val="24"/>
                <w14:textOutline w14:w="4354" w14:cap="flat" w14:cmpd="sng">
                  <w14:solidFill>
                    <w14:srgbClr w14:val="000000"/>
                  </w14:solidFill>
                  <w14:prstDash w14:val="solid"/>
                  <w14:miter w14:val="0"/>
                </w14:textOutline>
              </w:rPr>
              <w:t>公式</w:t>
            </w:r>
          </w:p>
        </w:tc>
      </w:tr>
      <w:tr w14:paraId="4D8F24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2058" w:type="dxa"/>
            <w:vAlign w:val="top"/>
          </w:tcPr>
          <w:p w14:paraId="7815D2F9">
            <w:pPr>
              <w:keepNext w:val="0"/>
              <w:keepLines w:val="0"/>
              <w:pageBreakBefore w:val="0"/>
              <w:widowControl/>
              <w:kinsoku w:val="0"/>
              <w:wordWrap/>
              <w:overflowPunct/>
              <w:topLinePunct w:val="0"/>
              <w:autoSpaceDE w:val="0"/>
              <w:autoSpaceDN w:val="0"/>
              <w:bidi w:val="0"/>
              <w:adjustRightInd w:val="0"/>
              <w:snapToGrid w:val="0"/>
              <w:spacing w:before="104" w:line="334" w:lineRule="auto"/>
              <w:ind w:left="444"/>
              <w:textAlignment w:val="baseline"/>
              <w:rPr>
                <w:rFonts w:ascii="仿宋" w:hAnsi="仿宋" w:eastAsia="仿宋" w:cs="仿宋"/>
                <w:sz w:val="24"/>
                <w:szCs w:val="24"/>
              </w:rPr>
            </w:pPr>
            <w:r>
              <w:rPr>
                <w:rFonts w:ascii="仿宋" w:hAnsi="仿宋" w:eastAsia="仿宋" w:cs="仿宋"/>
                <w:spacing w:val="-3"/>
                <w:sz w:val="24"/>
                <w:szCs w:val="24"/>
              </w:rPr>
              <w:t>法定节假日</w:t>
            </w:r>
          </w:p>
        </w:tc>
        <w:tc>
          <w:tcPr>
            <w:tcW w:w="7010" w:type="dxa"/>
            <w:vAlign w:val="top"/>
          </w:tcPr>
          <w:p w14:paraId="44BC1956">
            <w:pPr>
              <w:keepNext w:val="0"/>
              <w:keepLines w:val="0"/>
              <w:pageBreakBefore w:val="0"/>
              <w:widowControl/>
              <w:kinsoku w:val="0"/>
              <w:wordWrap/>
              <w:overflowPunct/>
              <w:topLinePunct w:val="0"/>
              <w:autoSpaceDE w:val="0"/>
              <w:autoSpaceDN w:val="0"/>
              <w:bidi w:val="0"/>
              <w:adjustRightInd w:val="0"/>
              <w:snapToGrid w:val="0"/>
              <w:spacing w:before="104" w:line="334" w:lineRule="auto"/>
              <w:ind w:left="1255"/>
              <w:textAlignment w:val="baseline"/>
              <w:rPr>
                <w:rFonts w:ascii="Times New Roman" w:hAnsi="Times New Roman" w:eastAsia="Times New Roman" w:cs="Times New Roman"/>
                <w:sz w:val="24"/>
                <w:szCs w:val="24"/>
              </w:rPr>
            </w:pPr>
            <w:r>
              <w:rPr>
                <w:rFonts w:ascii="仿宋" w:hAnsi="仿宋" w:eastAsia="仿宋" w:cs="仿宋"/>
                <w:spacing w:val="4"/>
                <w:sz w:val="24"/>
                <w:szCs w:val="24"/>
              </w:rPr>
              <w:t>基本工资÷</w:t>
            </w:r>
            <w:r>
              <w:rPr>
                <w:rFonts w:ascii="Times New Roman" w:hAnsi="Times New Roman" w:eastAsia="Times New Roman" w:cs="Times New Roman"/>
                <w:spacing w:val="4"/>
                <w:sz w:val="24"/>
                <w:szCs w:val="24"/>
              </w:rPr>
              <w:t>21.</w:t>
            </w:r>
            <w:r>
              <w:rPr>
                <w:rFonts w:ascii="Times New Roman" w:hAnsi="Times New Roman" w:eastAsia="Times New Roman" w:cs="Times New Roman"/>
                <w:spacing w:val="3"/>
                <w:sz w:val="24"/>
                <w:szCs w:val="24"/>
              </w:rPr>
              <w:t>7</w:t>
            </w:r>
            <w:r>
              <w:rPr>
                <w:rFonts w:ascii="Times New Roman" w:hAnsi="Times New Roman" w:eastAsia="Times New Roman" w:cs="Times New Roman"/>
                <w:spacing w:val="2"/>
                <w:sz w:val="24"/>
                <w:szCs w:val="24"/>
              </w:rPr>
              <w:t>5×</w:t>
            </w:r>
            <w:r>
              <w:rPr>
                <w:rFonts w:hint="eastAsia" w:ascii="仿宋" w:hAnsi="仿宋" w:eastAsia="仿宋" w:cs="仿宋"/>
                <w:spacing w:val="2"/>
                <w:sz w:val="24"/>
                <w:szCs w:val="24"/>
                <w:lang w:eastAsia="zh-CN"/>
              </w:rPr>
              <w:t>（</w:t>
            </w:r>
            <w:r>
              <w:rPr>
                <w:rFonts w:ascii="仿宋" w:hAnsi="仿宋" w:eastAsia="仿宋" w:cs="仿宋"/>
                <w:spacing w:val="2"/>
                <w:sz w:val="24"/>
                <w:szCs w:val="24"/>
              </w:rPr>
              <w:t>加班小时数</w:t>
            </w:r>
            <w:r>
              <w:rPr>
                <w:rFonts w:ascii="Times New Roman" w:hAnsi="Times New Roman" w:eastAsia="Times New Roman" w:cs="Times New Roman"/>
                <w:spacing w:val="2"/>
                <w:sz w:val="24"/>
                <w:szCs w:val="24"/>
              </w:rPr>
              <w:t>÷8</w:t>
            </w:r>
            <w:r>
              <w:rPr>
                <w:rFonts w:hint="eastAsia" w:ascii="仿宋" w:hAnsi="仿宋" w:eastAsia="仿宋" w:cs="仿宋"/>
                <w:spacing w:val="2"/>
                <w:sz w:val="24"/>
                <w:szCs w:val="24"/>
                <w:lang w:eastAsia="zh-CN"/>
              </w:rPr>
              <w:t>）</w:t>
            </w:r>
            <w:r>
              <w:rPr>
                <w:rFonts w:ascii="Times New Roman" w:hAnsi="Times New Roman" w:eastAsia="Times New Roman" w:cs="Times New Roman"/>
                <w:spacing w:val="2"/>
                <w:sz w:val="24"/>
                <w:szCs w:val="24"/>
              </w:rPr>
              <w:t>×300%</w:t>
            </w:r>
          </w:p>
        </w:tc>
      </w:tr>
      <w:tr w14:paraId="484590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trPr>
        <w:tc>
          <w:tcPr>
            <w:tcW w:w="2058" w:type="dxa"/>
            <w:vAlign w:val="top"/>
          </w:tcPr>
          <w:p w14:paraId="624A390B">
            <w:pPr>
              <w:keepNext w:val="0"/>
              <w:keepLines w:val="0"/>
              <w:pageBreakBefore w:val="0"/>
              <w:widowControl/>
              <w:kinsoku w:val="0"/>
              <w:wordWrap/>
              <w:overflowPunct/>
              <w:topLinePunct w:val="0"/>
              <w:autoSpaceDE w:val="0"/>
              <w:autoSpaceDN w:val="0"/>
              <w:bidi w:val="0"/>
              <w:adjustRightInd w:val="0"/>
              <w:snapToGrid w:val="0"/>
              <w:spacing w:before="108" w:line="334" w:lineRule="auto"/>
              <w:ind w:left="555"/>
              <w:textAlignment w:val="baseline"/>
              <w:rPr>
                <w:rFonts w:ascii="仿宋" w:hAnsi="仿宋" w:eastAsia="仿宋" w:cs="仿宋"/>
                <w:sz w:val="24"/>
                <w:szCs w:val="24"/>
              </w:rPr>
            </w:pPr>
            <w:r>
              <w:rPr>
                <w:rFonts w:ascii="仿宋" w:hAnsi="仿宋" w:eastAsia="仿宋" w:cs="仿宋"/>
                <w:spacing w:val="-2"/>
                <w:sz w:val="24"/>
                <w:szCs w:val="24"/>
              </w:rPr>
              <w:t>周休息</w:t>
            </w:r>
            <w:r>
              <w:rPr>
                <w:rFonts w:ascii="仿宋" w:hAnsi="仿宋" w:eastAsia="仿宋" w:cs="仿宋"/>
                <w:spacing w:val="-1"/>
                <w:sz w:val="24"/>
                <w:szCs w:val="24"/>
              </w:rPr>
              <w:t>日</w:t>
            </w:r>
          </w:p>
        </w:tc>
        <w:tc>
          <w:tcPr>
            <w:tcW w:w="7010" w:type="dxa"/>
            <w:vAlign w:val="top"/>
          </w:tcPr>
          <w:p w14:paraId="45B53B1C">
            <w:pPr>
              <w:keepNext w:val="0"/>
              <w:keepLines w:val="0"/>
              <w:pageBreakBefore w:val="0"/>
              <w:widowControl/>
              <w:kinsoku w:val="0"/>
              <w:wordWrap/>
              <w:overflowPunct/>
              <w:topLinePunct w:val="0"/>
              <w:autoSpaceDE w:val="0"/>
              <w:autoSpaceDN w:val="0"/>
              <w:bidi w:val="0"/>
              <w:adjustRightInd w:val="0"/>
              <w:snapToGrid w:val="0"/>
              <w:spacing w:before="108" w:line="334" w:lineRule="auto"/>
              <w:ind w:left="1255"/>
              <w:textAlignment w:val="baseline"/>
              <w:rPr>
                <w:rFonts w:ascii="Times New Roman" w:hAnsi="Times New Roman" w:eastAsia="Times New Roman" w:cs="Times New Roman"/>
                <w:sz w:val="24"/>
                <w:szCs w:val="24"/>
              </w:rPr>
            </w:pPr>
            <w:r>
              <w:rPr>
                <w:rFonts w:ascii="仿宋" w:hAnsi="仿宋" w:eastAsia="仿宋" w:cs="仿宋"/>
                <w:spacing w:val="4"/>
                <w:sz w:val="24"/>
                <w:szCs w:val="24"/>
              </w:rPr>
              <w:t>基本工资÷</w:t>
            </w:r>
            <w:r>
              <w:rPr>
                <w:rFonts w:ascii="Times New Roman" w:hAnsi="Times New Roman" w:eastAsia="Times New Roman" w:cs="Times New Roman"/>
                <w:spacing w:val="4"/>
                <w:sz w:val="24"/>
                <w:szCs w:val="24"/>
              </w:rPr>
              <w:t>21.</w:t>
            </w:r>
            <w:r>
              <w:rPr>
                <w:rFonts w:ascii="Times New Roman" w:hAnsi="Times New Roman" w:eastAsia="Times New Roman" w:cs="Times New Roman"/>
                <w:spacing w:val="3"/>
                <w:sz w:val="24"/>
                <w:szCs w:val="24"/>
              </w:rPr>
              <w:t>7</w:t>
            </w:r>
            <w:r>
              <w:rPr>
                <w:rFonts w:ascii="Times New Roman" w:hAnsi="Times New Roman" w:eastAsia="Times New Roman" w:cs="Times New Roman"/>
                <w:spacing w:val="2"/>
                <w:sz w:val="24"/>
                <w:szCs w:val="24"/>
              </w:rPr>
              <w:t>5×</w:t>
            </w:r>
            <w:r>
              <w:rPr>
                <w:rFonts w:hint="eastAsia" w:ascii="仿宋" w:hAnsi="仿宋" w:eastAsia="仿宋" w:cs="仿宋"/>
                <w:spacing w:val="2"/>
                <w:sz w:val="24"/>
                <w:szCs w:val="24"/>
                <w:lang w:eastAsia="zh-CN"/>
              </w:rPr>
              <w:t>（</w:t>
            </w:r>
            <w:r>
              <w:rPr>
                <w:rFonts w:ascii="仿宋" w:hAnsi="仿宋" w:eastAsia="仿宋" w:cs="仿宋"/>
                <w:spacing w:val="2"/>
                <w:sz w:val="24"/>
                <w:szCs w:val="24"/>
              </w:rPr>
              <w:t>加班小时数</w:t>
            </w:r>
            <w:r>
              <w:rPr>
                <w:rFonts w:ascii="Times New Roman" w:hAnsi="Times New Roman" w:eastAsia="Times New Roman" w:cs="Times New Roman"/>
                <w:spacing w:val="2"/>
                <w:sz w:val="24"/>
                <w:szCs w:val="24"/>
              </w:rPr>
              <w:t>÷8</w:t>
            </w:r>
            <w:r>
              <w:rPr>
                <w:rFonts w:hint="eastAsia" w:ascii="仿宋" w:hAnsi="仿宋" w:eastAsia="仿宋" w:cs="仿宋"/>
                <w:spacing w:val="2"/>
                <w:sz w:val="24"/>
                <w:szCs w:val="24"/>
                <w:lang w:eastAsia="zh-CN"/>
              </w:rPr>
              <w:t>）</w:t>
            </w:r>
            <w:r>
              <w:rPr>
                <w:rFonts w:ascii="Times New Roman" w:hAnsi="Times New Roman" w:eastAsia="Times New Roman" w:cs="Times New Roman"/>
                <w:spacing w:val="2"/>
                <w:sz w:val="24"/>
                <w:szCs w:val="24"/>
              </w:rPr>
              <w:t>×200%</w:t>
            </w:r>
          </w:p>
        </w:tc>
      </w:tr>
      <w:tr w14:paraId="562844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2058" w:type="dxa"/>
            <w:vAlign w:val="top"/>
          </w:tcPr>
          <w:p w14:paraId="5DB08669">
            <w:pPr>
              <w:keepNext w:val="0"/>
              <w:keepLines w:val="0"/>
              <w:pageBreakBefore w:val="0"/>
              <w:widowControl/>
              <w:kinsoku w:val="0"/>
              <w:wordWrap/>
              <w:overflowPunct/>
              <w:topLinePunct w:val="0"/>
              <w:autoSpaceDE w:val="0"/>
              <w:autoSpaceDN w:val="0"/>
              <w:bidi w:val="0"/>
              <w:adjustRightInd w:val="0"/>
              <w:snapToGrid w:val="0"/>
              <w:spacing w:before="109" w:line="334" w:lineRule="auto"/>
              <w:ind w:left="802"/>
              <w:textAlignment w:val="baseline"/>
              <w:rPr>
                <w:rFonts w:ascii="仿宋" w:hAnsi="仿宋" w:eastAsia="仿宋" w:cs="仿宋"/>
                <w:sz w:val="24"/>
                <w:szCs w:val="24"/>
              </w:rPr>
            </w:pPr>
            <w:r>
              <w:rPr>
                <w:rFonts w:ascii="仿宋" w:hAnsi="仿宋" w:eastAsia="仿宋" w:cs="仿宋"/>
                <w:spacing w:val="-5"/>
                <w:sz w:val="24"/>
                <w:szCs w:val="24"/>
              </w:rPr>
              <w:t>延</w:t>
            </w:r>
            <w:r>
              <w:rPr>
                <w:rFonts w:ascii="仿宋" w:hAnsi="仿宋" w:eastAsia="仿宋" w:cs="仿宋"/>
                <w:spacing w:val="-3"/>
                <w:sz w:val="24"/>
                <w:szCs w:val="24"/>
              </w:rPr>
              <w:t>时</w:t>
            </w:r>
          </w:p>
        </w:tc>
        <w:tc>
          <w:tcPr>
            <w:tcW w:w="7010" w:type="dxa"/>
            <w:vAlign w:val="top"/>
          </w:tcPr>
          <w:p w14:paraId="30F08622">
            <w:pPr>
              <w:keepNext w:val="0"/>
              <w:keepLines w:val="0"/>
              <w:pageBreakBefore w:val="0"/>
              <w:widowControl/>
              <w:kinsoku w:val="0"/>
              <w:wordWrap/>
              <w:overflowPunct/>
              <w:topLinePunct w:val="0"/>
              <w:autoSpaceDE w:val="0"/>
              <w:autoSpaceDN w:val="0"/>
              <w:bidi w:val="0"/>
              <w:adjustRightInd w:val="0"/>
              <w:snapToGrid w:val="0"/>
              <w:spacing w:before="109" w:line="334" w:lineRule="auto"/>
              <w:ind w:left="1255"/>
              <w:textAlignment w:val="baseline"/>
              <w:rPr>
                <w:rFonts w:ascii="Times New Roman" w:hAnsi="Times New Roman" w:eastAsia="Times New Roman" w:cs="Times New Roman"/>
                <w:sz w:val="24"/>
                <w:szCs w:val="24"/>
              </w:rPr>
            </w:pPr>
            <w:r>
              <w:rPr>
                <w:rFonts w:ascii="仿宋" w:hAnsi="仿宋" w:eastAsia="仿宋" w:cs="仿宋"/>
                <w:spacing w:val="4"/>
                <w:sz w:val="24"/>
                <w:szCs w:val="24"/>
              </w:rPr>
              <w:t>基本工资÷</w:t>
            </w:r>
            <w:r>
              <w:rPr>
                <w:rFonts w:ascii="Times New Roman" w:hAnsi="Times New Roman" w:eastAsia="Times New Roman" w:cs="Times New Roman"/>
                <w:spacing w:val="4"/>
                <w:sz w:val="24"/>
                <w:szCs w:val="24"/>
              </w:rPr>
              <w:t>21.</w:t>
            </w:r>
            <w:r>
              <w:rPr>
                <w:rFonts w:ascii="Times New Roman" w:hAnsi="Times New Roman" w:eastAsia="Times New Roman" w:cs="Times New Roman"/>
                <w:spacing w:val="3"/>
                <w:sz w:val="24"/>
                <w:szCs w:val="24"/>
              </w:rPr>
              <w:t>7</w:t>
            </w:r>
            <w:r>
              <w:rPr>
                <w:rFonts w:ascii="Times New Roman" w:hAnsi="Times New Roman" w:eastAsia="Times New Roman" w:cs="Times New Roman"/>
                <w:spacing w:val="2"/>
                <w:sz w:val="24"/>
                <w:szCs w:val="24"/>
              </w:rPr>
              <w:t>5×</w:t>
            </w:r>
            <w:r>
              <w:rPr>
                <w:rFonts w:hint="eastAsia" w:ascii="仿宋" w:hAnsi="仿宋" w:eastAsia="仿宋" w:cs="仿宋"/>
                <w:spacing w:val="2"/>
                <w:sz w:val="24"/>
                <w:szCs w:val="24"/>
                <w:lang w:eastAsia="zh-CN"/>
              </w:rPr>
              <w:t>（</w:t>
            </w:r>
            <w:r>
              <w:rPr>
                <w:rFonts w:ascii="仿宋" w:hAnsi="仿宋" w:eastAsia="仿宋" w:cs="仿宋"/>
                <w:spacing w:val="2"/>
                <w:sz w:val="24"/>
                <w:szCs w:val="24"/>
              </w:rPr>
              <w:t>加班小时数</w:t>
            </w:r>
            <w:r>
              <w:rPr>
                <w:rFonts w:ascii="Times New Roman" w:hAnsi="Times New Roman" w:eastAsia="Times New Roman" w:cs="Times New Roman"/>
                <w:spacing w:val="2"/>
                <w:sz w:val="24"/>
                <w:szCs w:val="24"/>
              </w:rPr>
              <w:t>÷8</w:t>
            </w:r>
            <w:r>
              <w:rPr>
                <w:rFonts w:hint="eastAsia" w:ascii="仿宋" w:hAnsi="仿宋" w:eastAsia="仿宋" w:cs="仿宋"/>
                <w:spacing w:val="2"/>
                <w:sz w:val="24"/>
                <w:szCs w:val="24"/>
                <w:lang w:eastAsia="zh-CN"/>
              </w:rPr>
              <w:t>）</w:t>
            </w:r>
            <w:r>
              <w:rPr>
                <w:rFonts w:ascii="Times New Roman" w:hAnsi="Times New Roman" w:eastAsia="Times New Roman" w:cs="Times New Roman"/>
                <w:spacing w:val="2"/>
                <w:sz w:val="24"/>
                <w:szCs w:val="24"/>
              </w:rPr>
              <w:t>×150%</w:t>
            </w:r>
          </w:p>
        </w:tc>
      </w:tr>
    </w:tbl>
    <w:p w14:paraId="7E31FB2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（三）延时加班工资适用于标准工时制和综合计算工时工作制员工，中途离职（含终止、解除劳动关系）人员的延时加班工资根据公司相关规定予以清算。</w:t>
      </w:r>
    </w:p>
    <w:p w14:paraId="6006A74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del w:id="668" w:author="咨询组" w:date="2025-10-15T14:44:56Z"/>
          <w:rFonts w:ascii="仿宋" w:hAnsi="仿宋" w:eastAsia="仿宋" w:cs="仿宋"/>
          <w:sz w:val="31"/>
          <w:szCs w:val="31"/>
        </w:rPr>
      </w:pPr>
      <w:del w:id="669" w:author="咨询组" w:date="2025-10-15T14:44:56Z">
        <w:r>
          <w:rPr>
            <w:rFonts w:ascii="黑体" w:hAnsi="黑体" w:eastAsia="黑体" w:cs="黑体"/>
            <w:spacing w:val="14"/>
            <w:sz w:val="31"/>
            <w:szCs w:val="31"/>
          </w:rPr>
          <w:delText>第</w:delText>
        </w:r>
      </w:del>
      <w:del w:id="670" w:author="咨询组" w:date="2025-10-15T14:44:56Z">
        <w:r>
          <w:rPr>
            <w:rFonts w:ascii="黑体" w:hAnsi="黑体" w:eastAsia="黑体" w:cs="黑体"/>
            <w:spacing w:val="8"/>
            <w:sz w:val="31"/>
            <w:szCs w:val="31"/>
          </w:rPr>
          <w:delText xml:space="preserve">二十三条 </w:delText>
        </w:r>
      </w:del>
      <w:del w:id="671" w:author="咨询组" w:date="2025-10-15T14:44:56Z">
        <w:r>
          <w:rPr>
            <w:rFonts w:ascii="仿宋" w:hAnsi="仿宋" w:eastAsia="仿宋" w:cs="仿宋"/>
            <w:spacing w:val="8"/>
            <w:sz w:val="31"/>
            <w:szCs w:val="31"/>
          </w:rPr>
          <w:delText>月</w:delText>
        </w:r>
      </w:del>
      <w:del w:id="672" w:author="咨询组" w:date="2025-10-15T14:44:56Z">
        <w:r>
          <w:rPr>
            <w:rFonts w:ascii="Times New Roman" w:hAnsi="Times New Roman" w:eastAsia="Times New Roman" w:cs="Times New Roman"/>
            <w:spacing w:val="8"/>
            <w:sz w:val="31"/>
            <w:szCs w:val="31"/>
          </w:rPr>
          <w:delText>/</w:delText>
        </w:r>
      </w:del>
      <w:del w:id="673" w:author="咨询组" w:date="2025-10-15T14:44:56Z">
        <w:r>
          <w:rPr>
            <w:rFonts w:ascii="仿宋" w:hAnsi="仿宋" w:eastAsia="仿宋" w:cs="仿宋"/>
            <w:spacing w:val="8"/>
            <w:sz w:val="31"/>
            <w:szCs w:val="31"/>
          </w:rPr>
          <w:delText>季度奖金核算规则</w:delText>
        </w:r>
      </w:del>
    </w:p>
    <w:p w14:paraId="09781F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44" w:firstLineChars="200"/>
        <w:textAlignment w:val="baseline"/>
        <w:rPr>
          <w:del w:id="674" w:author="咨询组" w:date="2025-10-15T14:44:56Z"/>
          <w:rFonts w:ascii="仿宋" w:hAnsi="仿宋" w:eastAsia="仿宋" w:cs="仿宋"/>
          <w:sz w:val="31"/>
          <w:szCs w:val="31"/>
        </w:rPr>
      </w:pPr>
      <w:del w:id="675" w:author="咨询组" w:date="2025-10-15T14:44:56Z">
        <w:r>
          <w:rPr>
            <w:rFonts w:ascii="仿宋" w:hAnsi="仿宋" w:eastAsia="仿宋" w:cs="仿宋"/>
            <w:spacing w:val="6"/>
            <w:sz w:val="31"/>
            <w:szCs w:val="31"/>
          </w:rPr>
          <w:delText>实际月</w:delText>
        </w:r>
      </w:del>
      <w:del w:id="676" w:author="咨询组" w:date="2025-10-15T14:44:56Z">
        <w:r>
          <w:rPr>
            <w:rFonts w:ascii="Times New Roman" w:hAnsi="Times New Roman" w:eastAsia="Times New Roman" w:cs="Times New Roman"/>
            <w:spacing w:val="6"/>
            <w:sz w:val="31"/>
            <w:szCs w:val="31"/>
          </w:rPr>
          <w:delText>/</w:delText>
        </w:r>
      </w:del>
      <w:del w:id="677" w:author="咨询组" w:date="2025-10-15T14:44:56Z">
        <w:r>
          <w:rPr>
            <w:rFonts w:ascii="仿宋" w:hAnsi="仿宋" w:eastAsia="仿宋" w:cs="仿宋"/>
            <w:spacing w:val="6"/>
            <w:sz w:val="31"/>
            <w:szCs w:val="31"/>
          </w:rPr>
          <w:delText>季</w:delText>
        </w:r>
      </w:del>
      <w:del w:id="678" w:author="咨询组" w:date="2025-10-15T14:44:56Z">
        <w:r>
          <w:rPr>
            <w:rFonts w:ascii="仿宋" w:hAnsi="仿宋" w:eastAsia="仿宋" w:cs="仿宋"/>
            <w:spacing w:val="3"/>
            <w:sz w:val="31"/>
            <w:szCs w:val="31"/>
          </w:rPr>
          <w:delText>度奖金与员工个人月</w:delText>
        </w:r>
      </w:del>
      <w:del w:id="679" w:author="咨询组" w:date="2025-10-15T14:44:56Z">
        <w:r>
          <w:rPr>
            <w:rFonts w:ascii="Times New Roman" w:hAnsi="Times New Roman" w:eastAsia="Times New Roman" w:cs="Times New Roman"/>
            <w:spacing w:val="3"/>
            <w:sz w:val="31"/>
            <w:szCs w:val="31"/>
          </w:rPr>
          <w:delText>/</w:delText>
        </w:r>
      </w:del>
      <w:del w:id="680" w:author="咨询组" w:date="2025-10-15T14:44:56Z">
        <w:r>
          <w:rPr>
            <w:rFonts w:ascii="仿宋" w:hAnsi="仿宋" w:eastAsia="仿宋" w:cs="仿宋"/>
            <w:spacing w:val="3"/>
            <w:sz w:val="31"/>
            <w:szCs w:val="31"/>
          </w:rPr>
          <w:delText>季度出勤情况、考核结果相关，</w:delText>
        </w:r>
      </w:del>
      <w:del w:id="681" w:author="咨询组" w:date="2025-10-15T14:44:56Z">
        <w:r>
          <w:rPr>
            <w:rFonts w:ascii="仿宋" w:hAnsi="仿宋" w:eastAsia="仿宋" w:cs="仿宋"/>
            <w:sz w:val="31"/>
            <w:szCs w:val="31"/>
          </w:rPr>
          <w:delText xml:space="preserve"> </w:delText>
        </w:r>
      </w:del>
      <w:del w:id="682" w:author="咨询组" w:date="2025-10-15T14:44:56Z">
        <w:r>
          <w:rPr>
            <w:rFonts w:ascii="仿宋" w:hAnsi="仿宋" w:eastAsia="仿宋" w:cs="仿宋"/>
            <w:spacing w:val="4"/>
            <w:sz w:val="31"/>
            <w:szCs w:val="31"/>
          </w:rPr>
          <w:delText>核算规则详见</w:delText>
        </w:r>
      </w:del>
      <w:del w:id="683" w:author="咨询组" w:date="2025-10-15T14:44:56Z">
        <w:r>
          <w:rPr>
            <w:rFonts w:ascii="仿宋" w:hAnsi="仿宋" w:eastAsia="仿宋" w:cs="仿宋"/>
            <w:spacing w:val="3"/>
            <w:sz w:val="31"/>
            <w:szCs w:val="31"/>
          </w:rPr>
          <w:delText>《</w:delText>
        </w:r>
      </w:del>
      <w:del w:id="684" w:author="咨询组" w:date="2025-10-15T14:44:56Z">
        <w:r>
          <w:rPr>
            <w:rFonts w:ascii="仿宋" w:hAnsi="仿宋" w:eastAsia="仿宋" w:cs="仿宋"/>
            <w:spacing w:val="2"/>
            <w:sz w:val="31"/>
            <w:szCs w:val="31"/>
          </w:rPr>
          <w:delText>干部及专业总监薪酬管理细则》和《经理级及基层</w:delText>
        </w:r>
      </w:del>
      <w:del w:id="685" w:author="咨询组" w:date="2025-10-15T14:44:56Z">
        <w:r>
          <w:rPr>
            <w:rFonts w:ascii="仿宋" w:hAnsi="仿宋" w:eastAsia="仿宋" w:cs="仿宋"/>
            <w:sz w:val="31"/>
            <w:szCs w:val="31"/>
          </w:rPr>
          <w:delText xml:space="preserve"> </w:delText>
        </w:r>
      </w:del>
      <w:del w:id="686" w:author="咨询组" w:date="2025-10-15T14:44:56Z">
        <w:r>
          <w:rPr>
            <w:rFonts w:ascii="仿宋" w:hAnsi="仿宋" w:eastAsia="仿宋" w:cs="仿宋"/>
            <w:spacing w:val="1"/>
            <w:sz w:val="31"/>
            <w:szCs w:val="31"/>
          </w:rPr>
          <w:delText>薪酬管理细</w:delText>
        </w:r>
      </w:del>
      <w:del w:id="687" w:author="咨询组" w:date="2025-10-15T14:44:56Z">
        <w:r>
          <w:rPr>
            <w:rFonts w:ascii="仿宋" w:hAnsi="仿宋" w:eastAsia="仿宋" w:cs="仿宋"/>
            <w:sz w:val="31"/>
            <w:szCs w:val="31"/>
          </w:rPr>
          <w:delText>则》。</w:delText>
        </w:r>
      </w:del>
    </w:p>
    <w:p w14:paraId="664485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8"/>
          <w:sz w:val="31"/>
          <w:szCs w:val="31"/>
        </w:rPr>
        <w:t>二十四条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年终奖核算规则</w:t>
      </w:r>
    </w:p>
    <w:p w14:paraId="26E1C12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（一）员工实际年终奖与个人年度出勤情况、考核结果相关</w:t>
      </w:r>
      <w:del w:id="688" w:author="咨询组" w:date="2025-10-15T14:46:04Z">
        <w:r>
          <w:rPr>
            <w:rFonts w:hint="eastAsia" w:ascii="仿宋" w:hAnsi="仿宋" w:eastAsia="仿宋" w:cs="仿宋"/>
            <w:spacing w:val="2"/>
            <w:sz w:val="31"/>
            <w:szCs w:val="31"/>
            <w:lang w:eastAsia="zh-CN"/>
          </w:rPr>
          <w:delText>，具体核算规则详见《干部及专业总监薪酬管理细则》和《经理级及基层薪酬管理细则》</w:delText>
        </w:r>
      </w:del>
      <w:r>
        <w:rPr>
          <w:rFonts w:hint="eastAsia" w:ascii="仿宋" w:hAnsi="仿宋" w:eastAsia="仿宋" w:cs="仿宋"/>
          <w:spacing w:val="2"/>
          <w:sz w:val="31"/>
          <w:szCs w:val="31"/>
          <w:lang w:eastAsia="zh-CN"/>
        </w:rPr>
        <w:t>。</w:t>
      </w:r>
    </w:p>
    <w:p w14:paraId="623093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（二）截至12月31日已不被公司雇佣的员工（除特殊情形外）当年年终奖不再发放。特殊情形指退休、身故、跨业务单元调动、与公司协商一致需支付年终奖的。</w:t>
      </w:r>
    </w:p>
    <w:p w14:paraId="5B3D3D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11"/>
          <w:sz w:val="31"/>
          <w:szCs w:val="31"/>
        </w:rPr>
        <w:t>二</w:t>
      </w:r>
      <w:r>
        <w:rPr>
          <w:rFonts w:ascii="黑体" w:hAnsi="黑体" w:eastAsia="黑体" w:cs="黑体"/>
          <w:spacing w:val="7"/>
          <w:sz w:val="31"/>
          <w:szCs w:val="31"/>
        </w:rPr>
        <w:t>十五条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违规违纪、中止劳动合同、停职检查期间薪酬待遇</w:t>
      </w:r>
    </w:p>
    <w:p w14:paraId="1C22F11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（一）违规违纪人员薪酬支付规则按《员工违规违纪处理办法》执行；</w:t>
      </w:r>
    </w:p>
    <w:p w14:paraId="6AC62F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（二）中止劳动合同期间薪酬停发；停职检查期间按出勤发放基本工资，停发月/季度奖金、归属停职检查当期的年终奖等所有形式的奖金，停职检查期间不参与月/季度奖金清算。</w:t>
      </w:r>
    </w:p>
    <w:p w14:paraId="0270865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员工一个自然年度内正常工作、停职检查、中止劳动关系等情况交叉存在且在发放时仍处在停职检查或中止劳动关系期间的，不予发放当期年终奖；</w:t>
      </w:r>
    </w:p>
    <w:p w14:paraId="2D5B68A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停职检查或中止劳动关系结束，未发现违法行为，但仍受政纪处理处分的，按处分结果核发年终奖，停职检查及中止劳动关系期间不纳入年终奖核算，不补发停职检查及中止劳动关系期间扣发的月/季度奖金；停职检查结束，未发现任何违法、违规违纪行为恢复工作的，补发年终奖，停职检查期间纳入年终奖核算，补发并清算停职检查期间扣发的月/季度奖金，核算各项奖金需运用到的个人绩效得分按不高于所在组织/部门员工平均分执行，且各项奖金不得超过个人目标值。</w:t>
      </w:r>
    </w:p>
    <w:p w14:paraId="6602D17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（三）员工发生违规违纪、中止劳动合同、停职检查情形，由下发处理结果部门或发起停职检查部门在三个工作日内反馈对应HRBP,由HRBP反馈共享中心进行结果运用。</w:t>
      </w:r>
    </w:p>
    <w:p w14:paraId="3909BC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2"/>
          <w:sz w:val="31"/>
          <w:szCs w:val="31"/>
          <w:lang w:val="en-US" w:eastAsia="zh-CN"/>
        </w:rPr>
      </w:pPr>
      <w:r>
        <w:rPr>
          <w:rFonts w:ascii="黑体" w:hAnsi="黑体" w:eastAsia="黑体" w:cs="黑体"/>
          <w:spacing w:val="12"/>
          <w:sz w:val="31"/>
          <w:szCs w:val="31"/>
        </w:rPr>
        <w:t>第二十</w:t>
      </w:r>
      <w:r>
        <w:rPr>
          <w:rFonts w:hint="eastAsia" w:ascii="黑体" w:hAnsi="黑体" w:eastAsia="黑体" w:cs="黑体"/>
          <w:spacing w:val="12"/>
          <w:sz w:val="31"/>
          <w:szCs w:val="31"/>
          <w:lang w:val="en-US" w:eastAsia="zh-CN"/>
        </w:rPr>
        <w:t>六</w:t>
      </w:r>
      <w:r>
        <w:rPr>
          <w:rFonts w:ascii="黑体" w:hAnsi="黑体" w:eastAsia="黑体" w:cs="黑体"/>
          <w:spacing w:val="12"/>
          <w:sz w:val="31"/>
          <w:szCs w:val="31"/>
        </w:rPr>
        <w:t>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2"/>
          <w:sz w:val="31"/>
          <w:szCs w:val="31"/>
          <w:lang w:val="en-US" w:eastAsia="zh-CN"/>
        </w:rPr>
        <w:t>发放要求</w:t>
      </w:r>
    </w:p>
    <w:p w14:paraId="302DA1B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（一）薪酬发放时间</w:t>
      </w:r>
    </w:p>
    <w:p w14:paraId="54403FE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员工工资应自用工之日起计算。</w:t>
      </w:r>
    </w:p>
    <w:p w14:paraId="6AB99FE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月度工资应于劳动合同中约定的日期向员工支付，遇节假日、周休息日提前至最近工作日发放。员工离职/退休/身故/跨业务单元调动当月，月度工资于次月公司统一发薪日支付。</w:t>
      </w:r>
    </w:p>
    <w:p w14:paraId="1877468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干部及专业总监季度奖金一般于季度考核结束后的次月随月度工资根据季度考核结果发放；实施月度考核的，一般于次月随月度工资根据月度考核结果发放。季度/月度奖金发放时，考核结果未确定的暂不发放，待结果确定后清算；干部及专业总监年终奖应于组织绩效得分确定后核算与发放。</w:t>
      </w:r>
    </w:p>
    <w:p w14:paraId="7B7B2C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经理级及基层工资发放时月度绩效考核结果未确定的，暂不发放月度奖金，待结果确定后清算；退休、身故、跨业务单元调动等人员年终奖于次月公司统一发薪日向员工支付。</w:t>
      </w:r>
    </w:p>
    <w:p w14:paraId="32ED94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（二）有下列情况之一的，由公司代扣代缴：</w:t>
      </w:r>
    </w:p>
    <w:p w14:paraId="65764D8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1.按照法律规定代扣代缴员工个人所得税、社会保险和住房公积金及企业年金个人缴纳部分。</w:t>
      </w:r>
    </w:p>
    <w:p w14:paraId="497B2B6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2.法院判决、裁定要求代扣的抚养费、赡养费及法律规定可以从员工工资中扣除的其他费用等。</w:t>
      </w:r>
    </w:p>
    <w:p w14:paraId="5C6A0F8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（三）除下列情况外，公司不得扣除员工工资：</w:t>
      </w:r>
    </w:p>
    <w:p w14:paraId="7BC1F5F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1.公司工资总额与经济效益、业绩完成情况相关，经济效益下浮或业绩未完成时，浮动工资可能下浮。</w:t>
      </w:r>
    </w:p>
    <w:p w14:paraId="0E8CAC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2.因缺勤原因减发工资。</w:t>
      </w:r>
    </w:p>
    <w:p w14:paraId="0B4FBF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确因员工原因给公司造成经济损失的，可按劳动合同约定要求其赔偿经济损失。经济损失赔偿可从员工本人工资中扣除，每月扣除金额不超过当月应发工资的20%，且扣除损失后，应发工资不得低于当地政府规定的最低工资标准。当月扣除不足以弥补经济损失的，可按以上原则在后期逐月扣除。</w:t>
      </w:r>
    </w:p>
    <w:p w14:paraId="6712700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4.劳动合同约定的其他情形。</w:t>
      </w:r>
    </w:p>
    <w:p w14:paraId="522B4F4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2"/>
          <w:sz w:val="31"/>
          <w:szCs w:val="31"/>
          <w:lang w:eastAsia="zh-CN"/>
        </w:rPr>
      </w:pPr>
      <w:r>
        <w:rPr>
          <w:rFonts w:ascii="黑体" w:hAnsi="黑体" w:eastAsia="黑体" w:cs="黑体"/>
          <w:spacing w:val="12"/>
          <w:sz w:val="31"/>
          <w:szCs w:val="31"/>
        </w:rPr>
        <w:t>第二十七条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2"/>
          <w:sz w:val="31"/>
          <w:szCs w:val="31"/>
          <w:lang w:eastAsia="zh-CN"/>
        </w:rPr>
        <w:t>员工借调期间薪酬福利关系归属调出单位，薪酬按调出前标准执行、津贴补贴按借调单位标准执行，均由调出单位发放；正式调动员工薪酬标准变更自任命/调动生效之日起执行。</w:t>
      </w:r>
    </w:p>
    <w:p w14:paraId="1636F41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2"/>
          <w:sz w:val="31"/>
          <w:szCs w:val="31"/>
          <w:lang w:eastAsia="zh-CN"/>
        </w:rPr>
      </w:pPr>
      <w:r>
        <w:rPr>
          <w:rFonts w:ascii="黑体" w:hAnsi="黑体" w:eastAsia="黑体" w:cs="黑体"/>
          <w:spacing w:val="12"/>
          <w:sz w:val="31"/>
          <w:szCs w:val="31"/>
        </w:rPr>
        <w:t>第二十八条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2"/>
          <w:sz w:val="31"/>
          <w:szCs w:val="31"/>
          <w:lang w:eastAsia="zh-CN"/>
        </w:rPr>
        <w:t>产能优化关停工厂员工、内退人员、长期不在岗、退出干部及专业总监岗位人员的薪酬管理按公司相关规定执行。</w:t>
      </w:r>
    </w:p>
    <w:p w14:paraId="24B1708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2"/>
          <w:sz w:val="31"/>
          <w:szCs w:val="31"/>
          <w:lang w:eastAsia="zh-CN"/>
        </w:rPr>
      </w:pPr>
      <w:r>
        <w:rPr>
          <w:rFonts w:ascii="黑体" w:hAnsi="黑体" w:eastAsia="黑体" w:cs="黑体"/>
          <w:spacing w:val="12"/>
          <w:sz w:val="31"/>
          <w:szCs w:val="31"/>
        </w:rPr>
        <w:t>第二十九条</w:t>
      </w:r>
      <w:r>
        <w:rPr>
          <w:rFonts w:hint="eastAsia" w:ascii="黑体" w:hAnsi="黑体" w:eastAsia="黑体" w:cs="黑体"/>
          <w:spacing w:val="12"/>
          <w:sz w:val="31"/>
          <w:szCs w:val="31"/>
          <w:lang w:val="en-US" w:eastAsia="zh-CN"/>
        </w:rPr>
        <w:t xml:space="preserve"> </w:t>
      </w:r>
      <w:r>
        <w:rPr>
          <w:rFonts w:hint="eastAsia" w:ascii="仿宋" w:hAnsi="仿宋" w:eastAsia="仿宋" w:cs="仿宋"/>
          <w:spacing w:val="2"/>
          <w:sz w:val="31"/>
          <w:szCs w:val="31"/>
          <w:lang w:eastAsia="zh-CN"/>
        </w:rPr>
        <w:t>香港地区员工薪酬计算与发放规则按现行香港</w:t>
      </w:r>
      <w:bookmarkStart w:id="4" w:name="_bookmark5"/>
      <w:bookmarkEnd w:id="4"/>
      <w:r>
        <w:rPr>
          <w:rFonts w:hint="eastAsia" w:ascii="仿宋" w:hAnsi="仿宋" w:eastAsia="仿宋" w:cs="仿宋"/>
          <w:spacing w:val="2"/>
          <w:sz w:val="31"/>
          <w:szCs w:val="31"/>
          <w:lang w:eastAsia="zh-CN"/>
        </w:rPr>
        <w:t>相关政策执行。</w:t>
      </w:r>
    </w:p>
    <w:p w14:paraId="395CA103">
      <w:pPr>
        <w:keepNext w:val="0"/>
        <w:keepLines w:val="0"/>
        <w:pageBreakBefore w:val="0"/>
        <w:widowControl/>
        <w:kinsoku w:val="0"/>
        <w:wordWrap/>
        <w:overflowPunct/>
        <w:topLinePunct w:val="0"/>
        <w:autoSpaceDE w:val="0"/>
        <w:autoSpaceDN w:val="0"/>
        <w:bidi w:val="0"/>
        <w:adjustRightInd w:val="0"/>
        <w:snapToGrid w:val="0"/>
        <w:spacing w:line="334" w:lineRule="auto"/>
        <w:ind w:left="0"/>
        <w:jc w:val="center"/>
        <w:textAlignment w:val="baseline"/>
        <w:rPr>
          <w:rFonts w:ascii="黑体" w:hAnsi="黑体" w:eastAsia="黑体" w:cs="黑体"/>
          <w:spacing w:val="15"/>
          <w:sz w:val="31"/>
          <w:szCs w:val="31"/>
        </w:rPr>
      </w:pPr>
      <w:r>
        <w:rPr>
          <w:rFonts w:ascii="黑体" w:hAnsi="黑体" w:eastAsia="黑体" w:cs="黑体"/>
          <w:spacing w:val="15"/>
          <w:sz w:val="31"/>
          <w:szCs w:val="31"/>
        </w:rPr>
        <w:t>第五章</w:t>
      </w:r>
      <w:r>
        <w:rPr>
          <w:rFonts w:hint="eastAsia" w:ascii="黑体" w:hAnsi="黑体" w:eastAsia="黑体" w:cs="黑体"/>
          <w:spacing w:val="15"/>
          <w:sz w:val="31"/>
          <w:szCs w:val="31"/>
          <w:lang w:val="en-US" w:eastAsia="zh-CN"/>
        </w:rPr>
        <w:t xml:space="preserve"> </w:t>
      </w:r>
      <w:r>
        <w:rPr>
          <w:rFonts w:ascii="黑体" w:hAnsi="黑体" w:eastAsia="黑体" w:cs="黑体"/>
          <w:spacing w:val="15"/>
          <w:sz w:val="31"/>
          <w:szCs w:val="31"/>
        </w:rPr>
        <w:t>附则</w:t>
      </w:r>
    </w:p>
    <w:p w14:paraId="40935A8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2"/>
          <w:sz w:val="31"/>
          <w:szCs w:val="31"/>
          <w:lang w:eastAsia="zh-CN"/>
        </w:rPr>
      </w:pPr>
      <w:r>
        <w:rPr>
          <w:rFonts w:ascii="黑体" w:hAnsi="黑体" w:eastAsia="黑体" w:cs="黑体"/>
          <w:spacing w:val="12"/>
          <w:sz w:val="31"/>
          <w:szCs w:val="31"/>
        </w:rPr>
        <w:t>第</w:t>
      </w:r>
      <w:r>
        <w:rPr>
          <w:rFonts w:ascii="黑体" w:hAnsi="黑体" w:eastAsia="黑体" w:cs="黑体"/>
          <w:spacing w:val="7"/>
          <w:sz w:val="31"/>
          <w:szCs w:val="31"/>
        </w:rPr>
        <w:t>三</w:t>
      </w:r>
      <w:r>
        <w:rPr>
          <w:rFonts w:ascii="黑体" w:hAnsi="黑体" w:eastAsia="黑体" w:cs="黑体"/>
          <w:spacing w:val="6"/>
          <w:sz w:val="31"/>
          <w:szCs w:val="31"/>
        </w:rPr>
        <w:t>十条</w:t>
      </w:r>
      <w:r>
        <w:rPr>
          <w:rFonts w:hint="eastAsia" w:ascii="黑体" w:hAnsi="黑体" w:eastAsia="黑体" w:cs="黑体"/>
          <w:spacing w:val="6"/>
          <w:sz w:val="31"/>
          <w:szCs w:val="31"/>
          <w:lang w:val="en-US" w:eastAsia="zh-CN"/>
        </w:rPr>
        <w:t xml:space="preserve"> </w:t>
      </w:r>
      <w:r>
        <w:rPr>
          <w:rFonts w:hint="eastAsia" w:ascii="仿宋" w:hAnsi="仿宋" w:eastAsia="仿宋" w:cs="仿宋"/>
          <w:spacing w:val="2"/>
          <w:sz w:val="31"/>
          <w:szCs w:val="31"/>
          <w:lang w:eastAsia="zh-CN"/>
        </w:rPr>
        <w:t>本制度为华润啤酒一级制度。</w:t>
      </w:r>
    </w:p>
    <w:p w14:paraId="1A5361F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4" w:firstLineChars="200"/>
        <w:textAlignment w:val="baseline"/>
        <w:rPr>
          <w:rFonts w:hint="eastAsia" w:ascii="仿宋" w:hAnsi="仿宋" w:eastAsia="仿宋" w:cs="仿宋"/>
          <w:spacing w:val="2"/>
          <w:sz w:val="31"/>
          <w:szCs w:val="31"/>
          <w:lang w:eastAsia="zh-CN"/>
        </w:rPr>
      </w:pPr>
      <w:r>
        <w:rPr>
          <w:rFonts w:ascii="黑体" w:hAnsi="黑体" w:eastAsia="黑体" w:cs="黑体"/>
          <w:spacing w:val="16"/>
          <w:sz w:val="31"/>
          <w:szCs w:val="31"/>
        </w:rPr>
        <w:t>第</w:t>
      </w:r>
      <w:r>
        <w:rPr>
          <w:rFonts w:ascii="黑体" w:hAnsi="黑体" w:eastAsia="黑体" w:cs="黑体"/>
          <w:spacing w:val="10"/>
          <w:sz w:val="31"/>
          <w:szCs w:val="31"/>
        </w:rPr>
        <w:t>三十一条</w:t>
      </w:r>
      <w:r>
        <w:rPr>
          <w:rFonts w:hint="eastAsia" w:ascii="黑体" w:hAnsi="黑体" w:eastAsia="黑体" w:cs="黑体"/>
          <w:spacing w:val="10"/>
          <w:sz w:val="31"/>
          <w:szCs w:val="31"/>
          <w:lang w:val="en-US" w:eastAsia="zh-CN"/>
        </w:rPr>
        <w:t xml:space="preserve"> </w:t>
      </w:r>
      <w:r>
        <w:rPr>
          <w:rFonts w:hint="eastAsia" w:ascii="仿宋" w:hAnsi="仿宋" w:eastAsia="仿宋" w:cs="仿宋"/>
          <w:spacing w:val="2"/>
          <w:sz w:val="31"/>
          <w:szCs w:val="31"/>
          <w:lang w:eastAsia="zh-CN"/>
        </w:rPr>
        <w:t>各事业部不得在本制度设立的薪酬科目外自行设立薪酬科目，也不得自行调整本制度规定的适用范围、发放标准和支付形式。凡执行科目、范围、标准及支付方式与本制度不一致的，均须报华润啤酒批复后执行。</w:t>
      </w:r>
    </w:p>
    <w:p w14:paraId="02614A6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0" w:firstLineChars="200"/>
        <w:textAlignment w:val="baseline"/>
        <w:rPr>
          <w:rFonts w:hint="eastAsia" w:ascii="仿宋" w:hAnsi="仿宋" w:eastAsia="仿宋" w:cs="仿宋"/>
          <w:spacing w:val="2"/>
          <w:sz w:val="31"/>
          <w:szCs w:val="31"/>
          <w:lang w:eastAsia="zh-CN"/>
        </w:rPr>
      </w:pPr>
      <w:r>
        <w:rPr>
          <w:rFonts w:ascii="黑体" w:hAnsi="黑体" w:eastAsia="黑体" w:cs="黑体"/>
          <w:spacing w:val="15"/>
          <w:sz w:val="31"/>
          <w:szCs w:val="31"/>
        </w:rPr>
        <w:t>第</w:t>
      </w:r>
      <w:r>
        <w:rPr>
          <w:rFonts w:ascii="黑体" w:hAnsi="黑体" w:eastAsia="黑体" w:cs="黑体"/>
          <w:spacing w:val="10"/>
          <w:sz w:val="31"/>
          <w:szCs w:val="31"/>
        </w:rPr>
        <w:t>三十二条</w:t>
      </w:r>
      <w:r>
        <w:rPr>
          <w:rFonts w:hint="eastAsia" w:ascii="黑体" w:hAnsi="黑体" w:eastAsia="黑体" w:cs="黑体"/>
          <w:spacing w:val="10"/>
          <w:sz w:val="31"/>
          <w:szCs w:val="31"/>
          <w:lang w:val="en-US" w:eastAsia="zh-CN"/>
        </w:rPr>
        <w:t xml:space="preserve"> </w:t>
      </w:r>
      <w:r>
        <w:rPr>
          <w:rFonts w:hint="eastAsia" w:ascii="仿宋" w:hAnsi="仿宋" w:eastAsia="仿宋" w:cs="仿宋"/>
          <w:spacing w:val="2"/>
          <w:sz w:val="31"/>
          <w:szCs w:val="31"/>
          <w:lang w:eastAsia="zh-CN"/>
        </w:rPr>
        <w:t>本制度规定不符合地方政策要求的，按地方政策执行。本制度未列明，但按国家、集团相关规定员工应享受的福利，按相关规定执行。国家、集团有新政策的从其新规定，并报华润啤酒备案后执行。</w:t>
      </w:r>
    </w:p>
    <w:p w14:paraId="1F0C9A5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11"/>
          <w:sz w:val="31"/>
          <w:szCs w:val="31"/>
        </w:rPr>
        <w:t>三</w:t>
      </w:r>
      <w:r>
        <w:rPr>
          <w:rFonts w:ascii="黑体" w:hAnsi="黑体" w:eastAsia="黑体" w:cs="黑体"/>
          <w:spacing w:val="7"/>
          <w:sz w:val="31"/>
          <w:szCs w:val="31"/>
        </w:rPr>
        <w:t>十三条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薪酬管理相关制度、办法、方案与数据信息等均属于华润啤酒商业机密。</w:t>
      </w:r>
    </w:p>
    <w:p w14:paraId="4C71F3D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华润啤酒及下属单位应严格规范查阅权限和确保文件档案的安全保密性。未经所在单位人力资源部允许，不得将员工的薪酬信息透漏给任何第三方或公司以外的任何人员。</w:t>
      </w:r>
    </w:p>
    <w:p w14:paraId="115D0D1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员工不得在私人交往和通信中泄露本人及公司其他员工薪酬等相关数据；不得在公共场所或对外业务交往过程中随意谈论本人及公司其他员工薪酬等相关数据；不得打听、接触与本人无关的薪酬等相关数据。</w:t>
      </w:r>
    </w:p>
    <w:p w14:paraId="3D0CB2C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薪酬信息的传递必须通过正式渠道（如公文邮箱、OA等）。</w:t>
      </w:r>
    </w:p>
    <w:p w14:paraId="1AA814C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违反公司保密机制与制度导致商业机密外泄的业务单位及个人，按相关制度处理。</w:t>
      </w:r>
    </w:p>
    <w:p w14:paraId="1C768E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del w:id="689" w:author="咨询组" w:date="2025-10-15T15:24:41Z"/>
          <w:rFonts w:ascii="仿宋" w:hAnsi="仿宋" w:eastAsia="仿宋" w:cs="仿宋"/>
          <w:sz w:val="31"/>
          <w:szCs w:val="31"/>
        </w:rPr>
      </w:pPr>
      <w:del w:id="690" w:author="咨询组" w:date="2025-10-15T15:24:41Z">
        <w:r>
          <w:rPr>
            <w:rFonts w:ascii="黑体" w:hAnsi="黑体" w:eastAsia="黑体" w:cs="黑体"/>
            <w:spacing w:val="14"/>
            <w:sz w:val="31"/>
            <w:szCs w:val="31"/>
          </w:rPr>
          <w:delText>第</w:delText>
        </w:r>
      </w:del>
      <w:del w:id="691" w:author="咨询组" w:date="2025-10-15T15:24:41Z">
        <w:r>
          <w:rPr>
            <w:rFonts w:ascii="黑体" w:hAnsi="黑体" w:eastAsia="黑体" w:cs="黑体"/>
            <w:spacing w:val="13"/>
            <w:sz w:val="31"/>
            <w:szCs w:val="31"/>
          </w:rPr>
          <w:delText>三</w:delText>
        </w:r>
      </w:del>
      <w:del w:id="692" w:author="咨询组" w:date="2025-10-15T15:24:41Z">
        <w:r>
          <w:rPr>
            <w:rFonts w:ascii="黑体" w:hAnsi="黑体" w:eastAsia="黑体" w:cs="黑体"/>
            <w:spacing w:val="7"/>
            <w:sz w:val="31"/>
            <w:szCs w:val="31"/>
          </w:rPr>
          <w:delText xml:space="preserve">十四条 </w:delText>
        </w:r>
      </w:del>
      <w:del w:id="693" w:author="咨询组" w:date="2025-10-15T15:24:41Z">
        <w:r>
          <w:rPr>
            <w:rFonts w:ascii="仿宋" w:hAnsi="仿宋" w:eastAsia="仿宋" w:cs="仿宋"/>
            <w:spacing w:val="7"/>
            <w:sz w:val="31"/>
            <w:szCs w:val="31"/>
          </w:rPr>
          <w:delText>本制度自下发之日起施行。原《经理人薪酬管理</w:delText>
        </w:r>
      </w:del>
      <w:del w:id="694" w:author="咨询组" w:date="2025-10-15T15:24:41Z">
        <w:r>
          <w:rPr>
            <w:rFonts w:ascii="仿宋" w:hAnsi="仿宋" w:eastAsia="仿宋" w:cs="仿宋"/>
            <w:sz w:val="31"/>
            <w:szCs w:val="31"/>
          </w:rPr>
          <w:delText xml:space="preserve"> </w:delText>
        </w:r>
      </w:del>
      <w:del w:id="695" w:author="咨询组" w:date="2025-10-15T15:24:41Z">
        <w:r>
          <w:rPr>
            <w:rFonts w:ascii="仿宋" w:hAnsi="仿宋" w:eastAsia="仿宋" w:cs="仿宋"/>
            <w:spacing w:val="4"/>
            <w:sz w:val="31"/>
            <w:szCs w:val="31"/>
          </w:rPr>
          <w:delText>制度》</w:delText>
        </w:r>
      </w:del>
      <w:del w:id="696" w:author="咨询组" w:date="2025-10-15T15:24:41Z">
        <w:r>
          <w:rPr>
            <w:rFonts w:hint="eastAsia" w:ascii="仿宋" w:hAnsi="仿宋" w:eastAsia="仿宋" w:cs="仿宋"/>
            <w:spacing w:val="4"/>
            <w:sz w:val="31"/>
            <w:szCs w:val="31"/>
            <w:lang w:eastAsia="zh-CN"/>
          </w:rPr>
          <w:delText>（</w:delText>
        </w:r>
      </w:del>
      <w:del w:id="697" w:author="咨询组" w:date="2025-10-15T15:24:41Z">
        <w:r>
          <w:rPr>
            <w:rFonts w:ascii="仿宋" w:hAnsi="仿宋" w:eastAsia="仿宋" w:cs="仿宋"/>
            <w:spacing w:val="4"/>
            <w:sz w:val="31"/>
            <w:szCs w:val="31"/>
          </w:rPr>
          <w:delText xml:space="preserve">华啤 </w:delText>
        </w:r>
      </w:del>
      <w:del w:id="698" w:author="咨询组" w:date="2025-10-15T15:24:41Z">
        <w:r>
          <w:rPr>
            <w:rFonts w:ascii="Times New Roman" w:hAnsi="Times New Roman" w:eastAsia="Times New Roman" w:cs="Times New Roman"/>
            <w:sz w:val="31"/>
            <w:szCs w:val="31"/>
          </w:rPr>
          <w:delText>A</w:delText>
        </w:r>
      </w:del>
      <w:del w:id="699" w:author="咨询组" w:date="2025-10-15T15:24:41Z">
        <w:r>
          <w:rPr>
            <w:rFonts w:ascii="Times New Roman" w:hAnsi="Times New Roman" w:eastAsia="Times New Roman" w:cs="Times New Roman"/>
            <w:spacing w:val="4"/>
            <w:sz w:val="31"/>
            <w:szCs w:val="31"/>
          </w:rPr>
          <w:delText>03-57</w:delText>
        </w:r>
      </w:del>
      <w:del w:id="700" w:author="咨询组" w:date="2025-10-15T15:24:41Z">
        <w:r>
          <w:rPr>
            <w:rFonts w:ascii="Times New Roman" w:hAnsi="Times New Roman" w:eastAsia="Times New Roman" w:cs="Times New Roman"/>
            <w:sz w:val="31"/>
            <w:szCs w:val="31"/>
          </w:rPr>
          <w:delText>RL</w:delText>
        </w:r>
      </w:del>
      <w:del w:id="701" w:author="咨询组" w:date="2025-10-15T15:24:41Z">
        <w:r>
          <w:rPr>
            <w:rFonts w:ascii="Times New Roman" w:hAnsi="Times New Roman" w:eastAsia="Times New Roman" w:cs="Times New Roman"/>
            <w:spacing w:val="4"/>
            <w:sz w:val="31"/>
            <w:szCs w:val="31"/>
          </w:rPr>
          <w:delText>21</w:delText>
        </w:r>
      </w:del>
      <w:del w:id="702" w:author="咨询组" w:date="2025-10-15T15:24:41Z">
        <w:r>
          <w:rPr>
            <w:rFonts w:ascii="Times New Roman" w:hAnsi="Times New Roman" w:eastAsia="Times New Roman" w:cs="Times New Roman"/>
            <w:sz w:val="31"/>
            <w:szCs w:val="31"/>
          </w:rPr>
          <w:delText>B</w:delText>
        </w:r>
      </w:del>
      <w:del w:id="703" w:author="咨询组" w:date="2025-10-15T15:24:41Z">
        <w:r>
          <w:rPr>
            <w:rFonts w:ascii="Times New Roman" w:hAnsi="Times New Roman" w:eastAsia="Times New Roman" w:cs="Times New Roman"/>
            <w:spacing w:val="4"/>
            <w:sz w:val="31"/>
            <w:szCs w:val="31"/>
          </w:rPr>
          <w:delText xml:space="preserve"> </w:delText>
        </w:r>
      </w:del>
      <w:del w:id="704" w:author="咨询组" w:date="2025-10-15T15:24:41Z">
        <w:r>
          <w:rPr>
            <w:rFonts w:hint="eastAsia" w:ascii="仿宋" w:hAnsi="仿宋" w:eastAsia="仿宋" w:cs="仿宋"/>
            <w:spacing w:val="4"/>
            <w:sz w:val="31"/>
            <w:szCs w:val="31"/>
            <w:lang w:eastAsia="zh-CN"/>
          </w:rPr>
          <w:delText>）</w:delText>
        </w:r>
      </w:del>
      <w:del w:id="705" w:author="咨询组" w:date="2025-10-15T15:24:41Z">
        <w:r>
          <w:rPr>
            <w:rFonts w:ascii="仿宋" w:hAnsi="仿宋" w:eastAsia="仿宋" w:cs="仿宋"/>
            <w:spacing w:val="4"/>
            <w:sz w:val="31"/>
            <w:szCs w:val="31"/>
          </w:rPr>
          <w:delText>、《员工薪酬管理制度》</w:delText>
        </w:r>
      </w:del>
      <w:del w:id="706" w:author="咨询组" w:date="2025-10-15T15:24:41Z">
        <w:r>
          <w:rPr>
            <w:rFonts w:hint="eastAsia" w:ascii="仿宋" w:hAnsi="仿宋" w:eastAsia="仿宋" w:cs="仿宋"/>
            <w:spacing w:val="4"/>
            <w:sz w:val="31"/>
            <w:szCs w:val="31"/>
            <w:lang w:eastAsia="zh-CN"/>
          </w:rPr>
          <w:delText>（</w:delText>
        </w:r>
      </w:del>
      <w:del w:id="707" w:author="咨询组" w:date="2025-10-15T15:24:41Z">
        <w:r>
          <w:rPr>
            <w:rFonts w:ascii="仿宋" w:hAnsi="仿宋" w:eastAsia="仿宋" w:cs="仿宋"/>
            <w:spacing w:val="4"/>
            <w:sz w:val="31"/>
            <w:szCs w:val="31"/>
          </w:rPr>
          <w:delText xml:space="preserve">华啤 </w:delText>
        </w:r>
      </w:del>
      <w:del w:id="708" w:author="咨询组" w:date="2025-10-15T15:24:41Z">
        <w:r>
          <w:rPr>
            <w:rFonts w:ascii="Times New Roman" w:hAnsi="Times New Roman" w:eastAsia="Times New Roman" w:cs="Times New Roman"/>
            <w:sz w:val="31"/>
            <w:szCs w:val="31"/>
          </w:rPr>
          <w:delText>A</w:delText>
        </w:r>
      </w:del>
      <w:del w:id="709" w:author="咨询组" w:date="2025-10-15T15:24:41Z">
        <w:r>
          <w:rPr>
            <w:rFonts w:ascii="Times New Roman" w:hAnsi="Times New Roman" w:eastAsia="Times New Roman" w:cs="Times New Roman"/>
            <w:spacing w:val="4"/>
            <w:sz w:val="31"/>
            <w:szCs w:val="31"/>
          </w:rPr>
          <w:delText>0</w:delText>
        </w:r>
      </w:del>
      <w:del w:id="710" w:author="咨询组" w:date="2025-10-15T15:24:41Z">
        <w:r>
          <w:rPr>
            <w:rFonts w:ascii="Times New Roman" w:hAnsi="Times New Roman" w:eastAsia="Times New Roman" w:cs="Times New Roman"/>
            <w:spacing w:val="3"/>
            <w:sz w:val="31"/>
            <w:szCs w:val="31"/>
          </w:rPr>
          <w:delText>3</w:delText>
        </w:r>
      </w:del>
      <w:del w:id="711" w:author="咨询组" w:date="2025-10-15T15:24:41Z">
        <w:r>
          <w:rPr>
            <w:rFonts w:ascii="Times New Roman" w:hAnsi="Times New Roman" w:eastAsia="Times New Roman" w:cs="Times New Roman"/>
            <w:sz w:val="31"/>
            <w:szCs w:val="31"/>
          </w:rPr>
          <w:delText xml:space="preserve">- </w:delText>
        </w:r>
      </w:del>
      <w:del w:id="712" w:author="咨询组" w:date="2025-10-15T15:24:41Z">
        <w:r>
          <w:rPr>
            <w:rFonts w:ascii="Times New Roman" w:hAnsi="Times New Roman" w:eastAsia="Times New Roman" w:cs="Times New Roman"/>
            <w:spacing w:val="4"/>
            <w:sz w:val="31"/>
            <w:szCs w:val="31"/>
          </w:rPr>
          <w:delText>56</w:delText>
        </w:r>
      </w:del>
      <w:del w:id="713" w:author="咨询组" w:date="2025-10-15T15:24:41Z">
        <w:r>
          <w:rPr>
            <w:rFonts w:ascii="Times New Roman" w:hAnsi="Times New Roman" w:eastAsia="Times New Roman" w:cs="Times New Roman"/>
            <w:sz w:val="31"/>
            <w:szCs w:val="31"/>
          </w:rPr>
          <w:delText>RL</w:delText>
        </w:r>
      </w:del>
      <w:del w:id="714" w:author="咨询组" w:date="2025-10-15T15:24:41Z">
        <w:r>
          <w:rPr>
            <w:rFonts w:ascii="Times New Roman" w:hAnsi="Times New Roman" w:eastAsia="Times New Roman" w:cs="Times New Roman"/>
            <w:spacing w:val="4"/>
            <w:sz w:val="31"/>
            <w:szCs w:val="31"/>
          </w:rPr>
          <w:delText>21</w:delText>
        </w:r>
      </w:del>
      <w:del w:id="715" w:author="咨询组" w:date="2025-10-15T15:24:41Z">
        <w:r>
          <w:rPr>
            <w:rFonts w:ascii="Times New Roman" w:hAnsi="Times New Roman" w:eastAsia="Times New Roman" w:cs="Times New Roman"/>
            <w:sz w:val="31"/>
            <w:szCs w:val="31"/>
          </w:rPr>
          <w:delText>B</w:delText>
        </w:r>
      </w:del>
      <w:del w:id="716" w:author="咨询组" w:date="2025-10-15T15:24:41Z">
        <w:r>
          <w:rPr>
            <w:rFonts w:hint="eastAsia" w:ascii="仿宋" w:hAnsi="仿宋" w:eastAsia="仿宋" w:cs="仿宋"/>
            <w:spacing w:val="4"/>
            <w:sz w:val="31"/>
            <w:szCs w:val="31"/>
            <w:lang w:eastAsia="zh-CN"/>
          </w:rPr>
          <w:delText>）</w:delText>
        </w:r>
      </w:del>
      <w:del w:id="717" w:author="咨询组" w:date="2025-10-15T15:24:41Z">
        <w:r>
          <w:rPr>
            <w:rFonts w:ascii="仿宋" w:hAnsi="仿宋" w:eastAsia="仿宋" w:cs="仿宋"/>
            <w:spacing w:val="4"/>
            <w:sz w:val="31"/>
            <w:szCs w:val="31"/>
          </w:rPr>
          <w:delText>同时废止。其</w:delText>
        </w:r>
      </w:del>
      <w:del w:id="718" w:author="咨询组" w:date="2025-10-15T15:24:41Z">
        <w:r>
          <w:rPr>
            <w:rFonts w:ascii="仿宋" w:hAnsi="仿宋" w:eastAsia="仿宋" w:cs="仿宋"/>
            <w:spacing w:val="3"/>
            <w:sz w:val="31"/>
            <w:szCs w:val="31"/>
          </w:rPr>
          <w:delText>他</w:delText>
        </w:r>
      </w:del>
      <w:del w:id="719" w:author="咨询组" w:date="2025-10-15T15:24:41Z">
        <w:r>
          <w:rPr>
            <w:rFonts w:ascii="仿宋" w:hAnsi="仿宋" w:eastAsia="仿宋" w:cs="仿宋"/>
            <w:spacing w:val="2"/>
            <w:sz w:val="31"/>
            <w:szCs w:val="31"/>
          </w:rPr>
          <w:delText>与本制度规定不符的， 按本制度相关规</w:delText>
        </w:r>
      </w:del>
      <w:del w:id="720" w:author="咨询组" w:date="2025-10-15T15:24:41Z">
        <w:r>
          <w:rPr>
            <w:rFonts w:ascii="仿宋" w:hAnsi="仿宋" w:eastAsia="仿宋" w:cs="仿宋"/>
            <w:sz w:val="31"/>
            <w:szCs w:val="31"/>
          </w:rPr>
          <w:delText xml:space="preserve"> </w:delText>
        </w:r>
      </w:del>
      <w:del w:id="721" w:author="咨询组" w:date="2025-10-15T15:24:41Z">
        <w:r>
          <w:rPr>
            <w:rFonts w:ascii="仿宋" w:hAnsi="仿宋" w:eastAsia="仿宋" w:cs="仿宋"/>
            <w:spacing w:val="-9"/>
            <w:sz w:val="31"/>
            <w:szCs w:val="31"/>
          </w:rPr>
          <w:delText>定</w:delText>
        </w:r>
      </w:del>
      <w:del w:id="722" w:author="咨询组" w:date="2025-10-15T15:24:41Z">
        <w:r>
          <w:rPr>
            <w:rFonts w:ascii="仿宋" w:hAnsi="仿宋" w:eastAsia="仿宋" w:cs="仿宋"/>
            <w:spacing w:val="-8"/>
            <w:sz w:val="31"/>
            <w:szCs w:val="31"/>
          </w:rPr>
          <w:delText>执行。</w:delText>
        </w:r>
      </w:del>
    </w:p>
    <w:p w14:paraId="274964C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del w:id="723" w:author="咨询组" w:date="2025-10-15T15:24:41Z"/>
          <w:rFonts w:ascii="仿宋" w:hAnsi="仿宋" w:eastAsia="仿宋" w:cs="仿宋"/>
          <w:sz w:val="31"/>
          <w:szCs w:val="31"/>
        </w:rPr>
      </w:pPr>
      <w:del w:id="724" w:author="咨询组" w:date="2025-10-15T15:24:41Z">
        <w:r>
          <w:rPr>
            <w:rFonts w:ascii="黑体" w:hAnsi="黑体" w:eastAsia="黑体" w:cs="黑体"/>
            <w:spacing w:val="14"/>
            <w:sz w:val="31"/>
            <w:szCs w:val="31"/>
          </w:rPr>
          <w:delText>第</w:delText>
        </w:r>
      </w:del>
      <w:del w:id="725" w:author="咨询组" w:date="2025-10-15T15:24:41Z">
        <w:r>
          <w:rPr>
            <w:rFonts w:ascii="黑体" w:hAnsi="黑体" w:eastAsia="黑体" w:cs="黑体"/>
            <w:spacing w:val="13"/>
            <w:sz w:val="31"/>
            <w:szCs w:val="31"/>
          </w:rPr>
          <w:delText>三</w:delText>
        </w:r>
      </w:del>
      <w:del w:id="726" w:author="咨询组" w:date="2025-10-15T15:24:41Z">
        <w:r>
          <w:rPr>
            <w:rFonts w:ascii="黑体" w:hAnsi="黑体" w:eastAsia="黑体" w:cs="黑体"/>
            <w:spacing w:val="7"/>
            <w:sz w:val="31"/>
            <w:szCs w:val="31"/>
          </w:rPr>
          <w:delText xml:space="preserve">十五条 </w:delText>
        </w:r>
      </w:del>
      <w:del w:id="727" w:author="咨询组" w:date="2025-10-15T15:24:41Z">
        <w:r>
          <w:rPr>
            <w:rFonts w:ascii="仿宋" w:hAnsi="仿宋" w:eastAsia="仿宋" w:cs="仿宋"/>
            <w:spacing w:val="7"/>
            <w:sz w:val="31"/>
            <w:szCs w:val="31"/>
          </w:rPr>
          <w:delText>本制度由华润啤酒人力资源部负责制订、修订和</w:delText>
        </w:r>
      </w:del>
    </w:p>
    <w:p w14:paraId="3B5D0F0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576" w:firstLineChars="200"/>
        <w:textAlignment w:val="baseline"/>
        <w:rPr>
          <w:del w:id="728" w:author="咨询组" w:date="2025-10-15T15:24:41Z"/>
          <w:rFonts w:ascii="仿宋" w:hAnsi="仿宋" w:eastAsia="仿宋" w:cs="仿宋"/>
          <w:sz w:val="31"/>
          <w:szCs w:val="31"/>
        </w:rPr>
      </w:pPr>
      <w:del w:id="729" w:author="咨询组" w:date="2025-10-15T15:24:41Z">
        <w:r>
          <w:rPr>
            <w:rFonts w:ascii="仿宋" w:hAnsi="仿宋" w:eastAsia="仿宋" w:cs="仿宋"/>
            <w:spacing w:val="-11"/>
            <w:sz w:val="31"/>
            <w:szCs w:val="31"/>
          </w:rPr>
          <w:delText>解</w:delText>
        </w:r>
      </w:del>
      <w:del w:id="730" w:author="咨询组" w:date="2025-10-15T15:24:41Z">
        <w:r>
          <w:rPr>
            <w:rFonts w:ascii="仿宋" w:hAnsi="仿宋" w:eastAsia="仿宋" w:cs="仿宋"/>
            <w:spacing w:val="-9"/>
            <w:sz w:val="31"/>
            <w:szCs w:val="31"/>
          </w:rPr>
          <w:delText>释。</w:delText>
        </w:r>
      </w:del>
    </w:p>
    <w:p w14:paraId="1B1563A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31" w:author="咨询组" w:date="2025-10-15T15:24:41Z"/>
        </w:rPr>
        <w:sectPr>
          <w:pgSz w:w="11907" w:h="16839"/>
          <w:pgMar w:top="1230" w:right="1389" w:bottom="901" w:left="1390" w:header="1216" w:footer="726" w:gutter="0"/>
          <w:cols w:space="0" w:num="1"/>
          <w:rtlGutter w:val="0"/>
          <w:docGrid w:linePitch="0" w:charSpace="0"/>
        </w:sectPr>
      </w:pPr>
    </w:p>
    <w:p w14:paraId="0CF1DB0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32" w:author="咨询组" w:date="2025-10-15T15:24:41Z"/>
          <w:rFonts w:ascii="Arial"/>
          <w:sz w:val="21"/>
        </w:rPr>
      </w:pPr>
      <w:del w:id="733" w:author="咨询组" w:date="2025-10-15T15:24:41Z">
        <w:r>
          <w:rPr/>
          <w:drawing>
            <wp:anchor distT="0" distB="0" distL="0" distR="0" simplePos="0" relativeHeight="251661312"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
                      <a:stretch>
                        <a:fillRect/>
                      </a:stretch>
                    </pic:blipFill>
                    <pic:spPr>
                      <a:xfrm>
                        <a:off x="0" y="0"/>
                        <a:ext cx="1249679" cy="669035"/>
                      </a:xfrm>
                      <a:prstGeom prst="rect">
                        <a:avLst/>
                      </a:prstGeom>
                    </pic:spPr>
                  </pic:pic>
                </a:graphicData>
              </a:graphic>
            </wp:anchor>
          </w:drawing>
        </w:r>
      </w:del>
    </w:p>
    <w:p w14:paraId="4A244D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35" w:author="咨询组" w:date="2025-10-15T15:24:41Z"/>
          <w:rFonts w:ascii="Arial"/>
          <w:sz w:val="21"/>
        </w:rPr>
      </w:pPr>
    </w:p>
    <w:p w14:paraId="4FF8E6D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36" w:author="咨询组" w:date="2025-10-15T15:24:41Z"/>
          <w:rFonts w:ascii="Arial"/>
          <w:sz w:val="21"/>
        </w:rPr>
      </w:pPr>
    </w:p>
    <w:p w14:paraId="07C24B3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08" w:firstLineChars="200"/>
        <w:textAlignment w:val="baseline"/>
        <w:rPr>
          <w:del w:id="737" w:author="咨询组" w:date="2025-10-15T15:24:41Z"/>
          <w:rFonts w:ascii="黑体" w:hAnsi="黑体" w:eastAsia="黑体" w:cs="黑体"/>
          <w:sz w:val="31"/>
          <w:szCs w:val="31"/>
        </w:rPr>
      </w:pPr>
      <w:del w:id="738" w:author="咨询组" w:date="2025-10-15T15:24:41Z">
        <w:bookmarkStart w:id="5" w:name="_bookmark6"/>
        <w:bookmarkEnd w:id="5"/>
        <w:r>
          <w:rPr>
            <w:rFonts w:ascii="黑体" w:hAnsi="黑体" w:eastAsia="黑体" w:cs="黑体"/>
            <w:spacing w:val="-3"/>
            <w:sz w:val="31"/>
            <w:szCs w:val="31"/>
          </w:rPr>
          <w:delText>附</w:delText>
        </w:r>
      </w:del>
      <w:del w:id="739" w:author="咨询组" w:date="2025-10-15T15:24:41Z">
        <w:r>
          <w:rPr>
            <w:rFonts w:ascii="黑体" w:hAnsi="黑体" w:eastAsia="黑体" w:cs="黑体"/>
            <w:spacing w:val="-2"/>
            <w:sz w:val="31"/>
            <w:szCs w:val="31"/>
          </w:rPr>
          <w:delText>件</w:delText>
        </w:r>
      </w:del>
    </w:p>
    <w:p w14:paraId="1697C16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0" w:author="咨询组" w:date="2025-10-15T15:24:41Z"/>
          <w:rFonts w:ascii="仿宋" w:hAnsi="仿宋" w:eastAsia="仿宋" w:cs="仿宋"/>
          <w:sz w:val="31"/>
          <w:szCs w:val="31"/>
        </w:rPr>
      </w:pPr>
      <w:del w:id="741" w:author="咨询组" w:date="2025-10-15T15:24:41Z">
        <w:r>
          <w:rPr>
            <w:rFonts w:ascii="仿宋" w:hAnsi="仿宋" w:eastAsia="仿宋" w:cs="仿宋"/>
            <w:spacing w:val="2"/>
            <w:position w:val="18"/>
            <w:sz w:val="31"/>
            <w:szCs w:val="31"/>
          </w:rPr>
          <w:delText xml:space="preserve">附件 </w:delText>
        </w:r>
      </w:del>
      <w:del w:id="742" w:author="咨询组" w:date="2025-10-15T15:24:41Z">
        <w:r>
          <w:rPr>
            <w:rFonts w:ascii="Times New Roman" w:hAnsi="Times New Roman" w:eastAsia="Times New Roman" w:cs="Times New Roman"/>
            <w:spacing w:val="2"/>
            <w:position w:val="18"/>
            <w:sz w:val="31"/>
            <w:szCs w:val="31"/>
          </w:rPr>
          <w:delText>1</w:delText>
        </w:r>
      </w:del>
      <w:del w:id="743" w:author="咨询组" w:date="2025-10-15T15:24:41Z">
        <w:r>
          <w:rPr>
            <w:rFonts w:ascii="仿宋" w:hAnsi="仿宋" w:eastAsia="仿宋" w:cs="仿宋"/>
            <w:spacing w:val="2"/>
            <w:position w:val="18"/>
            <w:sz w:val="31"/>
            <w:szCs w:val="31"/>
          </w:rPr>
          <w:delText>：薪酬</w:delText>
        </w:r>
      </w:del>
      <w:del w:id="744" w:author="咨询组" w:date="2025-10-15T15:24:41Z">
        <w:r>
          <w:rPr>
            <w:rFonts w:ascii="仿宋" w:hAnsi="仿宋" w:eastAsia="仿宋" w:cs="仿宋"/>
            <w:spacing w:val="1"/>
            <w:position w:val="18"/>
            <w:sz w:val="31"/>
            <w:szCs w:val="31"/>
          </w:rPr>
          <w:delText>管理制度相关附件</w:delText>
        </w:r>
      </w:del>
    </w:p>
    <w:p w14:paraId="183F7A0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45" w:author="咨询组" w:date="2025-10-15T15:24:41Z"/>
          <w:rFonts w:ascii="仿宋" w:hAnsi="仿宋" w:eastAsia="仿宋" w:cs="仿宋"/>
          <w:sz w:val="31"/>
          <w:szCs w:val="31"/>
        </w:rPr>
      </w:pPr>
      <w:del w:id="746" w:author="咨询组" w:date="2025-10-15T15:24:41Z">
        <w:r>
          <w:rPr>
            <w:rFonts w:ascii="仿宋" w:hAnsi="仿宋" w:eastAsia="仿宋" w:cs="仿宋"/>
            <w:spacing w:val="2"/>
            <w:sz w:val="31"/>
            <w:szCs w:val="31"/>
          </w:rPr>
          <w:delText xml:space="preserve">附件 </w:delText>
        </w:r>
      </w:del>
      <w:del w:id="747" w:author="咨询组" w:date="2025-10-15T15:24:41Z">
        <w:r>
          <w:rPr>
            <w:rFonts w:ascii="Times New Roman" w:hAnsi="Times New Roman" w:eastAsia="Times New Roman" w:cs="Times New Roman"/>
            <w:spacing w:val="2"/>
            <w:sz w:val="31"/>
            <w:szCs w:val="31"/>
          </w:rPr>
          <w:delText>2</w:delText>
        </w:r>
      </w:del>
      <w:del w:id="748" w:author="咨询组" w:date="2025-10-15T15:24:41Z">
        <w:r>
          <w:rPr>
            <w:rFonts w:ascii="仿宋" w:hAnsi="仿宋" w:eastAsia="仿宋" w:cs="仿宋"/>
            <w:spacing w:val="2"/>
            <w:sz w:val="31"/>
            <w:szCs w:val="31"/>
          </w:rPr>
          <w:delText>：干部及专业总监岗位矩</w:delText>
        </w:r>
      </w:del>
      <w:del w:id="749" w:author="咨询组" w:date="2025-10-15T15:24:41Z">
        <w:r>
          <w:rPr>
            <w:rFonts w:ascii="仿宋" w:hAnsi="仿宋" w:eastAsia="仿宋" w:cs="仿宋"/>
            <w:spacing w:val="1"/>
            <w:sz w:val="31"/>
            <w:szCs w:val="31"/>
          </w:rPr>
          <w:delText>阵</w:delText>
        </w:r>
      </w:del>
    </w:p>
    <w:p w14:paraId="5B0D5B0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50" w:author="咨询组" w:date="2025-10-15T15:24:41Z"/>
          <w:rFonts w:ascii="仿宋" w:hAnsi="仿宋" w:eastAsia="仿宋" w:cs="仿宋"/>
          <w:sz w:val="31"/>
          <w:szCs w:val="31"/>
        </w:rPr>
      </w:pPr>
      <w:del w:id="751" w:author="咨询组" w:date="2025-10-15T15:24:41Z">
        <w:r>
          <w:rPr>
            <w:rFonts w:ascii="仿宋" w:hAnsi="仿宋" w:eastAsia="仿宋" w:cs="仿宋"/>
            <w:spacing w:val="2"/>
            <w:sz w:val="31"/>
            <w:szCs w:val="31"/>
          </w:rPr>
          <w:delText xml:space="preserve">附件 </w:delText>
        </w:r>
      </w:del>
      <w:del w:id="752" w:author="咨询组" w:date="2025-10-15T15:24:41Z">
        <w:r>
          <w:rPr>
            <w:rFonts w:ascii="Times New Roman" w:hAnsi="Times New Roman" w:eastAsia="Times New Roman" w:cs="Times New Roman"/>
            <w:spacing w:val="2"/>
            <w:sz w:val="31"/>
            <w:szCs w:val="31"/>
          </w:rPr>
          <w:delText>3</w:delText>
        </w:r>
      </w:del>
      <w:del w:id="753" w:author="咨询组" w:date="2025-10-15T15:24:41Z">
        <w:r>
          <w:rPr>
            <w:rFonts w:ascii="仿宋" w:hAnsi="仿宋" w:eastAsia="仿宋" w:cs="仿宋"/>
            <w:spacing w:val="2"/>
            <w:sz w:val="31"/>
            <w:szCs w:val="31"/>
          </w:rPr>
          <w:delText>：经理</w:delText>
        </w:r>
      </w:del>
      <w:del w:id="754" w:author="咨询组" w:date="2025-10-15T15:24:41Z">
        <w:r>
          <w:rPr>
            <w:rFonts w:ascii="仿宋" w:hAnsi="仿宋" w:eastAsia="仿宋" w:cs="仿宋"/>
            <w:spacing w:val="1"/>
            <w:sz w:val="31"/>
            <w:szCs w:val="31"/>
          </w:rPr>
          <w:delText>级及基层岗位矩阵</w:delText>
        </w:r>
      </w:del>
    </w:p>
    <w:p w14:paraId="1271763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32" w:firstLineChars="200"/>
        <w:textAlignment w:val="baseline"/>
        <w:rPr>
          <w:del w:id="755" w:author="咨询组" w:date="2025-10-15T15:24:41Z"/>
          <w:rFonts w:ascii="仿宋" w:hAnsi="仿宋" w:eastAsia="仿宋" w:cs="仿宋"/>
          <w:sz w:val="31"/>
          <w:szCs w:val="31"/>
        </w:rPr>
      </w:pPr>
      <w:del w:id="756" w:author="咨询组" w:date="2025-10-15T15:24:41Z">
        <w:r>
          <w:rPr>
            <w:rFonts w:ascii="仿宋" w:hAnsi="仿宋" w:eastAsia="仿宋" w:cs="仿宋"/>
            <w:spacing w:val="3"/>
            <w:position w:val="18"/>
            <w:sz w:val="31"/>
            <w:szCs w:val="31"/>
          </w:rPr>
          <w:delText xml:space="preserve">附件 </w:delText>
        </w:r>
      </w:del>
      <w:del w:id="757" w:author="咨询组" w:date="2025-10-15T15:24:41Z">
        <w:r>
          <w:rPr>
            <w:rFonts w:ascii="Times New Roman" w:hAnsi="Times New Roman" w:eastAsia="Times New Roman" w:cs="Times New Roman"/>
            <w:spacing w:val="3"/>
            <w:position w:val="18"/>
            <w:sz w:val="31"/>
            <w:szCs w:val="31"/>
          </w:rPr>
          <w:delText>4</w:delText>
        </w:r>
      </w:del>
      <w:del w:id="758" w:author="咨询组" w:date="2025-10-15T15:24:41Z">
        <w:r>
          <w:rPr>
            <w:rFonts w:ascii="仿宋" w:hAnsi="仿宋" w:eastAsia="仿宋" w:cs="仿宋"/>
            <w:spacing w:val="3"/>
            <w:position w:val="18"/>
            <w:sz w:val="31"/>
            <w:szCs w:val="31"/>
          </w:rPr>
          <w:delText>：干部及专业总监标准薪酬矩</w:delText>
        </w:r>
      </w:del>
      <w:del w:id="759" w:author="咨询组" w:date="2025-10-15T15:24:41Z">
        <w:r>
          <w:rPr>
            <w:rFonts w:ascii="仿宋" w:hAnsi="仿宋" w:eastAsia="仿宋" w:cs="仿宋"/>
            <w:spacing w:val="1"/>
            <w:position w:val="18"/>
            <w:sz w:val="31"/>
            <w:szCs w:val="31"/>
          </w:rPr>
          <w:delText>阵</w:delText>
        </w:r>
      </w:del>
    </w:p>
    <w:p w14:paraId="5E3D9AC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36" w:firstLineChars="200"/>
        <w:textAlignment w:val="baseline"/>
        <w:rPr>
          <w:del w:id="760" w:author="咨询组" w:date="2025-10-15T15:24:41Z"/>
          <w:rFonts w:ascii="仿宋" w:hAnsi="仿宋" w:eastAsia="仿宋" w:cs="仿宋"/>
          <w:sz w:val="31"/>
          <w:szCs w:val="31"/>
        </w:rPr>
      </w:pPr>
      <w:del w:id="761" w:author="咨询组" w:date="2025-10-15T15:24:41Z">
        <w:r>
          <w:rPr>
            <w:rFonts w:ascii="仿宋" w:hAnsi="仿宋" w:eastAsia="仿宋" w:cs="仿宋"/>
            <w:spacing w:val="4"/>
            <w:sz w:val="31"/>
            <w:szCs w:val="31"/>
          </w:rPr>
          <w:delText xml:space="preserve">附件 </w:delText>
        </w:r>
      </w:del>
      <w:del w:id="762" w:author="咨询组" w:date="2025-10-15T15:24:41Z">
        <w:r>
          <w:rPr>
            <w:rFonts w:ascii="Times New Roman" w:hAnsi="Times New Roman" w:eastAsia="Times New Roman" w:cs="Times New Roman"/>
            <w:spacing w:val="4"/>
            <w:sz w:val="31"/>
            <w:szCs w:val="31"/>
          </w:rPr>
          <w:delText>5</w:delText>
        </w:r>
      </w:del>
      <w:del w:id="763" w:author="咨询组" w:date="2025-10-15T15:24:41Z">
        <w:r>
          <w:rPr>
            <w:rFonts w:ascii="仿宋" w:hAnsi="仿宋" w:eastAsia="仿宋" w:cs="仿宋"/>
            <w:spacing w:val="3"/>
            <w:sz w:val="31"/>
            <w:szCs w:val="31"/>
          </w:rPr>
          <w:delText>：</w:delText>
        </w:r>
      </w:del>
      <w:del w:id="764" w:author="咨询组" w:date="2025-10-15T15:24:41Z">
        <w:r>
          <w:rPr>
            <w:rFonts w:ascii="仿宋" w:hAnsi="仿宋" w:eastAsia="仿宋" w:cs="仿宋"/>
            <w:spacing w:val="2"/>
            <w:sz w:val="31"/>
            <w:szCs w:val="31"/>
          </w:rPr>
          <w:delText>经理级及基层标准薪酬矩阵</w:delText>
        </w:r>
      </w:del>
    </w:p>
    <w:p w14:paraId="31D6646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del w:id="765" w:author="咨询组" w:date="2025-10-15T15:24:41Z"/>
          <w:rFonts w:ascii="仿宋" w:hAnsi="仿宋" w:eastAsia="仿宋" w:cs="仿宋"/>
          <w:sz w:val="31"/>
          <w:szCs w:val="31"/>
        </w:rPr>
      </w:pPr>
      <w:del w:id="766" w:author="咨询组" w:date="2025-10-15T15:24:41Z">
        <w:r>
          <w:rPr>
            <w:rFonts w:ascii="仿宋" w:hAnsi="仿宋" w:eastAsia="仿宋" w:cs="仿宋"/>
            <w:spacing w:val="2"/>
            <w:sz w:val="31"/>
            <w:szCs w:val="31"/>
          </w:rPr>
          <w:delText xml:space="preserve">附件 </w:delText>
        </w:r>
      </w:del>
      <w:del w:id="767" w:author="咨询组" w:date="2025-10-15T15:24:41Z">
        <w:r>
          <w:rPr>
            <w:rFonts w:ascii="Times New Roman" w:hAnsi="Times New Roman" w:eastAsia="Times New Roman" w:cs="Times New Roman"/>
            <w:spacing w:val="2"/>
            <w:sz w:val="31"/>
            <w:szCs w:val="31"/>
          </w:rPr>
          <w:delText>6</w:delText>
        </w:r>
      </w:del>
      <w:del w:id="768" w:author="咨询组" w:date="2025-10-15T15:24:41Z">
        <w:r>
          <w:rPr>
            <w:rFonts w:ascii="仿宋" w:hAnsi="仿宋" w:eastAsia="仿宋" w:cs="仿宋"/>
            <w:spacing w:val="2"/>
            <w:sz w:val="31"/>
            <w:szCs w:val="31"/>
          </w:rPr>
          <w:delText>：经理</w:delText>
        </w:r>
      </w:del>
      <w:del w:id="769" w:author="咨询组" w:date="2025-10-15T15:24:41Z">
        <w:r>
          <w:rPr>
            <w:rFonts w:ascii="仿宋" w:hAnsi="仿宋" w:eastAsia="仿宋" w:cs="仿宋"/>
            <w:spacing w:val="1"/>
            <w:sz w:val="31"/>
            <w:szCs w:val="31"/>
          </w:rPr>
          <w:delText>级及基层城市系数</w:delText>
        </w:r>
      </w:del>
    </w:p>
    <w:p w14:paraId="19B952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70" w:author="咨询组" w:date="2025-10-15T15:24:41Z"/>
          <w:rFonts w:ascii="Arial"/>
          <w:sz w:val="21"/>
        </w:rPr>
      </w:pPr>
    </w:p>
    <w:p w14:paraId="3836972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71" w:author="咨询组" w:date="2025-10-15T15:24:41Z"/>
          <w:rFonts w:ascii="Arial"/>
          <w:sz w:val="21"/>
        </w:rPr>
      </w:pPr>
    </w:p>
    <w:p w14:paraId="071A0DD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72" w:author="咨询组" w:date="2025-10-15T15:24:41Z"/>
          <w:rFonts w:ascii="Arial"/>
          <w:sz w:val="21"/>
        </w:rPr>
      </w:pPr>
    </w:p>
    <w:p w14:paraId="1E08141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73" w:author="咨询组" w:date="2025-10-15T15:24:41Z"/>
          <w:rFonts w:ascii="Arial"/>
          <w:sz w:val="21"/>
        </w:rPr>
      </w:pPr>
    </w:p>
    <w:p w14:paraId="4FE8D7F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74" w:author="咨询组" w:date="2025-10-15T15:24:41Z"/>
          <w:rFonts w:ascii="Arial"/>
          <w:sz w:val="21"/>
        </w:rPr>
      </w:pPr>
    </w:p>
    <w:p w14:paraId="198C096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775" w:author="咨询组" w:date="2025-10-15T15:24:41Z"/>
          <w:rFonts w:ascii="Arial"/>
          <w:sz w:val="21"/>
        </w:rPr>
      </w:pPr>
    </w:p>
    <w:p w14:paraId="18C6DC4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jc w:val="right"/>
        <w:textAlignment w:val="baseline"/>
        <w:rPr>
          <w:del w:id="776" w:author="咨询组" w:date="2025-10-15T15:24:41Z"/>
          <w:rFonts w:ascii="仿宋" w:hAnsi="仿宋" w:eastAsia="仿宋" w:cs="仿宋"/>
          <w:sz w:val="31"/>
          <w:szCs w:val="31"/>
        </w:rPr>
      </w:pPr>
      <w:del w:id="777" w:author="咨询组" w:date="2025-10-15T15:24:41Z">
        <w:r>
          <w:rPr/>
          <w:drawing>
            <wp:anchor distT="0" distB="0" distL="0" distR="0" simplePos="0" relativeHeight="251662336" behindDoc="0" locked="0" layoutInCell="1" allowOverlap="1">
              <wp:simplePos x="0" y="0"/>
              <wp:positionH relativeFrom="column">
                <wp:posOffset>3644265</wp:posOffset>
              </wp:positionH>
              <wp:positionV relativeFrom="paragraph">
                <wp:posOffset>-969645</wp:posOffset>
              </wp:positionV>
              <wp:extent cx="1587500" cy="1587500"/>
              <wp:effectExtent l="0" t="0" r="0" b="0"/>
              <wp:wrapNone/>
              <wp:docPr id="17" name="IM 17"/>
              <wp:cNvGraphicFramePr/>
              <a:graphic xmlns:a="http://schemas.openxmlformats.org/drawingml/2006/main">
                <a:graphicData uri="http://schemas.openxmlformats.org/drawingml/2006/picture">
                  <pic:pic xmlns:pic="http://schemas.openxmlformats.org/drawingml/2006/picture">
                    <pic:nvPicPr>
                      <pic:cNvPr id="17" name="IM 17"/>
                      <pic:cNvPicPr/>
                    </pic:nvPicPr>
                    <pic:blipFill>
                      <a:blip r:embed="rId7"/>
                      <a:stretch>
                        <a:fillRect/>
                      </a:stretch>
                    </pic:blipFill>
                    <pic:spPr>
                      <a:xfrm>
                        <a:off x="0" y="0"/>
                        <a:ext cx="1587500" cy="1587500"/>
                      </a:xfrm>
                      <a:prstGeom prst="rect">
                        <a:avLst/>
                      </a:prstGeom>
                    </pic:spPr>
                  </pic:pic>
                </a:graphicData>
              </a:graphic>
            </wp:anchor>
          </w:drawing>
        </w:r>
      </w:del>
      <w:del w:id="779" w:author="咨询组" w:date="2025-10-15T15:24:41Z">
        <w:r>
          <w:rPr>
            <w:rFonts w:ascii="仿宋" w:hAnsi="仿宋" w:eastAsia="仿宋" w:cs="仿宋"/>
            <w:spacing w:val="28"/>
            <w:sz w:val="31"/>
            <w:szCs w:val="31"/>
          </w:rPr>
          <w:delText>华</w:delText>
        </w:r>
      </w:del>
      <w:del w:id="780" w:author="咨询组" w:date="2025-10-15T15:24:41Z">
        <w:r>
          <w:rPr>
            <w:rFonts w:ascii="仿宋" w:hAnsi="仿宋" w:eastAsia="仿宋" w:cs="仿宋"/>
            <w:spacing w:val="18"/>
            <w:sz w:val="31"/>
            <w:szCs w:val="31"/>
          </w:rPr>
          <w:delText>润啤酒</w:delText>
        </w:r>
      </w:del>
      <w:del w:id="781" w:author="咨询组" w:date="2025-10-15T15:24:41Z">
        <w:r>
          <w:rPr>
            <w:rFonts w:hint="eastAsia" w:ascii="仿宋" w:hAnsi="仿宋" w:eastAsia="仿宋" w:cs="仿宋"/>
            <w:spacing w:val="18"/>
            <w:sz w:val="31"/>
            <w:szCs w:val="31"/>
            <w:lang w:eastAsia="zh-CN"/>
          </w:rPr>
          <w:delText>（</w:delText>
        </w:r>
      </w:del>
      <w:del w:id="782" w:author="咨询组" w:date="2025-10-15T15:24:41Z">
        <w:r>
          <w:rPr>
            <w:rFonts w:ascii="仿宋" w:hAnsi="仿宋" w:eastAsia="仿宋" w:cs="仿宋"/>
            <w:spacing w:val="18"/>
            <w:sz w:val="31"/>
            <w:szCs w:val="31"/>
          </w:rPr>
          <w:delText>控股</w:delText>
        </w:r>
      </w:del>
      <w:del w:id="783" w:author="咨询组" w:date="2025-10-15T15:24:41Z">
        <w:r>
          <w:rPr>
            <w:rFonts w:hint="eastAsia" w:ascii="仿宋" w:hAnsi="仿宋" w:eastAsia="仿宋" w:cs="仿宋"/>
            <w:spacing w:val="18"/>
            <w:sz w:val="31"/>
            <w:szCs w:val="31"/>
            <w:lang w:eastAsia="zh-CN"/>
          </w:rPr>
          <w:delText>）</w:delText>
        </w:r>
      </w:del>
      <w:del w:id="784" w:author="咨询组" w:date="2025-10-15T15:24:41Z">
        <w:r>
          <w:rPr>
            <w:rFonts w:ascii="仿宋" w:hAnsi="仿宋" w:eastAsia="仿宋" w:cs="仿宋"/>
            <w:spacing w:val="18"/>
            <w:sz w:val="31"/>
            <w:szCs w:val="31"/>
          </w:rPr>
          <w:delText xml:space="preserve"> 有限公司</w:delText>
        </w:r>
      </w:del>
    </w:p>
    <w:p w14:paraId="34FEBB6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596" w:firstLineChars="200"/>
        <w:jc w:val="right"/>
        <w:textAlignment w:val="baseline"/>
        <w:rPr>
          <w:del w:id="785" w:author="咨询组" w:date="2025-10-15T15:24:41Z"/>
          <w:rFonts w:ascii="仿宋" w:hAnsi="仿宋" w:eastAsia="仿宋" w:cs="仿宋"/>
          <w:sz w:val="31"/>
          <w:szCs w:val="31"/>
        </w:rPr>
      </w:pPr>
      <w:del w:id="786" w:author="咨询组" w:date="2025-10-15T15:24:41Z">
        <w:r>
          <w:rPr>
            <w:rFonts w:ascii="仿宋" w:hAnsi="仿宋" w:eastAsia="仿宋" w:cs="仿宋"/>
            <w:spacing w:val="-6"/>
            <w:sz w:val="31"/>
            <w:szCs w:val="31"/>
          </w:rPr>
          <w:delText>二</w:delText>
        </w:r>
      </w:del>
      <w:del w:id="787" w:author="咨询组" w:date="2025-10-15T15:24:41Z">
        <w:r>
          <w:rPr>
            <w:rFonts w:ascii="仿宋" w:hAnsi="仿宋" w:eastAsia="仿宋" w:cs="仿宋"/>
            <w:spacing w:val="-5"/>
            <w:sz w:val="31"/>
            <w:szCs w:val="31"/>
          </w:rPr>
          <w:delText>○二三年十二月二十六 日</w:delText>
        </w:r>
      </w:del>
    </w:p>
    <w:p w14:paraId="3C4E9E9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48" w:firstLineChars="200"/>
        <w:textAlignment w:val="baseline"/>
        <w:rPr>
          <w:rFonts w:ascii="Times New Roman" w:hAnsi="Times New Roman" w:eastAsia="Times New Roman" w:cs="Times New Roman"/>
          <w:sz w:val="24"/>
          <w:szCs w:val="24"/>
        </w:rPr>
      </w:pPr>
      <w:del w:id="788" w:author="咨询组" w:date="2025-10-15T15:24:41Z">
        <w:r>
          <w:rPr>
            <w:rFonts w:ascii="Times New Roman" w:hAnsi="Times New Roman" w:eastAsia="Times New Roman" w:cs="Times New Roman"/>
            <w:color w:val="1C1C1C"/>
            <w:spacing w:val="-8"/>
            <w:sz w:val="24"/>
            <w:szCs w:val="24"/>
          </w:rPr>
          <w:delText>20</w:delText>
        </w:r>
      </w:del>
      <w:del w:id="789" w:author="咨询组" w:date="2025-10-15T15:24:41Z">
        <w:r>
          <w:rPr>
            <w:rFonts w:ascii="Times New Roman" w:hAnsi="Times New Roman" w:eastAsia="Times New Roman" w:cs="Times New Roman"/>
            <w:color w:val="1C1C1C"/>
            <w:spacing w:val="-4"/>
            <w:sz w:val="24"/>
            <w:szCs w:val="24"/>
          </w:rPr>
          <w:delText>23-12-26</w:delText>
        </w:r>
      </w:del>
    </w:p>
    <w:sectPr>
      <w:pgSz w:w="11907" w:h="16839"/>
      <w:pgMar w:top="1230" w:right="1389" w:bottom="901" w:left="1390" w:header="1216" w:footer="726"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trackRevisions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64D5DB4"/>
    <w:rsid w:val="08606F78"/>
    <w:rsid w:val="08A70D25"/>
    <w:rsid w:val="08DF2AAB"/>
    <w:rsid w:val="09780E58"/>
    <w:rsid w:val="09E01251"/>
    <w:rsid w:val="0B801CEE"/>
    <w:rsid w:val="0CB40DE6"/>
    <w:rsid w:val="13BA5D6B"/>
    <w:rsid w:val="14AE78FC"/>
    <w:rsid w:val="15774DC7"/>
    <w:rsid w:val="19D4436C"/>
    <w:rsid w:val="1A5F0E15"/>
    <w:rsid w:val="228D4F75"/>
    <w:rsid w:val="243D7784"/>
    <w:rsid w:val="24716CD9"/>
    <w:rsid w:val="27357461"/>
    <w:rsid w:val="27707CA7"/>
    <w:rsid w:val="28855269"/>
    <w:rsid w:val="29473259"/>
    <w:rsid w:val="33926106"/>
    <w:rsid w:val="35FB603C"/>
    <w:rsid w:val="37836803"/>
    <w:rsid w:val="378C12B0"/>
    <w:rsid w:val="3BA647A1"/>
    <w:rsid w:val="43093776"/>
    <w:rsid w:val="4505587D"/>
    <w:rsid w:val="46B359CA"/>
    <w:rsid w:val="47842F4C"/>
    <w:rsid w:val="4AD02A1F"/>
    <w:rsid w:val="501E0C85"/>
    <w:rsid w:val="533070F9"/>
    <w:rsid w:val="553D0DE7"/>
    <w:rsid w:val="5EB36DEA"/>
    <w:rsid w:val="5F9D4D2F"/>
    <w:rsid w:val="623A3B13"/>
    <w:rsid w:val="624C31A5"/>
    <w:rsid w:val="62732898"/>
    <w:rsid w:val="66E634DC"/>
    <w:rsid w:val="68BA39EB"/>
    <w:rsid w:val="69E563C8"/>
    <w:rsid w:val="6A90057A"/>
    <w:rsid w:val="6D1B5B49"/>
    <w:rsid w:val="6E273EB7"/>
    <w:rsid w:val="71ED18CD"/>
    <w:rsid w:val="7A4C6EE4"/>
    <w:rsid w:val="7CC243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7</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2023-12-26T11:17:00Z</dcterms:created>
  <dc:creator>Jiao Peng 焦鹏</dc:creator>
  <cp:lastModifiedBy>咨询组</cp:lastModifiedBy>
  <dcterms:modified xsi:type="dcterms:W3CDTF">2025-11-11T05:38:19Z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2025-10-15T11:28:41Z</vt:filetime>
  </property>
  <property fmtid="{D5CDD505-2E9C-101B-9397-08002B2CF9AE}" pid="4" name="KSOProductBuildVer">
    <vt:lpwstr>2052-12.8.2.19435</vt:lpwstr>
  </property>
  <property fmtid="{D5CDD505-2E9C-101B-9397-08002B2CF9AE}" pid="5" name="ICV">
    <vt:lpwstr>A430ED18821D49EF822314746E8477D6_12</vt:lpwstr>
  </property>
</Properties>
</file>